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9775F" w14:textId="77777777" w:rsidR="00061506" w:rsidRPr="00FB3979" w:rsidRDefault="00524780">
      <w:pPr>
        <w:spacing w:line="360" w:lineRule="auto"/>
        <w:jc w:val="center"/>
        <w:rPr>
          <w:rFonts w:ascii="Times New Roman" w:eastAsia="標楷體" w:hAnsi="Times New Roman" w:cs="標楷體"/>
          <w:b/>
          <w:bCs/>
          <w:color w:val="000000"/>
          <w:sz w:val="44"/>
          <w:szCs w:val="44"/>
        </w:rPr>
        <w:pPrChange w:id="0" w:author="user" w:date="2023-11-30T18:27:00Z">
          <w:pPr>
            <w:numPr>
              <w:numId w:val="1"/>
            </w:numPr>
            <w:spacing w:line="360" w:lineRule="auto"/>
            <w:ind w:left="360" w:hanging="360"/>
          </w:pPr>
        </w:pPrChange>
      </w:pPr>
      <w:r w:rsidRPr="00FB3979">
        <w:rPr>
          <w:rFonts w:ascii="Times New Roman" w:eastAsia="標楷體" w:hAnsi="Times New Roman" w:cs="標楷體"/>
          <w:b/>
          <w:bCs/>
          <w:color w:val="000000"/>
          <w:sz w:val="44"/>
          <w:szCs w:val="44"/>
          <w:rPrChange w:id="1" w:author="user" w:date="2023-11-30T18:21:00Z">
            <w:rPr>
              <w:rFonts w:ascii="標楷體" w:eastAsia="標楷體" w:hAnsi="標楷體" w:cs="標楷體"/>
              <w:color w:val="000000"/>
            </w:rPr>
          </w:rPrChange>
        </w:rPr>
        <w:t>木工機械售後服務系統</w:t>
      </w:r>
    </w:p>
    <w:p w14:paraId="4F453DB8" w14:textId="77777777" w:rsidR="00061506" w:rsidRPr="00FB3979" w:rsidRDefault="00061506">
      <w:pPr>
        <w:spacing w:line="360" w:lineRule="auto"/>
        <w:jc w:val="center"/>
        <w:rPr>
          <w:rFonts w:ascii="Times New Roman" w:eastAsia="標楷體" w:hAnsi="Times New Roman" w:cs="標楷體"/>
          <w:b/>
          <w:bCs/>
          <w:color w:val="000000"/>
        </w:rPr>
        <w:pPrChange w:id="2" w:author="user" w:date="2023-11-30T18:27:00Z">
          <w:pPr>
            <w:numPr>
              <w:numId w:val="1"/>
            </w:numPr>
            <w:spacing w:line="360" w:lineRule="auto"/>
            <w:ind w:left="360" w:hanging="360"/>
          </w:pPr>
        </w:pPrChange>
      </w:pPr>
    </w:p>
    <w:p w14:paraId="2E5D9D40" w14:textId="77777777" w:rsidR="00061506" w:rsidRPr="00FB3979" w:rsidRDefault="00061506">
      <w:pPr>
        <w:spacing w:line="360" w:lineRule="auto"/>
        <w:jc w:val="center"/>
        <w:rPr>
          <w:rFonts w:ascii="Times New Roman" w:eastAsia="標楷體" w:hAnsi="Times New Roman" w:cs="標楷體"/>
          <w:b/>
          <w:bCs/>
          <w:color w:val="000000"/>
        </w:rPr>
        <w:pPrChange w:id="3" w:author="user" w:date="2023-11-30T18:27:00Z">
          <w:pPr>
            <w:numPr>
              <w:numId w:val="1"/>
            </w:numPr>
            <w:spacing w:line="360" w:lineRule="auto"/>
            <w:ind w:left="360" w:hanging="360"/>
          </w:pPr>
        </w:pPrChange>
      </w:pPr>
    </w:p>
    <w:p w14:paraId="58667F2F" w14:textId="77777777" w:rsidR="00061506" w:rsidRPr="00FB3979" w:rsidRDefault="00061506">
      <w:pPr>
        <w:spacing w:line="360" w:lineRule="auto"/>
        <w:jc w:val="center"/>
        <w:rPr>
          <w:rFonts w:ascii="Times New Roman" w:eastAsia="標楷體" w:hAnsi="Times New Roman" w:cs="標楷體"/>
          <w:b/>
          <w:bCs/>
          <w:color w:val="000000"/>
        </w:rPr>
        <w:pPrChange w:id="4" w:author="user" w:date="2023-11-30T18:27:00Z">
          <w:pPr>
            <w:numPr>
              <w:numId w:val="1"/>
            </w:numPr>
            <w:spacing w:line="360" w:lineRule="auto"/>
            <w:ind w:left="360" w:hanging="360"/>
          </w:pPr>
        </w:pPrChange>
      </w:pPr>
    </w:p>
    <w:p w14:paraId="6F2A0D3B" w14:textId="77777777" w:rsidR="00061506" w:rsidRPr="00FB3979" w:rsidRDefault="00061506">
      <w:pPr>
        <w:spacing w:line="360" w:lineRule="auto"/>
        <w:jc w:val="center"/>
        <w:rPr>
          <w:rFonts w:ascii="Times New Roman" w:eastAsia="標楷體" w:hAnsi="Times New Roman" w:cs="標楷體"/>
          <w:b/>
          <w:bCs/>
          <w:color w:val="000000"/>
        </w:rPr>
        <w:pPrChange w:id="5" w:author="user" w:date="2023-11-30T18:27:00Z">
          <w:pPr>
            <w:numPr>
              <w:numId w:val="1"/>
            </w:numPr>
            <w:spacing w:line="360" w:lineRule="auto"/>
            <w:ind w:left="360" w:hanging="360"/>
          </w:pPr>
        </w:pPrChange>
      </w:pPr>
    </w:p>
    <w:p w14:paraId="3B4A8480" w14:textId="77777777" w:rsidR="00061506" w:rsidRPr="00FB3979" w:rsidRDefault="00524780">
      <w:pPr>
        <w:spacing w:line="360" w:lineRule="auto"/>
        <w:jc w:val="center"/>
        <w:rPr>
          <w:rFonts w:ascii="Times New Roman" w:eastAsia="標楷體" w:hAnsi="Times New Roman" w:cs="標楷體"/>
          <w:b/>
          <w:sz w:val="40"/>
          <w:szCs w:val="40"/>
        </w:rPr>
        <w:pPrChange w:id="6" w:author="user" w:date="2023-11-30T18:27:00Z">
          <w:pPr>
            <w:numPr>
              <w:numId w:val="1"/>
            </w:numPr>
            <w:spacing w:line="360" w:lineRule="auto"/>
            <w:ind w:left="360" w:hanging="360"/>
          </w:pPr>
        </w:pPrChange>
      </w:pPr>
      <w:r w:rsidRPr="00FB3979">
        <w:rPr>
          <w:rFonts w:ascii="Times New Roman" w:eastAsia="標楷體" w:hAnsi="Times New Roman" w:cs="標楷體" w:hint="eastAsia"/>
          <w:b/>
          <w:sz w:val="40"/>
          <w:szCs w:val="40"/>
        </w:rPr>
        <w:t>軟體需求規格</w:t>
      </w:r>
    </w:p>
    <w:p w14:paraId="34C9E3EA" w14:textId="77777777" w:rsidR="00061506" w:rsidRPr="00FB3979" w:rsidRDefault="00061506">
      <w:pPr>
        <w:spacing w:line="360" w:lineRule="auto"/>
        <w:jc w:val="center"/>
        <w:rPr>
          <w:rFonts w:ascii="Times New Roman" w:eastAsia="標楷體" w:hAnsi="Times New Roman" w:cs="標楷體"/>
          <w:b/>
          <w:sz w:val="40"/>
          <w:szCs w:val="40"/>
        </w:rPr>
        <w:pPrChange w:id="7" w:author="user" w:date="2023-11-30T18:27:00Z">
          <w:pPr>
            <w:numPr>
              <w:numId w:val="1"/>
            </w:numPr>
            <w:spacing w:line="360" w:lineRule="auto"/>
            <w:ind w:left="360" w:hanging="360"/>
          </w:pPr>
        </w:pPrChange>
      </w:pPr>
    </w:p>
    <w:p w14:paraId="40395170" w14:textId="77777777" w:rsidR="00061506" w:rsidRPr="00FB3979" w:rsidRDefault="00524780">
      <w:pPr>
        <w:spacing w:line="360" w:lineRule="auto"/>
        <w:jc w:val="center"/>
        <w:rPr>
          <w:rFonts w:ascii="Times New Roman" w:eastAsia="標楷體" w:hAnsi="Times New Roman" w:cs="Times New Roman"/>
          <w:sz w:val="40"/>
        </w:rPr>
        <w:pPrChange w:id="8" w:author="user" w:date="2023-11-30T18:27:00Z">
          <w:pPr>
            <w:numPr>
              <w:numId w:val="1"/>
            </w:numPr>
            <w:spacing w:line="360" w:lineRule="auto"/>
            <w:ind w:left="360" w:hanging="360"/>
          </w:pPr>
        </w:pPrChange>
      </w:pPr>
      <w:r w:rsidRPr="00FB3979">
        <w:rPr>
          <w:rFonts w:ascii="Times New Roman" w:eastAsia="標楷體" w:hAnsi="Times New Roman" w:cs="Times New Roman"/>
          <w:sz w:val="40"/>
        </w:rPr>
        <w:t>SRS-IM-2023-022-1-1</w:t>
      </w:r>
    </w:p>
    <w:p w14:paraId="71F60FD3" w14:textId="77777777" w:rsidR="00776CBF" w:rsidRPr="00FB3979" w:rsidRDefault="00776CBF" w:rsidP="00204F37">
      <w:pPr>
        <w:rPr>
          <w:rFonts w:ascii="Times New Roman" w:eastAsia="標楷體" w:hAnsi="Times New Roman" w:cstheme="minorBidi"/>
          <w:kern w:val="2"/>
        </w:rPr>
      </w:pPr>
    </w:p>
    <w:p w14:paraId="07C9FF34" w14:textId="77777777" w:rsidR="00061506" w:rsidRPr="00FB3979" w:rsidRDefault="00061506" w:rsidP="00204F37">
      <w:pPr>
        <w:rPr>
          <w:rFonts w:ascii="Times New Roman" w:eastAsia="標楷體" w:hAnsi="Times New Roman" w:cstheme="minorBidi"/>
          <w:kern w:val="2"/>
        </w:rPr>
      </w:pPr>
    </w:p>
    <w:p w14:paraId="6B501095" w14:textId="77777777" w:rsidR="00776CBF" w:rsidRPr="00FB3979" w:rsidRDefault="00776CBF" w:rsidP="00204F37">
      <w:pPr>
        <w:rPr>
          <w:rFonts w:ascii="Times New Roman" w:eastAsia="標楷體" w:hAnsi="Times New Roman" w:cstheme="minorBidi"/>
          <w:kern w:val="2"/>
        </w:rPr>
      </w:pPr>
    </w:p>
    <w:p w14:paraId="799901C9" w14:textId="77777777" w:rsidR="00776CBF" w:rsidRPr="00FB3979" w:rsidRDefault="00776CBF" w:rsidP="00204F37">
      <w:pPr>
        <w:rPr>
          <w:rFonts w:ascii="Times New Roman" w:eastAsia="標楷體" w:hAnsi="Times New Roman" w:cstheme="minorBidi"/>
          <w:kern w:val="2"/>
        </w:rPr>
      </w:pPr>
    </w:p>
    <w:p w14:paraId="7DE67E51" w14:textId="77777777" w:rsidR="00776CBF" w:rsidRPr="00FB3979" w:rsidRDefault="00776CBF" w:rsidP="00204F37">
      <w:pPr>
        <w:rPr>
          <w:rFonts w:ascii="Times New Roman" w:eastAsia="標楷體" w:hAnsi="Times New Roman" w:cstheme="minorBidi"/>
          <w:kern w:val="2"/>
        </w:rPr>
      </w:pPr>
    </w:p>
    <w:p w14:paraId="0E88E4D6" w14:textId="77777777" w:rsidR="00776CBF" w:rsidRPr="00FB3979" w:rsidRDefault="00776CBF" w:rsidP="00204F37">
      <w:pPr>
        <w:rPr>
          <w:rFonts w:ascii="Times New Roman" w:eastAsia="標楷體" w:hAnsi="Times New Roman" w:cstheme="minorBidi"/>
          <w:kern w:val="2"/>
        </w:rPr>
      </w:pPr>
    </w:p>
    <w:p w14:paraId="2A5FF552" w14:textId="77777777" w:rsidR="005036E6" w:rsidRPr="00FB3979" w:rsidRDefault="005036E6" w:rsidP="00204F37">
      <w:pPr>
        <w:rPr>
          <w:rFonts w:ascii="Times New Roman" w:eastAsia="標楷體" w:hAnsi="Times New Roman" w:cstheme="minorBidi"/>
          <w:kern w:val="2"/>
        </w:rPr>
      </w:pPr>
    </w:p>
    <w:p w14:paraId="1324C608" w14:textId="77777777" w:rsidR="005036E6" w:rsidRPr="00FB3979" w:rsidRDefault="005036E6" w:rsidP="00204F37">
      <w:pPr>
        <w:rPr>
          <w:rFonts w:ascii="Times New Roman" w:eastAsia="標楷體" w:hAnsi="Times New Roman" w:cstheme="minorBidi"/>
          <w:kern w:val="2"/>
        </w:rPr>
      </w:pPr>
    </w:p>
    <w:p w14:paraId="6B5BB71A" w14:textId="77777777" w:rsidR="005036E6" w:rsidRPr="00FB3979" w:rsidRDefault="005036E6" w:rsidP="00204F37">
      <w:pPr>
        <w:rPr>
          <w:rFonts w:ascii="Times New Roman" w:eastAsia="標楷體" w:hAnsi="Times New Roman" w:cstheme="minorBidi"/>
          <w:kern w:val="2"/>
        </w:rPr>
      </w:pPr>
    </w:p>
    <w:p w14:paraId="7A50CA0C" w14:textId="77777777" w:rsidR="005036E6" w:rsidRPr="00FB3979" w:rsidRDefault="005036E6" w:rsidP="00204F37">
      <w:pPr>
        <w:rPr>
          <w:rFonts w:ascii="Times New Roman" w:eastAsia="標楷體" w:hAnsi="Times New Roman" w:cstheme="minorBidi"/>
          <w:kern w:val="2"/>
        </w:rPr>
      </w:pPr>
    </w:p>
    <w:p w14:paraId="07A5AD44" w14:textId="77777777" w:rsidR="005036E6" w:rsidRPr="00FB3979" w:rsidRDefault="005036E6" w:rsidP="00204F37">
      <w:pPr>
        <w:rPr>
          <w:rFonts w:ascii="Times New Roman" w:eastAsia="標楷體" w:hAnsi="Times New Roman" w:cstheme="minorBidi"/>
          <w:kern w:val="2"/>
        </w:rPr>
      </w:pPr>
    </w:p>
    <w:p w14:paraId="3D077F83" w14:textId="77777777" w:rsidR="005036E6" w:rsidRPr="00FB3979" w:rsidRDefault="005036E6" w:rsidP="00204F37">
      <w:pPr>
        <w:rPr>
          <w:rFonts w:ascii="Times New Roman" w:eastAsia="標楷體" w:hAnsi="Times New Roman" w:cstheme="minorBidi"/>
          <w:kern w:val="2"/>
        </w:rPr>
      </w:pPr>
    </w:p>
    <w:p w14:paraId="7D616D2A" w14:textId="77777777" w:rsidR="005036E6" w:rsidRPr="00FB3979" w:rsidRDefault="005036E6">
      <w:pPr>
        <w:rPr>
          <w:rFonts w:ascii="Times New Roman" w:eastAsia="標楷體" w:hAnsi="Times New Roman" w:cstheme="minorBidi"/>
          <w:kern w:val="2"/>
        </w:rPr>
        <w:pPrChange w:id="9" w:author="user" w:date="2023-11-30T18:27:00Z">
          <w:pPr>
            <w:numPr>
              <w:numId w:val="1"/>
            </w:numPr>
            <w:spacing w:line="360" w:lineRule="auto"/>
            <w:ind w:left="360" w:hanging="360"/>
          </w:pPr>
        </w:pPrChange>
      </w:pPr>
    </w:p>
    <w:p w14:paraId="34BF9F83" w14:textId="77777777" w:rsidR="00061506" w:rsidRPr="00FB3979" w:rsidRDefault="00524780">
      <w:pPr>
        <w:spacing w:line="360" w:lineRule="auto"/>
        <w:jc w:val="center"/>
        <w:rPr>
          <w:rFonts w:ascii="Times New Roman" w:eastAsia="標楷體" w:hAnsi="Times New Roman"/>
          <w:sz w:val="36"/>
        </w:rPr>
      </w:pPr>
      <w:r w:rsidRPr="00FB3979">
        <w:rPr>
          <w:rFonts w:ascii="Times New Roman" w:eastAsia="標楷體" w:hAnsi="Times New Roman" w:hint="eastAsia"/>
          <w:sz w:val="36"/>
        </w:rPr>
        <w:t>朝陽科技大學資訊管理系</w:t>
      </w:r>
    </w:p>
    <w:p w14:paraId="00126441" w14:textId="77777777" w:rsidR="00204F37" w:rsidRPr="00FB3979" w:rsidRDefault="00204F37" w:rsidP="00204F37">
      <w:pPr>
        <w:spacing w:line="360" w:lineRule="auto"/>
        <w:jc w:val="center"/>
        <w:rPr>
          <w:rFonts w:ascii="Times New Roman" w:eastAsia="標楷體" w:hAnsi="Times New Roman"/>
          <w:sz w:val="36"/>
        </w:rPr>
      </w:pPr>
    </w:p>
    <w:p w14:paraId="36574027" w14:textId="77777777" w:rsidR="00061506" w:rsidRPr="00FB3979" w:rsidRDefault="00524780">
      <w:pPr>
        <w:spacing w:line="360" w:lineRule="auto"/>
        <w:jc w:val="center"/>
        <w:rPr>
          <w:rFonts w:ascii="Times New Roman" w:eastAsia="標楷體" w:hAnsi="Times New Roman"/>
          <w:sz w:val="32"/>
          <w:szCs w:val="32"/>
        </w:rPr>
        <w:pPrChange w:id="10" w:author="user" w:date="2023-11-30T18:27:00Z">
          <w:pPr>
            <w:numPr>
              <w:numId w:val="1"/>
            </w:numPr>
            <w:spacing w:line="360" w:lineRule="auto"/>
            <w:ind w:left="360" w:hanging="360"/>
          </w:pPr>
        </w:pPrChange>
      </w:pPr>
      <w:r w:rsidRPr="00FB3979">
        <w:rPr>
          <w:rFonts w:ascii="Times New Roman" w:eastAsia="標楷體" w:hAnsi="Times New Roman" w:hint="eastAsia"/>
          <w:sz w:val="32"/>
          <w:szCs w:val="32"/>
        </w:rPr>
        <w:t>指導老師：陳宏益</w:t>
      </w:r>
      <w:r w:rsidRPr="00FB3979">
        <w:rPr>
          <w:rFonts w:ascii="Times New Roman" w:eastAsia="標楷體" w:hAnsi="Times New Roman"/>
          <w:sz w:val="32"/>
          <w:szCs w:val="32"/>
        </w:rPr>
        <w:t xml:space="preserve"> </w:t>
      </w:r>
      <w:r w:rsidRPr="00FB3979">
        <w:rPr>
          <w:rFonts w:ascii="Times New Roman" w:eastAsia="標楷體" w:hAnsi="Times New Roman" w:hint="eastAsia"/>
          <w:sz w:val="32"/>
          <w:szCs w:val="32"/>
        </w:rPr>
        <w:t>教授</w:t>
      </w:r>
    </w:p>
    <w:p w14:paraId="4C44F0A8" w14:textId="41A41F06" w:rsidR="00061506" w:rsidRPr="00FB3979" w:rsidRDefault="00524780">
      <w:pPr>
        <w:spacing w:line="360" w:lineRule="auto"/>
        <w:jc w:val="center"/>
        <w:rPr>
          <w:rFonts w:ascii="Times New Roman" w:eastAsia="標楷體" w:hAnsi="Times New Roman"/>
          <w:sz w:val="32"/>
        </w:rPr>
        <w:pPrChange w:id="11" w:author="user" w:date="2023-11-30T18:27:00Z">
          <w:pPr>
            <w:numPr>
              <w:numId w:val="1"/>
            </w:numPr>
            <w:spacing w:line="360" w:lineRule="auto"/>
            <w:ind w:left="360" w:hanging="360"/>
          </w:pPr>
        </w:pPrChange>
      </w:pPr>
      <w:r w:rsidRPr="00FB3979">
        <w:rPr>
          <w:rFonts w:ascii="Times New Roman" w:eastAsia="標楷體" w:hAnsi="Times New Roman" w:hint="eastAsia"/>
          <w:sz w:val="32"/>
        </w:rPr>
        <w:t>學生：</w:t>
      </w:r>
      <w:proofErr w:type="gramStart"/>
      <w:r w:rsidRPr="00FB3979">
        <w:rPr>
          <w:rFonts w:ascii="Times New Roman" w:eastAsia="標楷體" w:hAnsi="Times New Roman" w:hint="eastAsia"/>
          <w:sz w:val="32"/>
        </w:rPr>
        <w:t>林洋毅</w:t>
      </w:r>
      <w:proofErr w:type="gramEnd"/>
      <w:r w:rsidRPr="00FB3979">
        <w:rPr>
          <w:rFonts w:ascii="Times New Roman" w:eastAsia="標楷體" w:hAnsi="Times New Roman" w:hint="eastAsia"/>
          <w:sz w:val="32"/>
        </w:rPr>
        <w:t>、王心</w:t>
      </w:r>
      <w:proofErr w:type="gramStart"/>
      <w:r w:rsidRPr="00FB3979">
        <w:rPr>
          <w:rFonts w:ascii="Times New Roman" w:eastAsia="標楷體" w:hAnsi="Times New Roman" w:hint="eastAsia"/>
          <w:sz w:val="32"/>
        </w:rPr>
        <w:t>郁</w:t>
      </w:r>
      <w:proofErr w:type="gramEnd"/>
      <w:r w:rsidRPr="00FB3979">
        <w:rPr>
          <w:rFonts w:ascii="Times New Roman" w:eastAsia="標楷體" w:hAnsi="Times New Roman" w:hint="eastAsia"/>
          <w:sz w:val="32"/>
        </w:rPr>
        <w:t>、郭憶萱、</w:t>
      </w:r>
      <w:proofErr w:type="gramStart"/>
      <w:r w:rsidRPr="00FB3979">
        <w:rPr>
          <w:rFonts w:ascii="Times New Roman" w:eastAsia="標楷體" w:hAnsi="Times New Roman" w:hint="eastAsia"/>
          <w:sz w:val="32"/>
        </w:rPr>
        <w:t>倪菽妗</w:t>
      </w:r>
      <w:proofErr w:type="gramEnd"/>
      <w:r w:rsidRPr="00FB3979">
        <w:rPr>
          <w:rFonts w:ascii="Times New Roman" w:eastAsia="標楷體" w:hAnsi="Times New Roman" w:hint="eastAsia"/>
          <w:sz w:val="32"/>
        </w:rPr>
        <w:t>、蕭楡耀、陳瑞鴻</w:t>
      </w:r>
    </w:p>
    <w:p w14:paraId="0BD14ABB" w14:textId="77777777" w:rsidR="00061506" w:rsidRPr="00FB3979" w:rsidRDefault="00061506">
      <w:pPr>
        <w:spacing w:line="360" w:lineRule="auto"/>
        <w:jc w:val="center"/>
        <w:rPr>
          <w:rFonts w:ascii="Times New Roman" w:eastAsia="標楷體" w:hAnsi="Times New Roman"/>
          <w:sz w:val="32"/>
        </w:rPr>
        <w:pPrChange w:id="12" w:author="user" w:date="2023-11-30T18:27:00Z">
          <w:pPr>
            <w:numPr>
              <w:numId w:val="1"/>
            </w:numPr>
            <w:spacing w:line="360" w:lineRule="auto"/>
            <w:ind w:left="360" w:hanging="360"/>
          </w:pPr>
        </w:pPrChange>
      </w:pPr>
    </w:p>
    <w:p w14:paraId="772C9869" w14:textId="77777777" w:rsidR="00061506" w:rsidRPr="00FB3979" w:rsidRDefault="00061506">
      <w:pPr>
        <w:spacing w:line="360" w:lineRule="auto"/>
        <w:jc w:val="center"/>
        <w:rPr>
          <w:rFonts w:ascii="Times New Roman" w:eastAsia="標楷體" w:hAnsi="Times New Roman"/>
          <w:sz w:val="32"/>
        </w:rPr>
        <w:pPrChange w:id="13" w:author="user" w:date="2023-11-30T18:27:00Z">
          <w:pPr>
            <w:numPr>
              <w:numId w:val="1"/>
            </w:numPr>
            <w:spacing w:line="360" w:lineRule="auto"/>
            <w:ind w:left="360" w:hanging="360"/>
          </w:pPr>
        </w:pPrChange>
      </w:pPr>
    </w:p>
    <w:p w14:paraId="4D37D9E0" w14:textId="77777777" w:rsidR="00CB6AE1" w:rsidRPr="00FB3979" w:rsidRDefault="00204F37">
      <w:pPr>
        <w:spacing w:line="360" w:lineRule="auto"/>
        <w:jc w:val="center"/>
        <w:rPr>
          <w:rFonts w:ascii="Times New Roman" w:eastAsia="標楷體" w:hAnsi="Times New Roman" w:cstheme="minorBidi"/>
          <w:kern w:val="2"/>
          <w:sz w:val="32"/>
        </w:rPr>
      </w:pPr>
      <w:r w:rsidRPr="00FB3979">
        <w:rPr>
          <w:rFonts w:ascii="Times New Roman" w:eastAsia="標楷體" w:hAnsi="Times New Roman" w:cstheme="minorBidi" w:hint="eastAsia"/>
          <w:kern w:val="2"/>
          <w:sz w:val="32"/>
        </w:rPr>
        <w:t>中</w:t>
      </w:r>
      <w:r w:rsidRPr="00FB3979">
        <w:rPr>
          <w:rFonts w:ascii="Times New Roman" w:eastAsia="標楷體" w:hAnsi="Times New Roman" w:cstheme="minorBidi" w:hint="eastAsia"/>
          <w:kern w:val="2"/>
          <w:sz w:val="32"/>
        </w:rPr>
        <w:t xml:space="preserve">  </w:t>
      </w:r>
      <w:r w:rsidRPr="00FB3979">
        <w:rPr>
          <w:rFonts w:ascii="Times New Roman" w:eastAsia="標楷體" w:hAnsi="Times New Roman" w:cstheme="minorBidi" w:hint="eastAsia"/>
          <w:kern w:val="2"/>
          <w:sz w:val="32"/>
        </w:rPr>
        <w:t>華</w:t>
      </w:r>
      <w:r w:rsidRPr="00FB3979">
        <w:rPr>
          <w:rFonts w:ascii="Times New Roman" w:eastAsia="標楷體" w:hAnsi="Times New Roman" w:cstheme="minorBidi" w:hint="eastAsia"/>
          <w:kern w:val="2"/>
          <w:sz w:val="32"/>
        </w:rPr>
        <w:t xml:space="preserve">  </w:t>
      </w:r>
      <w:r w:rsidRPr="00FB3979">
        <w:rPr>
          <w:rFonts w:ascii="Times New Roman" w:eastAsia="標楷體" w:hAnsi="Times New Roman" w:cstheme="minorBidi" w:hint="eastAsia"/>
          <w:kern w:val="2"/>
          <w:sz w:val="32"/>
        </w:rPr>
        <w:t>民</w:t>
      </w:r>
      <w:r w:rsidRPr="00FB3979">
        <w:rPr>
          <w:rFonts w:ascii="Times New Roman" w:eastAsia="標楷體" w:hAnsi="Times New Roman" w:cstheme="minorBidi" w:hint="eastAsia"/>
          <w:kern w:val="2"/>
          <w:sz w:val="32"/>
        </w:rPr>
        <w:t xml:space="preserve">  </w:t>
      </w:r>
      <w:r w:rsidRPr="00FB3979">
        <w:rPr>
          <w:rFonts w:ascii="Times New Roman" w:eastAsia="標楷體" w:hAnsi="Times New Roman" w:cstheme="minorBidi" w:hint="eastAsia"/>
          <w:kern w:val="2"/>
          <w:sz w:val="32"/>
        </w:rPr>
        <w:t>國</w:t>
      </w:r>
      <w:r w:rsidRPr="00FB3979">
        <w:rPr>
          <w:rFonts w:ascii="Times New Roman" w:eastAsia="標楷體" w:hAnsi="Times New Roman" w:cstheme="minorBidi" w:hint="eastAsia"/>
          <w:kern w:val="2"/>
          <w:sz w:val="32"/>
        </w:rPr>
        <w:t xml:space="preserve">  112  </w:t>
      </w:r>
      <w:r w:rsidRPr="00FB3979">
        <w:rPr>
          <w:rFonts w:ascii="Times New Roman" w:eastAsia="標楷體" w:hAnsi="Times New Roman" w:cstheme="minorBidi" w:hint="eastAsia"/>
          <w:kern w:val="2"/>
          <w:sz w:val="32"/>
        </w:rPr>
        <w:t>年</w:t>
      </w:r>
      <w:r w:rsidRPr="00FB3979">
        <w:rPr>
          <w:rFonts w:ascii="Times New Roman" w:eastAsia="標楷體" w:hAnsi="Times New Roman" w:cstheme="minorBidi" w:hint="eastAsia"/>
          <w:kern w:val="2"/>
          <w:sz w:val="32"/>
        </w:rPr>
        <w:t xml:space="preserve">  12  </w:t>
      </w:r>
      <w:r w:rsidRPr="00FB3979">
        <w:rPr>
          <w:rFonts w:ascii="Times New Roman" w:eastAsia="標楷體" w:hAnsi="Times New Roman" w:cstheme="minorBidi" w:hint="eastAsia"/>
          <w:kern w:val="2"/>
          <w:sz w:val="32"/>
        </w:rPr>
        <w:t>月</w:t>
      </w:r>
      <w:r w:rsidRPr="00FB3979">
        <w:rPr>
          <w:rFonts w:ascii="Times New Roman" w:eastAsia="標楷體" w:hAnsi="Times New Roman" w:cstheme="minorBidi" w:hint="eastAsia"/>
          <w:kern w:val="2"/>
          <w:sz w:val="32"/>
        </w:rPr>
        <w:t xml:space="preserve">  4</w:t>
      </w:r>
      <w:r w:rsidRPr="00FB3979">
        <w:rPr>
          <w:rFonts w:ascii="Times New Roman" w:eastAsia="標楷體" w:hAnsi="Times New Roman" w:cstheme="minorBidi" w:hint="eastAsia"/>
          <w:kern w:val="2"/>
          <w:sz w:val="32"/>
        </w:rPr>
        <w:tab/>
      </w:r>
      <w:r w:rsidRPr="00FB3979">
        <w:rPr>
          <w:rFonts w:ascii="Times New Roman" w:eastAsia="標楷體" w:hAnsi="Times New Roman" w:cstheme="minorBidi" w:hint="eastAsia"/>
          <w:kern w:val="2"/>
          <w:sz w:val="32"/>
        </w:rPr>
        <w:t>日</w:t>
      </w:r>
    </w:p>
    <w:p w14:paraId="213B9728" w14:textId="77777777" w:rsidR="00CB6AE1" w:rsidRPr="00FB3979" w:rsidRDefault="00CB6AE1">
      <w:pPr>
        <w:widowControl/>
        <w:rPr>
          <w:rFonts w:ascii="Times New Roman" w:eastAsia="標楷體" w:hAnsi="Times New Roman" w:cstheme="minorBidi"/>
          <w:kern w:val="2"/>
          <w:sz w:val="32"/>
        </w:rPr>
      </w:pPr>
      <w:r w:rsidRPr="00FB3979">
        <w:rPr>
          <w:rFonts w:ascii="Times New Roman" w:eastAsia="標楷體" w:hAnsi="Times New Roman" w:cstheme="minorBidi"/>
          <w:kern w:val="2"/>
          <w:sz w:val="32"/>
        </w:rPr>
        <w:br w:type="page"/>
      </w:r>
    </w:p>
    <w:p w14:paraId="2B519B72" w14:textId="72AE3BDE" w:rsidR="00061506" w:rsidRPr="00FB3979" w:rsidRDefault="00524780">
      <w:pPr>
        <w:spacing w:line="360" w:lineRule="auto"/>
        <w:jc w:val="center"/>
        <w:rPr>
          <w:rFonts w:ascii="Times New Roman" w:eastAsia="標楷體" w:hAnsi="Times New Roman" w:cs="標楷體"/>
          <w:b/>
        </w:rPr>
        <w:pPrChange w:id="14" w:author="user" w:date="2023-11-30T18:27:00Z">
          <w:pPr>
            <w:numPr>
              <w:numId w:val="1"/>
            </w:numPr>
            <w:spacing w:line="360" w:lineRule="auto"/>
            <w:ind w:left="360" w:hanging="360"/>
          </w:pPr>
        </w:pPrChange>
      </w:pPr>
      <w:r w:rsidRPr="00FB3979">
        <w:rPr>
          <w:rFonts w:ascii="Times New Roman" w:eastAsia="標楷體" w:hAnsi="Times New Roman" w:cs="標楷體" w:hint="eastAsia"/>
          <w:b/>
          <w:color w:val="000000"/>
        </w:rPr>
        <w:lastRenderedPageBreak/>
        <w:t>目</w:t>
      </w:r>
      <w:r w:rsidRPr="00FB3979">
        <w:rPr>
          <w:rFonts w:ascii="Times New Roman" w:eastAsia="標楷體" w:hAnsi="Times New Roman" w:cs="標楷體" w:hint="eastAsia"/>
          <w:b/>
          <w:color w:val="000000"/>
        </w:rPr>
        <w:t xml:space="preserve">   </w:t>
      </w:r>
      <w:r w:rsidRPr="00FB3979">
        <w:rPr>
          <w:rFonts w:ascii="Times New Roman" w:eastAsia="標楷體" w:hAnsi="Times New Roman" w:cs="標楷體" w:hint="eastAsia"/>
          <w:b/>
          <w:color w:val="000000"/>
        </w:rPr>
        <w:t>錄</w:t>
      </w:r>
    </w:p>
    <w:sdt>
      <w:sdtPr>
        <w:rPr>
          <w:rFonts w:ascii="Times New Roman" w:eastAsia="標楷體" w:hAnsi="Times New Roman" w:cs="Calibri"/>
          <w:b w:val="0"/>
          <w:bCs w:val="0"/>
          <w:kern w:val="0"/>
          <w:sz w:val="24"/>
          <w:szCs w:val="24"/>
          <w:lang w:val="zh-TW"/>
        </w:rPr>
        <w:id w:val="84279881"/>
        <w:docPartObj>
          <w:docPartGallery w:val="Table of Contents"/>
          <w:docPartUnique/>
        </w:docPartObj>
      </w:sdtPr>
      <w:sdtEndPr>
        <w:rPr>
          <w:rStyle w:val="ae"/>
          <w:rFonts w:cs="Times New Roman"/>
          <w:bCs/>
          <w:noProof/>
          <w:color w:val="0000FF" w:themeColor="hyperlink"/>
          <w:u w:val="single"/>
          <w:lang w:val="en-US"/>
        </w:rPr>
      </w:sdtEndPr>
      <w:sdtContent>
        <w:p w14:paraId="03DD90FF" w14:textId="56D06D67" w:rsidR="00FE2185" w:rsidRPr="00516EF4" w:rsidRDefault="00FE2185">
          <w:pPr>
            <w:pStyle w:val="aff"/>
            <w:rPr>
              <w:rStyle w:val="ae"/>
              <w:rFonts w:ascii="Times New Roman" w:eastAsia="標楷體" w:hAnsi="Times New Roman" w:cs="Times New Roman"/>
              <w:b w:val="0"/>
              <w:noProof/>
              <w:color w:val="auto"/>
              <w:kern w:val="0"/>
              <w:sz w:val="24"/>
              <w:szCs w:val="24"/>
              <w:u w:val="none"/>
            </w:rPr>
          </w:pPr>
        </w:p>
        <w:p w14:paraId="6E83892E" w14:textId="48E93B59" w:rsidR="00516EF4" w:rsidRPr="00516EF4" w:rsidRDefault="002B798B">
          <w:pPr>
            <w:pStyle w:val="11"/>
            <w:tabs>
              <w:tab w:val="right" w:leader="dot" w:pos="8777"/>
            </w:tabs>
            <w:rPr>
              <w:rFonts w:ascii="Times New Roman" w:eastAsia="標楷體" w:hAnsi="Times New Roman" w:cstheme="minorBidi"/>
              <w:noProof/>
              <w:kern w:val="2"/>
              <w:szCs w:val="22"/>
              <w14:ligatures w14:val="standardContextual"/>
            </w:rPr>
          </w:pPr>
          <w:r w:rsidRPr="00516EF4">
            <w:rPr>
              <w:rStyle w:val="ae"/>
              <w:rFonts w:ascii="Times New Roman" w:eastAsia="標楷體" w:hAnsi="Times New Roman" w:cs="Times New Roman"/>
              <w:bCs/>
              <w:noProof/>
            </w:rPr>
            <w:fldChar w:fldCharType="begin"/>
          </w:r>
          <w:r w:rsidRPr="00516EF4">
            <w:rPr>
              <w:rStyle w:val="ae"/>
              <w:rFonts w:ascii="Times New Roman" w:eastAsia="標楷體" w:hAnsi="Times New Roman" w:cs="Times New Roman"/>
              <w:bCs/>
              <w:noProof/>
            </w:rPr>
            <w:instrText xml:space="preserve"> TOC \o "1-4" \h \z \u </w:instrText>
          </w:r>
          <w:r w:rsidRPr="00516EF4">
            <w:rPr>
              <w:rStyle w:val="ae"/>
              <w:rFonts w:ascii="Times New Roman" w:eastAsia="標楷體" w:hAnsi="Times New Roman" w:cs="Times New Roman"/>
              <w:bCs/>
              <w:noProof/>
            </w:rPr>
            <w:fldChar w:fldCharType="separate"/>
          </w:r>
          <w:hyperlink w:anchor="_Toc152677777" w:history="1">
            <w:r w:rsidR="00516EF4" w:rsidRPr="00516EF4">
              <w:rPr>
                <w:rStyle w:val="ae"/>
                <w:rFonts w:ascii="Times New Roman" w:eastAsia="標楷體" w:hAnsi="Times New Roman"/>
                <w:noProof/>
              </w:rPr>
              <w:t>1.</w:t>
            </w:r>
            <w:r w:rsidR="00516EF4" w:rsidRPr="00516EF4">
              <w:rPr>
                <w:rStyle w:val="ae"/>
                <w:rFonts w:ascii="Times New Roman" w:eastAsia="標楷體" w:hAnsi="Times New Roman" w:hint="eastAsia"/>
                <w:noProof/>
              </w:rPr>
              <w:t>系統簡介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_Toc152677777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w:t>
            </w:r>
            <w:r w:rsidR="00516EF4" w:rsidRPr="00516EF4">
              <w:rPr>
                <w:rFonts w:ascii="Times New Roman" w:eastAsia="標楷體" w:hAnsi="Times New Roman"/>
                <w:noProof/>
                <w:webHidden/>
              </w:rPr>
              <w:fldChar w:fldCharType="end"/>
            </w:r>
          </w:hyperlink>
        </w:p>
        <w:p w14:paraId="47329A8E" w14:textId="4C98BED1" w:rsidR="00516EF4" w:rsidRPr="00516EF4" w:rsidRDefault="001B49B3">
          <w:pPr>
            <w:pStyle w:val="11"/>
            <w:tabs>
              <w:tab w:val="right" w:leader="dot" w:pos="8777"/>
            </w:tabs>
            <w:rPr>
              <w:rFonts w:ascii="Times New Roman" w:eastAsia="標楷體" w:hAnsi="Times New Roman" w:cstheme="minorBidi"/>
              <w:noProof/>
              <w:kern w:val="2"/>
              <w:szCs w:val="22"/>
              <w14:ligatures w14:val="standardContextual"/>
            </w:rPr>
          </w:pPr>
          <w:hyperlink w:anchor="_Toc152677778" w:history="1">
            <w:r w:rsidR="00516EF4" w:rsidRPr="00516EF4">
              <w:rPr>
                <w:rStyle w:val="ae"/>
                <w:rFonts w:ascii="Times New Roman" w:eastAsia="標楷體" w:hAnsi="Times New Roman"/>
                <w:noProof/>
              </w:rPr>
              <w:t>2.</w:t>
            </w:r>
            <w:r w:rsidR="00516EF4" w:rsidRPr="00516EF4">
              <w:rPr>
                <w:rStyle w:val="ae"/>
                <w:rFonts w:ascii="Times New Roman" w:eastAsia="標楷體" w:hAnsi="Times New Roman" w:hint="eastAsia"/>
                <w:noProof/>
              </w:rPr>
              <w:t>系統概述</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_Toc152677778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w:t>
            </w:r>
            <w:r w:rsidR="00516EF4" w:rsidRPr="00516EF4">
              <w:rPr>
                <w:rFonts w:ascii="Times New Roman" w:eastAsia="標楷體" w:hAnsi="Times New Roman"/>
                <w:noProof/>
                <w:webHidden/>
              </w:rPr>
              <w:fldChar w:fldCharType="end"/>
            </w:r>
          </w:hyperlink>
        </w:p>
        <w:p w14:paraId="7B600257" w14:textId="35A23D28" w:rsidR="00516EF4" w:rsidRPr="00516EF4" w:rsidRDefault="001B49B3">
          <w:pPr>
            <w:pStyle w:val="21"/>
            <w:tabs>
              <w:tab w:val="right" w:leader="dot" w:pos="8777"/>
            </w:tabs>
            <w:rPr>
              <w:rFonts w:ascii="Times New Roman" w:eastAsia="標楷體" w:hAnsi="Times New Roman" w:cstheme="minorBidi"/>
              <w:noProof/>
              <w:kern w:val="2"/>
              <w:szCs w:val="22"/>
              <w14:ligatures w14:val="standardContextual"/>
            </w:rPr>
          </w:pPr>
          <w:hyperlink w:anchor="_Toc152677779" w:history="1">
            <w:r w:rsidR="00516EF4" w:rsidRPr="00516EF4">
              <w:rPr>
                <w:rStyle w:val="ae"/>
                <w:rFonts w:ascii="Times New Roman" w:eastAsia="標楷體" w:hAnsi="Times New Roman" w:cs="標楷體"/>
                <w:noProof/>
              </w:rPr>
              <w:t>2.1</w:t>
            </w:r>
            <w:r w:rsidR="00516EF4" w:rsidRPr="00516EF4">
              <w:rPr>
                <w:rStyle w:val="ae"/>
                <w:rFonts w:ascii="Times New Roman" w:eastAsia="標楷體" w:hAnsi="Times New Roman" w:cs="標楷體" w:hint="eastAsia"/>
                <w:noProof/>
              </w:rPr>
              <w:t>系統目標</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_Toc152677779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w:t>
            </w:r>
            <w:r w:rsidR="00516EF4" w:rsidRPr="00516EF4">
              <w:rPr>
                <w:rFonts w:ascii="Times New Roman" w:eastAsia="標楷體" w:hAnsi="Times New Roman"/>
                <w:noProof/>
                <w:webHidden/>
              </w:rPr>
              <w:fldChar w:fldCharType="end"/>
            </w:r>
          </w:hyperlink>
        </w:p>
        <w:p w14:paraId="2D46ABC2" w14:textId="225797BB" w:rsidR="00516EF4" w:rsidRPr="00516EF4" w:rsidRDefault="001B49B3">
          <w:pPr>
            <w:pStyle w:val="21"/>
            <w:tabs>
              <w:tab w:val="right" w:leader="dot" w:pos="8777"/>
            </w:tabs>
            <w:rPr>
              <w:rFonts w:ascii="Times New Roman" w:eastAsia="標楷體" w:hAnsi="Times New Roman" w:cstheme="minorBidi"/>
              <w:noProof/>
              <w:kern w:val="2"/>
              <w:szCs w:val="22"/>
              <w14:ligatures w14:val="standardContextual"/>
            </w:rPr>
          </w:pPr>
          <w:hyperlink w:anchor="_Toc152677780" w:history="1">
            <w:r w:rsidR="00516EF4" w:rsidRPr="00516EF4">
              <w:rPr>
                <w:rStyle w:val="ae"/>
                <w:rFonts w:ascii="Times New Roman" w:eastAsia="標楷體" w:hAnsi="Times New Roman" w:cs="標楷體"/>
                <w:noProof/>
              </w:rPr>
              <w:t xml:space="preserve">2.2 </w:t>
            </w:r>
            <w:r w:rsidR="00516EF4" w:rsidRPr="00516EF4">
              <w:rPr>
                <w:rStyle w:val="ae"/>
                <w:rFonts w:ascii="Times New Roman" w:eastAsia="標楷體" w:hAnsi="Times New Roman" w:cs="標楷體" w:hint="eastAsia"/>
                <w:noProof/>
              </w:rPr>
              <w:t>系統範圍</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7</w:t>
            </w:r>
            <w:r w:rsidR="00516EF4" w:rsidRPr="00516EF4">
              <w:rPr>
                <w:rFonts w:ascii="Times New Roman" w:eastAsia="標楷體" w:hAnsi="Times New Roman"/>
                <w:noProof/>
                <w:webHidden/>
              </w:rPr>
              <w:fldChar w:fldCharType="end"/>
            </w:r>
          </w:hyperlink>
        </w:p>
        <w:p w14:paraId="0B37F78A" w14:textId="50F716C9"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781" w:history="1">
            <w:r w:rsidR="00516EF4" w:rsidRPr="00516EF4">
              <w:rPr>
                <w:rStyle w:val="ae"/>
                <w:rFonts w:ascii="Times New Roman" w:eastAsia="標楷體" w:hAnsi="Times New Roman"/>
                <w:noProof/>
              </w:rPr>
              <w:t xml:space="preserve">2.2.1 </w:t>
            </w:r>
            <w:r w:rsidR="00516EF4" w:rsidRPr="00516EF4">
              <w:rPr>
                <w:rStyle w:val="ae"/>
                <w:rFonts w:ascii="Times New Roman" w:eastAsia="標楷體" w:hAnsi="Times New Roman" w:hint="eastAsia"/>
                <w:noProof/>
              </w:rPr>
              <w:t>系統名稱</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7</w:t>
            </w:r>
            <w:r w:rsidR="00516EF4" w:rsidRPr="00516EF4">
              <w:rPr>
                <w:rFonts w:ascii="Times New Roman" w:eastAsia="標楷體" w:hAnsi="Times New Roman"/>
                <w:noProof/>
                <w:webHidden/>
              </w:rPr>
              <w:fldChar w:fldCharType="end"/>
            </w:r>
          </w:hyperlink>
        </w:p>
        <w:p w14:paraId="7D20163C" w14:textId="44EEA407"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782" w:history="1">
            <w:r w:rsidR="00516EF4" w:rsidRPr="00516EF4">
              <w:rPr>
                <w:rStyle w:val="ae"/>
                <w:rFonts w:ascii="Times New Roman" w:eastAsia="標楷體" w:hAnsi="Times New Roman"/>
                <w:noProof/>
              </w:rPr>
              <w:t xml:space="preserve">2.2.2 </w:t>
            </w:r>
            <w:r w:rsidR="00516EF4" w:rsidRPr="00516EF4">
              <w:rPr>
                <w:rStyle w:val="ae"/>
                <w:rFonts w:ascii="Times New Roman" w:eastAsia="標楷體" w:hAnsi="Times New Roman" w:hint="eastAsia"/>
                <w:noProof/>
              </w:rPr>
              <w:t>具備之功能</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_Toc152677782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7</w:t>
            </w:r>
            <w:r w:rsidR="00516EF4" w:rsidRPr="00516EF4">
              <w:rPr>
                <w:rFonts w:ascii="Times New Roman" w:eastAsia="標楷體" w:hAnsi="Times New Roman"/>
                <w:noProof/>
                <w:webHidden/>
              </w:rPr>
              <w:fldChar w:fldCharType="end"/>
            </w:r>
          </w:hyperlink>
        </w:p>
        <w:p w14:paraId="53020956" w14:textId="2C5115A9"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783" w:history="1">
            <w:r w:rsidR="00516EF4" w:rsidRPr="00516EF4">
              <w:rPr>
                <w:rStyle w:val="ae"/>
                <w:rFonts w:ascii="Times New Roman" w:eastAsia="標楷體" w:hAnsi="Times New Roman"/>
                <w:noProof/>
              </w:rPr>
              <w:t xml:space="preserve">2.2.3 </w:t>
            </w:r>
            <w:r w:rsidR="00516EF4" w:rsidRPr="00516EF4">
              <w:rPr>
                <w:rStyle w:val="ae"/>
                <w:rFonts w:ascii="Times New Roman" w:eastAsia="標楷體" w:hAnsi="Times New Roman" w:hint="eastAsia"/>
                <w:noProof/>
              </w:rPr>
              <w:t>系統環境</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_Toc152677783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8</w:t>
            </w:r>
            <w:r w:rsidR="00516EF4" w:rsidRPr="00516EF4">
              <w:rPr>
                <w:rFonts w:ascii="Times New Roman" w:eastAsia="標楷體" w:hAnsi="Times New Roman"/>
                <w:noProof/>
                <w:webHidden/>
              </w:rPr>
              <w:fldChar w:fldCharType="end"/>
            </w:r>
          </w:hyperlink>
        </w:p>
        <w:p w14:paraId="102D06BB" w14:textId="7248EDF2"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784" w:history="1">
            <w:r w:rsidR="00516EF4" w:rsidRPr="00516EF4">
              <w:rPr>
                <w:rStyle w:val="ae"/>
                <w:rFonts w:ascii="Times New Roman" w:eastAsia="標楷體" w:hAnsi="Times New Roman"/>
                <w:bCs/>
                <w:noProof/>
              </w:rPr>
              <w:t xml:space="preserve">2.2.4 </w:t>
            </w:r>
            <w:r w:rsidR="00516EF4" w:rsidRPr="00516EF4">
              <w:rPr>
                <w:rStyle w:val="ae"/>
                <w:rFonts w:ascii="Times New Roman" w:eastAsia="標楷體" w:hAnsi="Times New Roman" w:hint="eastAsia"/>
                <w:bCs/>
                <w:noProof/>
              </w:rPr>
              <w:t>系統特色</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_Toc152677784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9</w:t>
            </w:r>
            <w:r w:rsidR="00516EF4" w:rsidRPr="00516EF4">
              <w:rPr>
                <w:rFonts w:ascii="Times New Roman" w:eastAsia="標楷體" w:hAnsi="Times New Roman"/>
                <w:noProof/>
                <w:webHidden/>
              </w:rPr>
              <w:fldChar w:fldCharType="end"/>
            </w:r>
          </w:hyperlink>
        </w:p>
        <w:p w14:paraId="2A67E949" w14:textId="2F0E134F" w:rsidR="00516EF4" w:rsidRPr="00516EF4" w:rsidRDefault="001B49B3">
          <w:pPr>
            <w:pStyle w:val="21"/>
            <w:tabs>
              <w:tab w:val="right" w:leader="dot" w:pos="8777"/>
            </w:tabs>
            <w:rPr>
              <w:rFonts w:ascii="Times New Roman" w:eastAsia="標楷體" w:hAnsi="Times New Roman" w:cstheme="minorBidi"/>
              <w:noProof/>
              <w:kern w:val="2"/>
              <w:szCs w:val="22"/>
              <w14:ligatures w14:val="standardContextual"/>
            </w:rPr>
          </w:pPr>
          <w:hyperlink w:anchor="_Toc152677785" w:history="1">
            <w:r w:rsidR="00516EF4" w:rsidRPr="00516EF4">
              <w:rPr>
                <w:rStyle w:val="ae"/>
                <w:rFonts w:ascii="Times New Roman" w:eastAsia="標楷體" w:hAnsi="Times New Roman" w:cs="標楷體"/>
                <w:noProof/>
              </w:rPr>
              <w:t xml:space="preserve">2.3 </w:t>
            </w:r>
            <w:r w:rsidR="00516EF4" w:rsidRPr="00516EF4">
              <w:rPr>
                <w:rStyle w:val="ae"/>
                <w:rFonts w:ascii="Times New Roman" w:eastAsia="標楷體" w:hAnsi="Times New Roman" w:cs="標楷體" w:hint="eastAsia"/>
                <w:noProof/>
              </w:rPr>
              <w:t>系統架構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_Toc152677785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9</w:t>
            </w:r>
            <w:r w:rsidR="00516EF4" w:rsidRPr="00516EF4">
              <w:rPr>
                <w:rFonts w:ascii="Times New Roman" w:eastAsia="標楷體" w:hAnsi="Times New Roman"/>
                <w:noProof/>
                <w:webHidden/>
              </w:rPr>
              <w:fldChar w:fldCharType="end"/>
            </w:r>
          </w:hyperlink>
        </w:p>
        <w:p w14:paraId="6F6D5595" w14:textId="1CAA04B5" w:rsidR="00516EF4" w:rsidRPr="00516EF4" w:rsidRDefault="001B49B3">
          <w:pPr>
            <w:pStyle w:val="21"/>
            <w:tabs>
              <w:tab w:val="right" w:leader="dot" w:pos="8777"/>
            </w:tabs>
            <w:rPr>
              <w:rFonts w:ascii="Times New Roman" w:eastAsia="標楷體" w:hAnsi="Times New Roman" w:cstheme="minorBidi"/>
              <w:noProof/>
              <w:kern w:val="2"/>
              <w:szCs w:val="22"/>
              <w14:ligatures w14:val="standardContextual"/>
            </w:rPr>
          </w:pPr>
          <w:hyperlink w:anchor="_Toc152677786" w:history="1">
            <w:r w:rsidR="00516EF4" w:rsidRPr="00516EF4">
              <w:rPr>
                <w:rStyle w:val="ae"/>
                <w:rFonts w:ascii="Times New Roman" w:eastAsia="標楷體" w:hAnsi="Times New Roman" w:cs="標楷體"/>
                <w:bCs/>
                <w:noProof/>
              </w:rPr>
              <w:t xml:space="preserve">2.4 </w:t>
            </w:r>
            <w:r w:rsidR="00516EF4" w:rsidRPr="00516EF4">
              <w:rPr>
                <w:rStyle w:val="ae"/>
                <w:rFonts w:ascii="Times New Roman" w:eastAsia="標楷體" w:hAnsi="Times New Roman" w:cs="標楷體" w:hint="eastAsia"/>
                <w:noProof/>
              </w:rPr>
              <w:t>商業流程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_Toc152677786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10</w:t>
            </w:r>
            <w:r w:rsidR="00516EF4" w:rsidRPr="00516EF4">
              <w:rPr>
                <w:rFonts w:ascii="Times New Roman" w:eastAsia="標楷體" w:hAnsi="Times New Roman"/>
                <w:noProof/>
                <w:webHidden/>
              </w:rPr>
              <w:fldChar w:fldCharType="end"/>
            </w:r>
          </w:hyperlink>
        </w:p>
        <w:p w14:paraId="50791A95" w14:textId="68DF7F99" w:rsidR="00516EF4" w:rsidRPr="00516EF4" w:rsidRDefault="001B49B3">
          <w:pPr>
            <w:pStyle w:val="21"/>
            <w:tabs>
              <w:tab w:val="right" w:leader="dot" w:pos="8777"/>
            </w:tabs>
            <w:rPr>
              <w:rFonts w:ascii="Times New Roman" w:eastAsia="標楷體" w:hAnsi="Times New Roman" w:cstheme="minorBidi"/>
              <w:noProof/>
              <w:kern w:val="2"/>
              <w:szCs w:val="22"/>
              <w14:ligatures w14:val="standardContextual"/>
            </w:rPr>
          </w:pPr>
          <w:hyperlink w:anchor="_Toc152677787" w:history="1">
            <w:r w:rsidR="00516EF4" w:rsidRPr="00516EF4">
              <w:rPr>
                <w:rStyle w:val="ae"/>
                <w:rFonts w:ascii="Times New Roman" w:eastAsia="標楷體" w:hAnsi="Times New Roman" w:cs="標楷體"/>
                <w:noProof/>
              </w:rPr>
              <w:t xml:space="preserve">2.5 </w:t>
            </w:r>
            <w:r w:rsidR="00516EF4" w:rsidRPr="00516EF4">
              <w:rPr>
                <w:rStyle w:val="ae"/>
                <w:rFonts w:ascii="Times New Roman" w:eastAsia="標楷體" w:hAnsi="Times New Roman" w:cs="標楷體" w:hint="eastAsia"/>
                <w:noProof/>
              </w:rPr>
              <w:t>系統流程圖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12</w:t>
            </w:r>
            <w:r w:rsidR="00516EF4" w:rsidRPr="00516EF4">
              <w:rPr>
                <w:rFonts w:ascii="Times New Roman" w:eastAsia="標楷體" w:hAnsi="Times New Roman"/>
                <w:noProof/>
                <w:webHidden/>
              </w:rPr>
              <w:fldChar w:fldCharType="end"/>
            </w:r>
          </w:hyperlink>
        </w:p>
        <w:p w14:paraId="50FD9DDF" w14:textId="620BEA13" w:rsidR="00516EF4" w:rsidRPr="00516EF4" w:rsidRDefault="001B49B3">
          <w:pPr>
            <w:pStyle w:val="21"/>
            <w:tabs>
              <w:tab w:val="right" w:leader="dot" w:pos="8777"/>
            </w:tabs>
            <w:rPr>
              <w:rFonts w:ascii="Times New Roman" w:eastAsia="標楷體" w:hAnsi="Times New Roman" w:cstheme="minorBidi"/>
              <w:noProof/>
              <w:kern w:val="2"/>
              <w:szCs w:val="22"/>
              <w14:ligatures w14:val="standardContextual"/>
            </w:rPr>
          </w:pPr>
          <w:hyperlink w:anchor="_Toc152677788" w:history="1">
            <w:r w:rsidR="00516EF4" w:rsidRPr="00516EF4">
              <w:rPr>
                <w:rStyle w:val="ae"/>
                <w:rFonts w:ascii="Times New Roman" w:eastAsia="標楷體" w:hAnsi="Times New Roman" w:cs="標楷體"/>
                <w:noProof/>
              </w:rPr>
              <w:t>2.6</w:t>
            </w:r>
            <w:r w:rsidR="00516EF4" w:rsidRPr="00516EF4">
              <w:rPr>
                <w:rStyle w:val="ae"/>
                <w:rFonts w:ascii="Times New Roman" w:eastAsia="標楷體" w:hAnsi="Times New Roman" w:cs="標楷體" w:hint="eastAsia"/>
                <w:noProof/>
              </w:rPr>
              <w:t>功能架構圖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13</w:t>
            </w:r>
            <w:r w:rsidR="00516EF4" w:rsidRPr="00516EF4">
              <w:rPr>
                <w:rFonts w:ascii="Times New Roman" w:eastAsia="標楷體" w:hAnsi="Times New Roman"/>
                <w:noProof/>
                <w:webHidden/>
              </w:rPr>
              <w:fldChar w:fldCharType="end"/>
            </w:r>
          </w:hyperlink>
        </w:p>
        <w:p w14:paraId="2C9E4263" w14:textId="237C56A5" w:rsidR="00516EF4" w:rsidRPr="00516EF4" w:rsidRDefault="001B49B3">
          <w:pPr>
            <w:pStyle w:val="11"/>
            <w:tabs>
              <w:tab w:val="right" w:leader="dot" w:pos="8777"/>
            </w:tabs>
            <w:rPr>
              <w:rFonts w:ascii="Times New Roman" w:eastAsia="標楷體" w:hAnsi="Times New Roman" w:cstheme="minorBidi"/>
              <w:noProof/>
              <w:kern w:val="2"/>
              <w:szCs w:val="22"/>
              <w14:ligatures w14:val="standardContextual"/>
            </w:rPr>
          </w:pPr>
          <w:hyperlink w:anchor="_Toc152677789" w:history="1">
            <w:r w:rsidR="00516EF4" w:rsidRPr="00516EF4">
              <w:rPr>
                <w:rStyle w:val="ae"/>
                <w:rFonts w:ascii="Times New Roman" w:eastAsia="標楷體" w:hAnsi="Times New Roman"/>
                <w:noProof/>
              </w:rPr>
              <w:t>3.</w:t>
            </w:r>
            <w:r w:rsidR="00516EF4" w:rsidRPr="00516EF4">
              <w:rPr>
                <w:rStyle w:val="ae"/>
                <w:rFonts w:ascii="Times New Roman" w:eastAsia="標楷體" w:hAnsi="Times New Roman" w:hint="eastAsia"/>
                <w:noProof/>
              </w:rPr>
              <w:t>軟體組件設計說明</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_Toc152677789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17</w:t>
            </w:r>
            <w:r w:rsidR="00516EF4" w:rsidRPr="00516EF4">
              <w:rPr>
                <w:rFonts w:ascii="Times New Roman" w:eastAsia="標楷體" w:hAnsi="Times New Roman"/>
                <w:noProof/>
                <w:webHidden/>
              </w:rPr>
              <w:fldChar w:fldCharType="end"/>
            </w:r>
          </w:hyperlink>
        </w:p>
        <w:p w14:paraId="4E65A9A7" w14:textId="580C7906" w:rsidR="00516EF4" w:rsidRPr="00516EF4" w:rsidRDefault="001B49B3" w:rsidP="00516EF4">
          <w:pPr>
            <w:pStyle w:val="31"/>
            <w:tabs>
              <w:tab w:val="right" w:leader="dot" w:pos="8777"/>
            </w:tabs>
            <w:ind w:leftChars="200" w:left="480"/>
            <w:rPr>
              <w:rFonts w:ascii="Times New Roman" w:eastAsia="標楷體" w:hAnsi="Times New Roman" w:cstheme="minorBidi"/>
              <w:noProof/>
              <w:kern w:val="2"/>
              <w:szCs w:val="22"/>
              <w14:ligatures w14:val="standardContextual"/>
            </w:rPr>
          </w:pPr>
          <w:hyperlink w:anchor="_Toc152677790" w:history="1">
            <w:r w:rsidR="00516EF4" w:rsidRPr="00516EF4">
              <w:rPr>
                <w:rStyle w:val="ae"/>
                <w:rFonts w:ascii="Times New Roman" w:eastAsia="標楷體" w:hAnsi="Times New Roman"/>
                <w:noProof/>
              </w:rPr>
              <w:t>3.1</w:t>
            </w:r>
            <w:r w:rsidR="00516EF4" w:rsidRPr="00516EF4">
              <w:rPr>
                <w:rStyle w:val="ae"/>
                <w:rFonts w:ascii="Times New Roman" w:eastAsia="標楷體" w:hAnsi="Times New Roman" w:hint="eastAsia"/>
                <w:noProof/>
              </w:rPr>
              <w:t>員工登入</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帳號申請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17</w:t>
            </w:r>
            <w:r w:rsidR="00516EF4" w:rsidRPr="00516EF4">
              <w:rPr>
                <w:rFonts w:ascii="Times New Roman" w:eastAsia="標楷體" w:hAnsi="Times New Roman"/>
                <w:noProof/>
                <w:webHidden/>
              </w:rPr>
              <w:fldChar w:fldCharType="end"/>
            </w:r>
          </w:hyperlink>
        </w:p>
        <w:p w14:paraId="2D2A55C5" w14:textId="1AE82D3F"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1" w:history="1">
            <w:r w:rsidR="00516EF4" w:rsidRPr="00516EF4">
              <w:rPr>
                <w:rStyle w:val="ae"/>
                <w:rFonts w:ascii="Times New Roman" w:eastAsia="標楷體" w:hAnsi="Times New Roman"/>
                <w:noProof/>
              </w:rPr>
              <w:t>1-1-1</w:t>
            </w:r>
            <w:r w:rsidR="00516EF4" w:rsidRPr="00516EF4">
              <w:rPr>
                <w:rStyle w:val="ae"/>
                <w:rFonts w:ascii="Times New Roman" w:eastAsia="標楷體" w:hAnsi="Times New Roman" w:hint="eastAsia"/>
                <w:noProof/>
              </w:rPr>
              <w:t>員工登入</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17</w:t>
            </w:r>
            <w:r w:rsidR="00516EF4" w:rsidRPr="00516EF4">
              <w:rPr>
                <w:rFonts w:ascii="Times New Roman" w:eastAsia="標楷體" w:hAnsi="Times New Roman"/>
                <w:noProof/>
                <w:webHidden/>
              </w:rPr>
              <w:fldChar w:fldCharType="end"/>
            </w:r>
          </w:hyperlink>
        </w:p>
        <w:p w14:paraId="4C2921D6" w14:textId="5852A6D6"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2" w:history="1">
            <w:r w:rsidR="00516EF4" w:rsidRPr="00516EF4">
              <w:rPr>
                <w:rStyle w:val="ae"/>
                <w:rFonts w:ascii="Times New Roman" w:eastAsia="標楷體" w:hAnsi="Times New Roman"/>
                <w:noProof/>
              </w:rPr>
              <w:t>1-1-2</w:t>
            </w:r>
            <w:r w:rsidR="00516EF4" w:rsidRPr="00516EF4">
              <w:rPr>
                <w:rStyle w:val="ae"/>
                <w:rFonts w:ascii="Times New Roman" w:eastAsia="標楷體" w:hAnsi="Times New Roman" w:hint="eastAsia"/>
                <w:noProof/>
              </w:rPr>
              <w:t>帳號申請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_Toc152677792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18</w:t>
            </w:r>
            <w:r w:rsidR="00516EF4" w:rsidRPr="00516EF4">
              <w:rPr>
                <w:rFonts w:ascii="Times New Roman" w:eastAsia="標楷體" w:hAnsi="Times New Roman"/>
                <w:noProof/>
                <w:webHidden/>
              </w:rPr>
              <w:fldChar w:fldCharType="end"/>
            </w:r>
          </w:hyperlink>
        </w:p>
        <w:p w14:paraId="6103DC37" w14:textId="5CAC1C18" w:rsidR="00516EF4" w:rsidRPr="00516EF4" w:rsidRDefault="001B49B3" w:rsidP="00516EF4">
          <w:pPr>
            <w:pStyle w:val="31"/>
            <w:tabs>
              <w:tab w:val="right" w:leader="dot" w:pos="8777"/>
            </w:tabs>
            <w:ind w:leftChars="200" w:left="480"/>
            <w:rPr>
              <w:rFonts w:ascii="Times New Roman" w:eastAsia="標楷體" w:hAnsi="Times New Roman" w:cstheme="minorBidi"/>
              <w:noProof/>
              <w:kern w:val="2"/>
              <w:szCs w:val="22"/>
              <w14:ligatures w14:val="standardContextual"/>
            </w:rPr>
          </w:pPr>
          <w:hyperlink w:anchor="_Toc152677793" w:history="1">
            <w:r w:rsidR="00516EF4" w:rsidRPr="00516EF4">
              <w:rPr>
                <w:rStyle w:val="ae"/>
                <w:rFonts w:ascii="Times New Roman" w:eastAsia="標楷體" w:hAnsi="Times New Roman"/>
                <w:noProof/>
              </w:rPr>
              <w:t>3.2</w:t>
            </w:r>
            <w:r w:rsidR="00516EF4" w:rsidRPr="00516EF4">
              <w:rPr>
                <w:rStyle w:val="ae"/>
                <w:rFonts w:ascii="Times New Roman" w:eastAsia="標楷體" w:hAnsi="Times New Roman" w:hint="eastAsia"/>
                <w:noProof/>
              </w:rPr>
              <w:t>客服人員</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_Toc152677793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20</w:t>
            </w:r>
            <w:r w:rsidR="00516EF4" w:rsidRPr="00516EF4">
              <w:rPr>
                <w:rFonts w:ascii="Times New Roman" w:eastAsia="標楷體" w:hAnsi="Times New Roman"/>
                <w:noProof/>
                <w:webHidden/>
              </w:rPr>
              <w:fldChar w:fldCharType="end"/>
            </w:r>
          </w:hyperlink>
        </w:p>
        <w:p w14:paraId="6C242323" w14:textId="1931A17C"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4" w:history="1">
            <w:r w:rsidR="00516EF4" w:rsidRPr="00516EF4">
              <w:rPr>
                <w:rStyle w:val="ae"/>
                <w:rFonts w:ascii="Times New Roman" w:eastAsia="標楷體" w:hAnsi="Times New Roman"/>
                <w:noProof/>
              </w:rPr>
              <w:t>1-2-1</w:t>
            </w:r>
            <w:r w:rsidR="00516EF4" w:rsidRPr="00516EF4">
              <w:rPr>
                <w:rStyle w:val="ae"/>
                <w:rFonts w:ascii="Times New Roman" w:eastAsia="標楷體" w:hAnsi="Times New Roman" w:hint="eastAsia"/>
                <w:noProof/>
              </w:rPr>
              <w:t>申報單建立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_Toc152677794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20</w:t>
            </w:r>
            <w:r w:rsidR="00516EF4" w:rsidRPr="00516EF4">
              <w:rPr>
                <w:rFonts w:ascii="Times New Roman" w:eastAsia="標楷體" w:hAnsi="Times New Roman"/>
                <w:noProof/>
                <w:webHidden/>
              </w:rPr>
              <w:fldChar w:fldCharType="end"/>
            </w:r>
          </w:hyperlink>
        </w:p>
        <w:p w14:paraId="4164EAE7" w14:textId="282D12E2"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5" w:history="1">
            <w:r w:rsidR="00516EF4" w:rsidRPr="00516EF4">
              <w:rPr>
                <w:rStyle w:val="ae"/>
                <w:rFonts w:ascii="Times New Roman" w:eastAsia="標楷體" w:hAnsi="Times New Roman"/>
                <w:noProof/>
              </w:rPr>
              <w:t>1-2-2</w:t>
            </w:r>
            <w:r w:rsidR="00516EF4" w:rsidRPr="00516EF4">
              <w:rPr>
                <w:rStyle w:val="ae"/>
                <w:rFonts w:ascii="Times New Roman" w:eastAsia="標楷體" w:hAnsi="Times New Roman" w:hint="eastAsia"/>
                <w:noProof/>
              </w:rPr>
              <w:t>檢視異常申報單查詢</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售服</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頁面</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_Toc152677795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22</w:t>
            </w:r>
            <w:r w:rsidR="00516EF4" w:rsidRPr="00516EF4">
              <w:rPr>
                <w:rFonts w:ascii="Times New Roman" w:eastAsia="標楷體" w:hAnsi="Times New Roman"/>
                <w:noProof/>
                <w:webHidden/>
              </w:rPr>
              <w:fldChar w:fldCharType="end"/>
            </w:r>
          </w:hyperlink>
        </w:p>
        <w:p w14:paraId="57947D0D" w14:textId="28402066"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6" w:history="1">
            <w:r w:rsidR="00516EF4" w:rsidRPr="00516EF4">
              <w:rPr>
                <w:rStyle w:val="ae"/>
                <w:rFonts w:ascii="Times New Roman" w:eastAsia="標楷體" w:hAnsi="Times New Roman"/>
                <w:noProof/>
              </w:rPr>
              <w:t>1-2-3</w:t>
            </w:r>
            <w:r w:rsidR="00516EF4" w:rsidRPr="00516EF4">
              <w:rPr>
                <w:rStyle w:val="ae"/>
                <w:rFonts w:ascii="Times New Roman" w:eastAsia="標楷體" w:hAnsi="Times New Roman" w:hint="eastAsia"/>
                <w:noProof/>
              </w:rPr>
              <w:t>尚未提交</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編輯</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_Toc152677796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24</w:t>
            </w:r>
            <w:r w:rsidR="00516EF4" w:rsidRPr="00516EF4">
              <w:rPr>
                <w:rFonts w:ascii="Times New Roman" w:eastAsia="標楷體" w:hAnsi="Times New Roman"/>
                <w:noProof/>
                <w:webHidden/>
              </w:rPr>
              <w:fldChar w:fldCharType="end"/>
            </w:r>
          </w:hyperlink>
        </w:p>
        <w:p w14:paraId="768E5374" w14:textId="71F6EDAC"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7" w:history="1">
            <w:r w:rsidR="00516EF4" w:rsidRPr="00516EF4">
              <w:rPr>
                <w:rStyle w:val="ae"/>
                <w:rFonts w:ascii="Times New Roman" w:eastAsia="標楷體" w:hAnsi="Times New Roman"/>
                <w:noProof/>
              </w:rPr>
              <w:t xml:space="preserve">1-2-4 </w:t>
            </w:r>
            <w:r w:rsidR="00516EF4" w:rsidRPr="00516EF4">
              <w:rPr>
                <w:rStyle w:val="ae"/>
                <w:rFonts w:ascii="Times New Roman" w:eastAsia="標楷體" w:hAnsi="Times New Roman" w:hint="eastAsia"/>
                <w:noProof/>
              </w:rPr>
              <w:t>尚未提交</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檢視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24</w:t>
            </w:r>
            <w:r w:rsidR="00516EF4" w:rsidRPr="00516EF4">
              <w:rPr>
                <w:rFonts w:ascii="Times New Roman" w:eastAsia="標楷體" w:hAnsi="Times New Roman"/>
                <w:noProof/>
                <w:webHidden/>
              </w:rPr>
              <w:fldChar w:fldCharType="end"/>
            </w:r>
          </w:hyperlink>
        </w:p>
        <w:p w14:paraId="4D249362" w14:textId="543537CA"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8" w:history="1">
            <w:r w:rsidR="00516EF4" w:rsidRPr="00516EF4">
              <w:rPr>
                <w:rStyle w:val="ae"/>
                <w:rFonts w:ascii="Times New Roman" w:eastAsia="標楷體" w:hAnsi="Times New Roman"/>
                <w:noProof/>
              </w:rPr>
              <w:t xml:space="preserve">1-2-5 </w:t>
            </w:r>
            <w:r w:rsidR="00516EF4" w:rsidRPr="00516EF4">
              <w:rPr>
                <w:rStyle w:val="ae"/>
                <w:rFonts w:ascii="Times New Roman" w:eastAsia="標楷體" w:hAnsi="Times New Roman" w:hint="eastAsia"/>
                <w:noProof/>
              </w:rPr>
              <w:t>處理中</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檢視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26</w:t>
            </w:r>
            <w:r w:rsidR="00516EF4" w:rsidRPr="00516EF4">
              <w:rPr>
                <w:rFonts w:ascii="Times New Roman" w:eastAsia="標楷體" w:hAnsi="Times New Roman"/>
                <w:noProof/>
                <w:webHidden/>
              </w:rPr>
              <w:fldChar w:fldCharType="end"/>
            </w:r>
          </w:hyperlink>
        </w:p>
        <w:p w14:paraId="0F36F564" w14:textId="4F49FF10"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799" w:history="1">
            <w:r w:rsidR="00516EF4" w:rsidRPr="00516EF4">
              <w:rPr>
                <w:rStyle w:val="ae"/>
                <w:rFonts w:ascii="Times New Roman" w:eastAsia="標楷體" w:hAnsi="Times New Roman"/>
                <w:noProof/>
              </w:rPr>
              <w:t xml:space="preserve">1-2-6 </w:t>
            </w:r>
            <w:r w:rsidR="00516EF4" w:rsidRPr="00516EF4">
              <w:rPr>
                <w:rStyle w:val="ae"/>
                <w:rFonts w:ascii="Times New Roman" w:eastAsia="標楷體" w:hAnsi="Times New Roman" w:hint="eastAsia"/>
                <w:noProof/>
              </w:rPr>
              <w:t>已結案</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檢視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_Toc152677799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27</w:t>
            </w:r>
            <w:r w:rsidR="00516EF4" w:rsidRPr="00516EF4">
              <w:rPr>
                <w:rFonts w:ascii="Times New Roman" w:eastAsia="標楷體" w:hAnsi="Times New Roman"/>
                <w:noProof/>
                <w:webHidden/>
              </w:rPr>
              <w:fldChar w:fldCharType="end"/>
            </w:r>
          </w:hyperlink>
        </w:p>
        <w:p w14:paraId="4A70A830" w14:textId="5582DC8E"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0" w:history="1">
            <w:r w:rsidR="00516EF4" w:rsidRPr="00516EF4">
              <w:rPr>
                <w:rStyle w:val="ae"/>
                <w:rFonts w:ascii="Times New Roman" w:eastAsia="標楷體" w:hAnsi="Times New Roman"/>
                <w:noProof/>
              </w:rPr>
              <w:t xml:space="preserve">1-2-7 </w:t>
            </w:r>
            <w:r w:rsidR="00516EF4" w:rsidRPr="00516EF4">
              <w:rPr>
                <w:rStyle w:val="ae"/>
                <w:rFonts w:ascii="Times New Roman" w:eastAsia="標楷體" w:hAnsi="Times New Roman" w:hint="eastAsia"/>
                <w:noProof/>
              </w:rPr>
              <w:t>搜尋</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27</w:t>
            </w:r>
            <w:r w:rsidR="00516EF4" w:rsidRPr="00516EF4">
              <w:rPr>
                <w:rFonts w:ascii="Times New Roman" w:eastAsia="標楷體" w:hAnsi="Times New Roman"/>
                <w:noProof/>
                <w:webHidden/>
              </w:rPr>
              <w:fldChar w:fldCharType="end"/>
            </w:r>
          </w:hyperlink>
        </w:p>
        <w:p w14:paraId="5EF10F61" w14:textId="6E4E60D7"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801" w:history="1">
            <w:r w:rsidR="00516EF4" w:rsidRPr="00516EF4">
              <w:rPr>
                <w:rStyle w:val="ae"/>
                <w:rFonts w:ascii="Times New Roman" w:eastAsia="標楷體" w:hAnsi="Times New Roman"/>
                <w:noProof/>
              </w:rPr>
              <w:t>3.3</w:t>
            </w:r>
            <w:r w:rsidR="00516EF4" w:rsidRPr="00516EF4">
              <w:rPr>
                <w:rStyle w:val="ae"/>
                <w:rFonts w:ascii="Times New Roman" w:eastAsia="標楷體" w:hAnsi="Times New Roman" w:hint="eastAsia"/>
                <w:noProof/>
              </w:rPr>
              <w:t>品管部主管</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28</w:t>
            </w:r>
            <w:r w:rsidR="00516EF4" w:rsidRPr="00516EF4">
              <w:rPr>
                <w:rFonts w:ascii="Times New Roman" w:eastAsia="標楷體" w:hAnsi="Times New Roman"/>
                <w:noProof/>
                <w:webHidden/>
              </w:rPr>
              <w:fldChar w:fldCharType="end"/>
            </w:r>
          </w:hyperlink>
        </w:p>
        <w:p w14:paraId="60E7E330" w14:textId="4895C800"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2" w:history="1">
            <w:r w:rsidR="00516EF4" w:rsidRPr="00516EF4">
              <w:rPr>
                <w:rStyle w:val="ae"/>
                <w:rFonts w:ascii="Times New Roman" w:eastAsia="標楷體" w:hAnsi="Times New Roman"/>
                <w:noProof/>
              </w:rPr>
              <w:t xml:space="preserve">1-3-1  </w:t>
            </w:r>
            <w:r w:rsidR="00516EF4" w:rsidRPr="00516EF4">
              <w:rPr>
                <w:rStyle w:val="ae"/>
                <w:rFonts w:ascii="Times New Roman" w:eastAsia="標楷體" w:hAnsi="Times New Roman" w:hint="eastAsia"/>
                <w:noProof/>
              </w:rPr>
              <w:t>檢視異常處理查詢</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品管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頁面</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_Toc152677802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28</w:t>
            </w:r>
            <w:r w:rsidR="00516EF4" w:rsidRPr="00516EF4">
              <w:rPr>
                <w:rFonts w:ascii="Times New Roman" w:eastAsia="標楷體" w:hAnsi="Times New Roman"/>
                <w:noProof/>
                <w:webHidden/>
              </w:rPr>
              <w:fldChar w:fldCharType="end"/>
            </w:r>
          </w:hyperlink>
        </w:p>
        <w:p w14:paraId="3B03984E" w14:textId="232FF12F"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3" w:history="1">
            <w:r w:rsidR="00516EF4" w:rsidRPr="00516EF4">
              <w:rPr>
                <w:rStyle w:val="ae"/>
                <w:rFonts w:ascii="Times New Roman" w:eastAsia="標楷體" w:hAnsi="Times New Roman"/>
                <w:noProof/>
              </w:rPr>
              <w:t>1-3-2</w:t>
            </w:r>
            <w:r w:rsidR="00516EF4" w:rsidRPr="00516EF4">
              <w:rPr>
                <w:rStyle w:val="ae"/>
                <w:rFonts w:ascii="Times New Roman" w:eastAsia="標楷體" w:hAnsi="Times New Roman" w:hint="eastAsia"/>
                <w:noProof/>
              </w:rPr>
              <w:t>檢視分析</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近期查詢</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_Toc152677803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30</w:t>
            </w:r>
            <w:r w:rsidR="00516EF4" w:rsidRPr="00516EF4">
              <w:rPr>
                <w:rFonts w:ascii="Times New Roman" w:eastAsia="標楷體" w:hAnsi="Times New Roman"/>
                <w:noProof/>
                <w:webHidden/>
              </w:rPr>
              <w:fldChar w:fldCharType="end"/>
            </w:r>
          </w:hyperlink>
        </w:p>
        <w:p w14:paraId="13F6C972" w14:textId="345B0EAA"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4" w:history="1">
            <w:r w:rsidR="00516EF4" w:rsidRPr="00516EF4">
              <w:rPr>
                <w:rStyle w:val="ae"/>
                <w:rFonts w:ascii="Times New Roman" w:eastAsia="標楷體" w:hAnsi="Times New Roman"/>
                <w:noProof/>
              </w:rPr>
              <w:t>1-3-3</w:t>
            </w:r>
            <w:r w:rsidR="00516EF4" w:rsidRPr="00516EF4">
              <w:rPr>
                <w:rStyle w:val="ae"/>
                <w:rFonts w:ascii="Times New Roman" w:eastAsia="標楷體" w:hAnsi="Times New Roman" w:hint="eastAsia"/>
                <w:noProof/>
              </w:rPr>
              <w:t>檢視分析</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指定日期</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_Toc152677804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31</w:t>
            </w:r>
            <w:r w:rsidR="00516EF4" w:rsidRPr="00516EF4">
              <w:rPr>
                <w:rFonts w:ascii="Times New Roman" w:eastAsia="標楷體" w:hAnsi="Times New Roman"/>
                <w:noProof/>
                <w:webHidden/>
              </w:rPr>
              <w:fldChar w:fldCharType="end"/>
            </w:r>
          </w:hyperlink>
        </w:p>
        <w:p w14:paraId="7D9ADD79" w14:textId="6B33BDEC"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5" w:history="1">
            <w:r w:rsidR="00516EF4" w:rsidRPr="00516EF4">
              <w:rPr>
                <w:rStyle w:val="ae"/>
                <w:rFonts w:ascii="Times New Roman" w:eastAsia="標楷體" w:hAnsi="Times New Roman"/>
                <w:noProof/>
              </w:rPr>
              <w:t xml:space="preserve">1-3-4 </w:t>
            </w:r>
            <w:r w:rsidR="00516EF4" w:rsidRPr="00516EF4">
              <w:rPr>
                <w:rStyle w:val="ae"/>
                <w:rFonts w:ascii="Times New Roman" w:eastAsia="標楷體" w:hAnsi="Times New Roman" w:hint="eastAsia"/>
                <w:noProof/>
              </w:rPr>
              <w:t>等待處理</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指派</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_Toc152677805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32</w:t>
            </w:r>
            <w:r w:rsidR="00516EF4" w:rsidRPr="00516EF4">
              <w:rPr>
                <w:rFonts w:ascii="Times New Roman" w:eastAsia="標楷體" w:hAnsi="Times New Roman"/>
                <w:noProof/>
                <w:webHidden/>
              </w:rPr>
              <w:fldChar w:fldCharType="end"/>
            </w:r>
          </w:hyperlink>
        </w:p>
        <w:p w14:paraId="392F5A9A" w14:textId="091C7975"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6" w:history="1">
            <w:r w:rsidR="00516EF4" w:rsidRPr="00516EF4">
              <w:rPr>
                <w:rStyle w:val="ae"/>
                <w:rFonts w:ascii="Times New Roman" w:eastAsia="標楷體" w:hAnsi="Times New Roman"/>
                <w:noProof/>
              </w:rPr>
              <w:t>1-3-4-1</w:t>
            </w:r>
            <w:r w:rsidR="00516EF4" w:rsidRPr="00516EF4">
              <w:rPr>
                <w:rStyle w:val="ae"/>
                <w:rFonts w:ascii="Times New Roman" w:eastAsia="標楷體" w:hAnsi="Times New Roman" w:hint="eastAsia"/>
                <w:noProof/>
              </w:rPr>
              <w:t>責任指派</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_Toc152677806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33</w:t>
            </w:r>
            <w:r w:rsidR="00516EF4" w:rsidRPr="00516EF4">
              <w:rPr>
                <w:rFonts w:ascii="Times New Roman" w:eastAsia="標楷體" w:hAnsi="Times New Roman"/>
                <w:noProof/>
                <w:webHidden/>
              </w:rPr>
              <w:fldChar w:fldCharType="end"/>
            </w:r>
          </w:hyperlink>
        </w:p>
        <w:p w14:paraId="68B3924C" w14:textId="68771E22"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7" w:history="1">
            <w:r w:rsidR="00516EF4" w:rsidRPr="00516EF4">
              <w:rPr>
                <w:rStyle w:val="ae"/>
                <w:rFonts w:ascii="Times New Roman" w:eastAsia="標楷體" w:hAnsi="Times New Roman"/>
                <w:noProof/>
              </w:rPr>
              <w:t xml:space="preserve">1-3-5 </w:t>
            </w:r>
            <w:r w:rsidR="00516EF4" w:rsidRPr="00516EF4">
              <w:rPr>
                <w:rStyle w:val="ae"/>
                <w:rFonts w:ascii="Times New Roman" w:eastAsia="標楷體" w:hAnsi="Times New Roman" w:hint="eastAsia"/>
                <w:noProof/>
              </w:rPr>
              <w:t>等待處理</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裁定</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34</w:t>
            </w:r>
            <w:r w:rsidR="00516EF4" w:rsidRPr="00516EF4">
              <w:rPr>
                <w:rFonts w:ascii="Times New Roman" w:eastAsia="標楷體" w:hAnsi="Times New Roman"/>
                <w:noProof/>
                <w:webHidden/>
              </w:rPr>
              <w:fldChar w:fldCharType="end"/>
            </w:r>
          </w:hyperlink>
        </w:p>
        <w:p w14:paraId="4C004AF8" w14:textId="77DA8BCD"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8" w:history="1">
            <w:r w:rsidR="00516EF4" w:rsidRPr="00516EF4">
              <w:rPr>
                <w:rStyle w:val="ae"/>
                <w:rFonts w:ascii="Times New Roman" w:eastAsia="標楷體" w:hAnsi="Times New Roman"/>
                <w:noProof/>
              </w:rPr>
              <w:t>1-3-6</w:t>
            </w:r>
            <w:r w:rsidR="00516EF4" w:rsidRPr="00516EF4">
              <w:rPr>
                <w:rStyle w:val="ae"/>
                <w:rFonts w:ascii="Times New Roman" w:eastAsia="標楷體" w:hAnsi="Times New Roman" w:hint="eastAsia"/>
                <w:noProof/>
              </w:rPr>
              <w:t>等待回覆</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檢視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35</w:t>
            </w:r>
            <w:r w:rsidR="00516EF4" w:rsidRPr="00516EF4">
              <w:rPr>
                <w:rFonts w:ascii="Times New Roman" w:eastAsia="標楷體" w:hAnsi="Times New Roman"/>
                <w:noProof/>
                <w:webHidden/>
              </w:rPr>
              <w:fldChar w:fldCharType="end"/>
            </w:r>
          </w:hyperlink>
        </w:p>
        <w:p w14:paraId="4248F25F" w14:textId="1C27C0B5"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09" w:history="1">
            <w:r w:rsidR="00516EF4" w:rsidRPr="00516EF4">
              <w:rPr>
                <w:rStyle w:val="ae"/>
                <w:rFonts w:ascii="Times New Roman" w:eastAsia="標楷體" w:hAnsi="Times New Roman"/>
                <w:noProof/>
              </w:rPr>
              <w:t xml:space="preserve">1-3-7 </w:t>
            </w:r>
            <w:r w:rsidR="00516EF4" w:rsidRPr="00516EF4">
              <w:rPr>
                <w:rStyle w:val="ae"/>
                <w:rFonts w:ascii="Times New Roman" w:eastAsia="標楷體" w:hAnsi="Times New Roman" w:hint="eastAsia"/>
                <w:noProof/>
              </w:rPr>
              <w:t>回覆進度</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_Toc152677809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36</w:t>
            </w:r>
            <w:r w:rsidR="00516EF4" w:rsidRPr="00516EF4">
              <w:rPr>
                <w:rFonts w:ascii="Times New Roman" w:eastAsia="標楷體" w:hAnsi="Times New Roman"/>
                <w:noProof/>
                <w:webHidden/>
              </w:rPr>
              <w:fldChar w:fldCharType="end"/>
            </w:r>
          </w:hyperlink>
        </w:p>
        <w:p w14:paraId="0386FE08" w14:textId="18EB8C8B"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810" w:history="1">
            <w:r w:rsidR="00516EF4" w:rsidRPr="00516EF4">
              <w:rPr>
                <w:rStyle w:val="ae"/>
                <w:rFonts w:ascii="Times New Roman" w:eastAsia="標楷體" w:hAnsi="Times New Roman"/>
                <w:noProof/>
              </w:rPr>
              <w:t>3.4</w:t>
            </w:r>
            <w:r w:rsidR="00516EF4" w:rsidRPr="00516EF4">
              <w:rPr>
                <w:rStyle w:val="ae"/>
                <w:rFonts w:ascii="Times New Roman" w:eastAsia="標楷體" w:hAnsi="Times New Roman" w:hint="eastAsia"/>
                <w:noProof/>
              </w:rPr>
              <w:t>品管部主管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異常處理回覆進度</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37</w:t>
            </w:r>
            <w:r w:rsidR="00516EF4" w:rsidRPr="00516EF4">
              <w:rPr>
                <w:rFonts w:ascii="Times New Roman" w:eastAsia="標楷體" w:hAnsi="Times New Roman"/>
                <w:noProof/>
                <w:webHidden/>
              </w:rPr>
              <w:fldChar w:fldCharType="end"/>
            </w:r>
          </w:hyperlink>
        </w:p>
        <w:p w14:paraId="6CCC3260" w14:textId="5E495B83"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1" w:history="1">
            <w:r w:rsidR="00516EF4" w:rsidRPr="00516EF4">
              <w:rPr>
                <w:rStyle w:val="ae"/>
                <w:rFonts w:ascii="Times New Roman" w:eastAsia="標楷體" w:hAnsi="Times New Roman"/>
                <w:noProof/>
              </w:rPr>
              <w:t xml:space="preserve">1-4-1 </w:t>
            </w:r>
            <w:r w:rsidR="00516EF4" w:rsidRPr="00516EF4">
              <w:rPr>
                <w:rStyle w:val="ae"/>
                <w:rFonts w:ascii="Times New Roman" w:eastAsia="標楷體" w:hAnsi="Times New Roman" w:hint="eastAsia"/>
                <w:noProof/>
              </w:rPr>
              <w:t>檢視異常處理回覆</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頁面</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37</w:t>
            </w:r>
            <w:r w:rsidR="00516EF4" w:rsidRPr="00516EF4">
              <w:rPr>
                <w:rFonts w:ascii="Times New Roman" w:eastAsia="標楷體" w:hAnsi="Times New Roman"/>
                <w:noProof/>
                <w:webHidden/>
              </w:rPr>
              <w:fldChar w:fldCharType="end"/>
            </w:r>
          </w:hyperlink>
        </w:p>
        <w:p w14:paraId="70B572ED" w14:textId="5F2F75E5"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2" w:history="1">
            <w:r w:rsidR="00516EF4" w:rsidRPr="00516EF4">
              <w:rPr>
                <w:rStyle w:val="ae"/>
                <w:rFonts w:ascii="Times New Roman" w:eastAsia="標楷體" w:hAnsi="Times New Roman"/>
                <w:noProof/>
              </w:rPr>
              <w:t xml:space="preserve">1-4-2  </w:t>
            </w:r>
            <w:r w:rsidR="00516EF4" w:rsidRPr="00516EF4">
              <w:rPr>
                <w:rStyle w:val="ae"/>
                <w:rFonts w:ascii="Times New Roman" w:eastAsia="標楷體" w:hAnsi="Times New Roman" w:hint="eastAsia"/>
                <w:noProof/>
              </w:rPr>
              <w:t>需回覆（主管）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查看申報單</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_Toc152677812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38</w:t>
            </w:r>
            <w:r w:rsidR="00516EF4" w:rsidRPr="00516EF4">
              <w:rPr>
                <w:rFonts w:ascii="Times New Roman" w:eastAsia="標楷體" w:hAnsi="Times New Roman"/>
                <w:noProof/>
                <w:webHidden/>
              </w:rPr>
              <w:fldChar w:fldCharType="end"/>
            </w:r>
          </w:hyperlink>
        </w:p>
        <w:p w14:paraId="7C06D738" w14:textId="0FBA381A"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3" w:history="1">
            <w:r w:rsidR="00516EF4" w:rsidRPr="00516EF4">
              <w:rPr>
                <w:rStyle w:val="ae"/>
                <w:rFonts w:ascii="Times New Roman" w:eastAsia="標楷體" w:hAnsi="Times New Roman"/>
                <w:noProof/>
              </w:rPr>
              <w:t xml:space="preserve">1-4-3  </w:t>
            </w:r>
            <w:r w:rsidR="00516EF4" w:rsidRPr="00516EF4">
              <w:rPr>
                <w:rStyle w:val="ae"/>
                <w:rFonts w:ascii="Times New Roman" w:eastAsia="標楷體" w:hAnsi="Times New Roman" w:hint="eastAsia"/>
                <w:noProof/>
              </w:rPr>
              <w:t>需回覆</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指派</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_Toc152677813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39</w:t>
            </w:r>
            <w:r w:rsidR="00516EF4" w:rsidRPr="00516EF4">
              <w:rPr>
                <w:rFonts w:ascii="Times New Roman" w:eastAsia="標楷體" w:hAnsi="Times New Roman"/>
                <w:noProof/>
                <w:webHidden/>
              </w:rPr>
              <w:fldChar w:fldCharType="end"/>
            </w:r>
          </w:hyperlink>
        </w:p>
        <w:p w14:paraId="2D7B798E" w14:textId="056EE73A"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4" w:history="1">
            <w:r w:rsidR="00516EF4" w:rsidRPr="00516EF4">
              <w:rPr>
                <w:rStyle w:val="ae"/>
                <w:rFonts w:ascii="Times New Roman" w:eastAsia="標楷體" w:hAnsi="Times New Roman"/>
                <w:noProof/>
              </w:rPr>
              <w:t xml:space="preserve">1-4-4 </w:t>
            </w:r>
            <w:r w:rsidR="00516EF4" w:rsidRPr="00516EF4">
              <w:rPr>
                <w:rStyle w:val="ae"/>
                <w:rFonts w:ascii="Times New Roman" w:eastAsia="標楷體" w:hAnsi="Times New Roman" w:hint="eastAsia"/>
                <w:noProof/>
              </w:rPr>
              <w:t>需回覆（主管）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_Toc152677814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40</w:t>
            </w:r>
            <w:r w:rsidR="00516EF4" w:rsidRPr="00516EF4">
              <w:rPr>
                <w:rFonts w:ascii="Times New Roman" w:eastAsia="標楷體" w:hAnsi="Times New Roman"/>
                <w:noProof/>
                <w:webHidden/>
              </w:rPr>
              <w:fldChar w:fldCharType="end"/>
            </w:r>
          </w:hyperlink>
        </w:p>
        <w:p w14:paraId="74F2F9F3" w14:textId="1BCDC600"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5" w:history="1">
            <w:r w:rsidR="00516EF4" w:rsidRPr="00516EF4">
              <w:rPr>
                <w:rStyle w:val="ae"/>
                <w:rFonts w:ascii="Times New Roman" w:eastAsia="標楷體" w:hAnsi="Times New Roman"/>
                <w:noProof/>
              </w:rPr>
              <w:t xml:space="preserve">1-4-5 </w:t>
            </w:r>
            <w:r w:rsidR="00516EF4" w:rsidRPr="00516EF4">
              <w:rPr>
                <w:rStyle w:val="ae"/>
                <w:rFonts w:ascii="Times New Roman" w:eastAsia="標楷體" w:hAnsi="Times New Roman" w:hint="eastAsia"/>
                <w:noProof/>
              </w:rPr>
              <w:t>需回覆（主管）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查看回覆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_Toc152677815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41</w:t>
            </w:r>
            <w:r w:rsidR="00516EF4" w:rsidRPr="00516EF4">
              <w:rPr>
                <w:rFonts w:ascii="Times New Roman" w:eastAsia="標楷體" w:hAnsi="Times New Roman"/>
                <w:noProof/>
                <w:webHidden/>
              </w:rPr>
              <w:fldChar w:fldCharType="end"/>
            </w:r>
          </w:hyperlink>
        </w:p>
        <w:p w14:paraId="286BD66A" w14:textId="4D1D7F32"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6" w:history="1">
            <w:r w:rsidR="00516EF4" w:rsidRPr="00516EF4">
              <w:rPr>
                <w:rStyle w:val="ae"/>
                <w:rFonts w:ascii="Times New Roman" w:eastAsia="標楷體" w:hAnsi="Times New Roman"/>
                <w:noProof/>
              </w:rPr>
              <w:t xml:space="preserve">1-4-6 </w:t>
            </w:r>
            <w:r w:rsidR="00516EF4" w:rsidRPr="00516EF4">
              <w:rPr>
                <w:rStyle w:val="ae"/>
                <w:rFonts w:ascii="Times New Roman" w:eastAsia="標楷體" w:hAnsi="Times New Roman" w:hint="eastAsia"/>
                <w:noProof/>
              </w:rPr>
              <w:t>回覆完成（主管）</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查看回覆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_Toc152677816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42</w:t>
            </w:r>
            <w:r w:rsidR="00516EF4" w:rsidRPr="00516EF4">
              <w:rPr>
                <w:rFonts w:ascii="Times New Roman" w:eastAsia="標楷體" w:hAnsi="Times New Roman"/>
                <w:noProof/>
                <w:webHidden/>
              </w:rPr>
              <w:fldChar w:fldCharType="end"/>
            </w:r>
          </w:hyperlink>
        </w:p>
        <w:p w14:paraId="4C0D7327" w14:textId="0BB4584C"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817" w:history="1">
            <w:r w:rsidR="00516EF4" w:rsidRPr="00516EF4">
              <w:rPr>
                <w:rStyle w:val="ae"/>
                <w:rFonts w:ascii="Times New Roman" w:eastAsia="標楷體" w:hAnsi="Times New Roman"/>
                <w:noProof/>
              </w:rPr>
              <w:t>3.5</w:t>
            </w:r>
            <w:r w:rsidR="00516EF4" w:rsidRPr="00516EF4">
              <w:rPr>
                <w:rStyle w:val="ae"/>
                <w:rFonts w:ascii="Times New Roman" w:eastAsia="標楷體" w:hAnsi="Times New Roman" w:hint="eastAsia"/>
                <w:noProof/>
              </w:rPr>
              <w:t>各部門回覆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43</w:t>
            </w:r>
            <w:r w:rsidR="00516EF4" w:rsidRPr="00516EF4">
              <w:rPr>
                <w:rFonts w:ascii="Times New Roman" w:eastAsia="標楷體" w:hAnsi="Times New Roman"/>
                <w:noProof/>
                <w:webHidden/>
              </w:rPr>
              <w:fldChar w:fldCharType="end"/>
            </w:r>
          </w:hyperlink>
        </w:p>
        <w:p w14:paraId="3B07866B" w14:textId="025021BD"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8" w:history="1">
            <w:r w:rsidR="00516EF4" w:rsidRPr="00516EF4">
              <w:rPr>
                <w:rStyle w:val="ae"/>
                <w:rFonts w:ascii="Times New Roman" w:eastAsia="標楷體" w:hAnsi="Times New Roman"/>
                <w:noProof/>
              </w:rPr>
              <w:t xml:space="preserve">1-4-7 </w:t>
            </w:r>
            <w:r w:rsidR="00516EF4" w:rsidRPr="00516EF4">
              <w:rPr>
                <w:rStyle w:val="ae"/>
                <w:rFonts w:ascii="Times New Roman" w:eastAsia="標楷體" w:hAnsi="Times New Roman" w:hint="eastAsia"/>
                <w:noProof/>
              </w:rPr>
              <w:t>檢視異常處理回覆</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個人</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頁面</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43</w:t>
            </w:r>
            <w:r w:rsidR="00516EF4" w:rsidRPr="00516EF4">
              <w:rPr>
                <w:rFonts w:ascii="Times New Roman" w:eastAsia="標楷體" w:hAnsi="Times New Roman"/>
                <w:noProof/>
                <w:webHidden/>
              </w:rPr>
              <w:fldChar w:fldCharType="end"/>
            </w:r>
          </w:hyperlink>
        </w:p>
        <w:p w14:paraId="2ABC9C40" w14:textId="291B5C45"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19" w:history="1">
            <w:r w:rsidR="00516EF4" w:rsidRPr="00516EF4">
              <w:rPr>
                <w:rStyle w:val="ae"/>
                <w:rFonts w:ascii="Times New Roman" w:eastAsia="標楷體" w:hAnsi="Times New Roman"/>
                <w:noProof/>
              </w:rPr>
              <w:t xml:space="preserve">1-4-8 </w:t>
            </w:r>
            <w:r w:rsidR="00516EF4" w:rsidRPr="00516EF4">
              <w:rPr>
                <w:rStyle w:val="ae"/>
                <w:rFonts w:ascii="Times New Roman" w:eastAsia="標楷體" w:hAnsi="Times New Roman" w:hint="eastAsia"/>
                <w:noProof/>
              </w:rPr>
              <w:t>需回覆（個人）</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_Toc152677819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44</w:t>
            </w:r>
            <w:r w:rsidR="00516EF4" w:rsidRPr="00516EF4">
              <w:rPr>
                <w:rFonts w:ascii="Times New Roman" w:eastAsia="標楷體" w:hAnsi="Times New Roman"/>
                <w:noProof/>
                <w:webHidden/>
              </w:rPr>
              <w:fldChar w:fldCharType="end"/>
            </w:r>
          </w:hyperlink>
        </w:p>
        <w:p w14:paraId="20C313E0" w14:textId="7D660D04"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0" w:history="1">
            <w:r w:rsidR="00516EF4" w:rsidRPr="00516EF4">
              <w:rPr>
                <w:rStyle w:val="ae"/>
                <w:rFonts w:ascii="Times New Roman" w:eastAsia="標楷體" w:hAnsi="Times New Roman"/>
                <w:noProof/>
              </w:rPr>
              <w:t xml:space="preserve">1-4-9 </w:t>
            </w:r>
            <w:r w:rsidR="00516EF4" w:rsidRPr="00516EF4">
              <w:rPr>
                <w:rStyle w:val="ae"/>
                <w:rFonts w:ascii="Times New Roman" w:eastAsia="標楷體" w:hAnsi="Times New Roman" w:hint="eastAsia"/>
                <w:noProof/>
              </w:rPr>
              <w:t>需回覆（個人）</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查看回覆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44</w:t>
            </w:r>
            <w:r w:rsidR="00516EF4" w:rsidRPr="00516EF4">
              <w:rPr>
                <w:rFonts w:ascii="Times New Roman" w:eastAsia="標楷體" w:hAnsi="Times New Roman"/>
                <w:noProof/>
                <w:webHidden/>
              </w:rPr>
              <w:fldChar w:fldCharType="end"/>
            </w:r>
          </w:hyperlink>
        </w:p>
        <w:p w14:paraId="76DE3CEE" w14:textId="7224389C"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1" w:history="1">
            <w:r w:rsidR="00516EF4" w:rsidRPr="00516EF4">
              <w:rPr>
                <w:rStyle w:val="ae"/>
                <w:rFonts w:ascii="Times New Roman" w:eastAsia="標楷體" w:hAnsi="Times New Roman"/>
                <w:noProof/>
              </w:rPr>
              <w:t xml:space="preserve">1-4-10 </w:t>
            </w:r>
            <w:r w:rsidR="00516EF4" w:rsidRPr="00516EF4">
              <w:rPr>
                <w:rStyle w:val="ae"/>
                <w:rFonts w:ascii="Times New Roman" w:eastAsia="標楷體" w:hAnsi="Times New Roman" w:hint="eastAsia"/>
                <w:noProof/>
              </w:rPr>
              <w:t>回覆完成</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個人</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查看回覆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45</w:t>
            </w:r>
            <w:r w:rsidR="00516EF4" w:rsidRPr="00516EF4">
              <w:rPr>
                <w:rFonts w:ascii="Times New Roman" w:eastAsia="標楷體" w:hAnsi="Times New Roman"/>
                <w:noProof/>
                <w:webHidden/>
              </w:rPr>
              <w:fldChar w:fldCharType="end"/>
            </w:r>
          </w:hyperlink>
        </w:p>
        <w:p w14:paraId="46D47E61" w14:textId="7CD59016"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822" w:history="1">
            <w:r w:rsidR="00516EF4" w:rsidRPr="00516EF4">
              <w:rPr>
                <w:rStyle w:val="ae"/>
                <w:rFonts w:ascii="Times New Roman" w:eastAsia="標楷體" w:hAnsi="Times New Roman"/>
                <w:noProof/>
              </w:rPr>
              <w:t>3.6</w:t>
            </w:r>
            <w:r w:rsidR="00516EF4" w:rsidRPr="00516EF4">
              <w:rPr>
                <w:rStyle w:val="ae"/>
                <w:rFonts w:ascii="Times New Roman" w:eastAsia="標楷體" w:hAnsi="Times New Roman" w:hint="eastAsia"/>
                <w:noProof/>
              </w:rPr>
              <w:t>客戶</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_Toc152677822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45</w:t>
            </w:r>
            <w:r w:rsidR="00516EF4" w:rsidRPr="00516EF4">
              <w:rPr>
                <w:rFonts w:ascii="Times New Roman" w:eastAsia="標楷體" w:hAnsi="Times New Roman"/>
                <w:noProof/>
                <w:webHidden/>
              </w:rPr>
              <w:fldChar w:fldCharType="end"/>
            </w:r>
          </w:hyperlink>
        </w:p>
        <w:p w14:paraId="61013C42" w14:textId="7BEF68C4"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3" w:history="1">
            <w:r w:rsidR="00516EF4" w:rsidRPr="00516EF4">
              <w:rPr>
                <w:rStyle w:val="ae"/>
                <w:rFonts w:ascii="Times New Roman" w:eastAsia="標楷體" w:hAnsi="Times New Roman"/>
                <w:noProof/>
              </w:rPr>
              <w:t xml:space="preserve">1-5-1 </w:t>
            </w:r>
            <w:r w:rsidR="00516EF4" w:rsidRPr="00516EF4">
              <w:rPr>
                <w:rStyle w:val="ae"/>
                <w:rFonts w:ascii="Times New Roman" w:eastAsia="標楷體" w:hAnsi="Times New Roman" w:hint="eastAsia"/>
                <w:noProof/>
              </w:rPr>
              <w:t>申報狀況追蹤</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_Toc152677823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45</w:t>
            </w:r>
            <w:r w:rsidR="00516EF4" w:rsidRPr="00516EF4">
              <w:rPr>
                <w:rFonts w:ascii="Times New Roman" w:eastAsia="標楷體" w:hAnsi="Times New Roman"/>
                <w:noProof/>
                <w:webHidden/>
              </w:rPr>
              <w:fldChar w:fldCharType="end"/>
            </w:r>
          </w:hyperlink>
        </w:p>
        <w:p w14:paraId="077194D5" w14:textId="6BEB20A0"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824" w:history="1">
            <w:r w:rsidR="00516EF4" w:rsidRPr="00516EF4">
              <w:rPr>
                <w:rStyle w:val="ae"/>
                <w:rFonts w:ascii="Times New Roman" w:eastAsia="標楷體" w:hAnsi="Times New Roman"/>
                <w:noProof/>
              </w:rPr>
              <w:t>3.7</w:t>
            </w:r>
            <w:r w:rsidR="00516EF4" w:rsidRPr="00516EF4">
              <w:rPr>
                <w:rStyle w:val="ae"/>
                <w:rFonts w:ascii="Times New Roman" w:eastAsia="標楷體" w:hAnsi="Times New Roman" w:hint="eastAsia"/>
                <w:noProof/>
              </w:rPr>
              <w:t>案件負責人</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_Toc152677824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47</w:t>
            </w:r>
            <w:r w:rsidR="00516EF4" w:rsidRPr="00516EF4">
              <w:rPr>
                <w:rFonts w:ascii="Times New Roman" w:eastAsia="標楷體" w:hAnsi="Times New Roman"/>
                <w:noProof/>
                <w:webHidden/>
              </w:rPr>
              <w:fldChar w:fldCharType="end"/>
            </w:r>
          </w:hyperlink>
        </w:p>
        <w:p w14:paraId="2B677597" w14:textId="238AA0C0"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5" w:history="1">
            <w:r w:rsidR="00516EF4" w:rsidRPr="00516EF4">
              <w:rPr>
                <w:rStyle w:val="ae"/>
                <w:rFonts w:ascii="Times New Roman" w:eastAsia="標楷體" w:hAnsi="Times New Roman"/>
                <w:noProof/>
              </w:rPr>
              <w:t xml:space="preserve">1-6-1 </w:t>
            </w:r>
            <w:r w:rsidR="00516EF4" w:rsidRPr="00516EF4">
              <w:rPr>
                <w:rStyle w:val="ae"/>
                <w:rFonts w:ascii="Times New Roman" w:eastAsia="標楷體" w:hAnsi="Times New Roman" w:hint="eastAsia"/>
                <w:noProof/>
              </w:rPr>
              <w:t>案件負責查詢</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檢視</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_Toc152677825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47</w:t>
            </w:r>
            <w:r w:rsidR="00516EF4" w:rsidRPr="00516EF4">
              <w:rPr>
                <w:rFonts w:ascii="Times New Roman" w:eastAsia="標楷體" w:hAnsi="Times New Roman"/>
                <w:noProof/>
                <w:webHidden/>
              </w:rPr>
              <w:fldChar w:fldCharType="end"/>
            </w:r>
          </w:hyperlink>
        </w:p>
        <w:p w14:paraId="3B16DCE6" w14:textId="428CA6CD" w:rsidR="00516EF4" w:rsidRPr="00516EF4" w:rsidRDefault="001B49B3">
          <w:pPr>
            <w:pStyle w:val="31"/>
            <w:tabs>
              <w:tab w:val="right" w:leader="dot" w:pos="8777"/>
            </w:tabs>
            <w:rPr>
              <w:rFonts w:ascii="Times New Roman" w:eastAsia="標楷體" w:hAnsi="Times New Roman" w:cstheme="minorBidi"/>
              <w:noProof/>
              <w:kern w:val="2"/>
              <w:szCs w:val="22"/>
              <w14:ligatures w14:val="standardContextual"/>
            </w:rPr>
          </w:pPr>
          <w:hyperlink w:anchor="_Toc152677826" w:history="1">
            <w:r w:rsidR="00516EF4" w:rsidRPr="00516EF4">
              <w:rPr>
                <w:rStyle w:val="ae"/>
                <w:rFonts w:ascii="Times New Roman" w:eastAsia="標楷體" w:hAnsi="Times New Roman"/>
                <w:noProof/>
              </w:rPr>
              <w:t>3.8</w:t>
            </w:r>
            <w:r w:rsidR="00516EF4" w:rsidRPr="00516EF4">
              <w:rPr>
                <w:rStyle w:val="ae"/>
                <w:rFonts w:ascii="Times New Roman" w:eastAsia="標楷體" w:hAnsi="Times New Roman" w:hint="eastAsia"/>
                <w:noProof/>
              </w:rPr>
              <w:t>系統管理員</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_Toc152677826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48</w:t>
            </w:r>
            <w:r w:rsidR="00516EF4" w:rsidRPr="00516EF4">
              <w:rPr>
                <w:rFonts w:ascii="Times New Roman" w:eastAsia="標楷體" w:hAnsi="Times New Roman"/>
                <w:noProof/>
                <w:webHidden/>
              </w:rPr>
              <w:fldChar w:fldCharType="end"/>
            </w:r>
          </w:hyperlink>
        </w:p>
        <w:p w14:paraId="7725427C" w14:textId="6219944B"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7" w:history="1">
            <w:r w:rsidR="00516EF4" w:rsidRPr="00516EF4">
              <w:rPr>
                <w:rStyle w:val="ae"/>
                <w:rFonts w:ascii="Times New Roman" w:eastAsia="標楷體" w:hAnsi="Times New Roman"/>
                <w:noProof/>
              </w:rPr>
              <w:t xml:space="preserve">1-7-1 </w:t>
            </w:r>
            <w:r w:rsidR="00516EF4" w:rsidRPr="00516EF4">
              <w:rPr>
                <w:rStyle w:val="ae"/>
                <w:rFonts w:ascii="Times New Roman" w:eastAsia="標楷體" w:hAnsi="Times New Roman" w:hint="eastAsia"/>
                <w:noProof/>
              </w:rPr>
              <w:t>後台管理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48</w:t>
            </w:r>
            <w:r w:rsidR="00516EF4" w:rsidRPr="00516EF4">
              <w:rPr>
                <w:rFonts w:ascii="Times New Roman" w:eastAsia="標楷體" w:hAnsi="Times New Roman"/>
                <w:noProof/>
                <w:webHidden/>
              </w:rPr>
              <w:fldChar w:fldCharType="end"/>
            </w:r>
          </w:hyperlink>
        </w:p>
        <w:p w14:paraId="6B749491" w14:textId="5E11A471"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8" w:history="1">
            <w:r w:rsidR="00516EF4" w:rsidRPr="00516EF4">
              <w:rPr>
                <w:rStyle w:val="ae"/>
                <w:rFonts w:ascii="Times New Roman" w:eastAsia="標楷體" w:hAnsi="Times New Roman"/>
                <w:noProof/>
              </w:rPr>
              <w:t>1-7-2</w:t>
            </w:r>
            <w:r w:rsidR="00516EF4" w:rsidRPr="00516EF4">
              <w:rPr>
                <w:rStyle w:val="ae"/>
                <w:rFonts w:ascii="Times New Roman" w:eastAsia="標楷體" w:hAnsi="Times New Roman" w:hint="eastAsia"/>
                <w:noProof/>
              </w:rPr>
              <w:t>員工帳號審核</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49</w:t>
            </w:r>
            <w:r w:rsidR="00516EF4" w:rsidRPr="00516EF4">
              <w:rPr>
                <w:rFonts w:ascii="Times New Roman" w:eastAsia="標楷體" w:hAnsi="Times New Roman"/>
                <w:noProof/>
                <w:webHidden/>
              </w:rPr>
              <w:fldChar w:fldCharType="end"/>
            </w:r>
          </w:hyperlink>
        </w:p>
        <w:p w14:paraId="727472E3" w14:textId="21F42218"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29" w:history="1">
            <w:r w:rsidR="00516EF4" w:rsidRPr="00516EF4">
              <w:rPr>
                <w:rStyle w:val="ae"/>
                <w:rFonts w:ascii="Times New Roman" w:eastAsia="標楷體" w:hAnsi="Times New Roman"/>
                <w:noProof/>
              </w:rPr>
              <w:t xml:space="preserve">1-7-3 </w:t>
            </w:r>
            <w:r w:rsidR="00516EF4" w:rsidRPr="00516EF4">
              <w:rPr>
                <w:rStyle w:val="ae"/>
                <w:rFonts w:ascii="Times New Roman" w:eastAsia="標楷體" w:hAnsi="Times New Roman" w:hint="eastAsia"/>
                <w:noProof/>
              </w:rPr>
              <w:t>部門授權</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_Toc152677829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50</w:t>
            </w:r>
            <w:r w:rsidR="00516EF4" w:rsidRPr="00516EF4">
              <w:rPr>
                <w:rFonts w:ascii="Times New Roman" w:eastAsia="標楷體" w:hAnsi="Times New Roman"/>
                <w:noProof/>
                <w:webHidden/>
              </w:rPr>
              <w:fldChar w:fldCharType="end"/>
            </w:r>
          </w:hyperlink>
        </w:p>
        <w:p w14:paraId="7868642D" w14:textId="1F8C3847"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0" w:history="1">
            <w:r w:rsidR="00516EF4" w:rsidRPr="00516EF4">
              <w:rPr>
                <w:rStyle w:val="ae"/>
                <w:rFonts w:ascii="Times New Roman" w:eastAsia="標楷體" w:hAnsi="Times New Roman"/>
                <w:noProof/>
              </w:rPr>
              <w:t>1-7-3-1</w:t>
            </w:r>
            <w:r w:rsidR="00516EF4" w:rsidRPr="00516EF4">
              <w:rPr>
                <w:rStyle w:val="ae"/>
                <w:rFonts w:ascii="Times New Roman" w:eastAsia="標楷體" w:hAnsi="Times New Roman" w:hint="eastAsia"/>
                <w:noProof/>
              </w:rPr>
              <w:t>部門授權</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通用權限功能</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51</w:t>
            </w:r>
            <w:r w:rsidR="00516EF4" w:rsidRPr="00516EF4">
              <w:rPr>
                <w:rFonts w:ascii="Times New Roman" w:eastAsia="標楷體" w:hAnsi="Times New Roman"/>
                <w:noProof/>
                <w:webHidden/>
              </w:rPr>
              <w:fldChar w:fldCharType="end"/>
            </w:r>
          </w:hyperlink>
        </w:p>
        <w:p w14:paraId="57D7F9F9" w14:textId="7E0B034B"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1" w:history="1">
            <w:r w:rsidR="00516EF4" w:rsidRPr="00516EF4">
              <w:rPr>
                <w:rStyle w:val="ae"/>
                <w:rFonts w:ascii="Times New Roman" w:eastAsia="標楷體" w:hAnsi="Times New Roman"/>
                <w:noProof/>
              </w:rPr>
              <w:t>1-7-3-2</w:t>
            </w:r>
            <w:r w:rsidR="00516EF4" w:rsidRPr="00516EF4">
              <w:rPr>
                <w:rStyle w:val="ae"/>
                <w:rFonts w:ascii="Times New Roman" w:eastAsia="標楷體" w:hAnsi="Times New Roman" w:hint="eastAsia"/>
                <w:noProof/>
              </w:rPr>
              <w:t>部門授權</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職員權限功能</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52</w:t>
            </w:r>
            <w:r w:rsidR="00516EF4" w:rsidRPr="00516EF4">
              <w:rPr>
                <w:rFonts w:ascii="Times New Roman" w:eastAsia="標楷體" w:hAnsi="Times New Roman"/>
                <w:noProof/>
                <w:webHidden/>
              </w:rPr>
              <w:fldChar w:fldCharType="end"/>
            </w:r>
          </w:hyperlink>
        </w:p>
        <w:p w14:paraId="139DA764" w14:textId="5F07C66B"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2" w:history="1">
            <w:r w:rsidR="00516EF4" w:rsidRPr="00516EF4">
              <w:rPr>
                <w:rStyle w:val="ae"/>
                <w:rFonts w:ascii="Times New Roman" w:eastAsia="標楷體" w:hAnsi="Times New Roman"/>
                <w:noProof/>
              </w:rPr>
              <w:t>1-7-3-3</w:t>
            </w:r>
            <w:r w:rsidR="00516EF4" w:rsidRPr="00516EF4">
              <w:rPr>
                <w:rStyle w:val="ae"/>
                <w:rFonts w:ascii="Times New Roman" w:eastAsia="標楷體" w:hAnsi="Times New Roman" w:hint="eastAsia"/>
                <w:noProof/>
              </w:rPr>
              <w:t>部門授權</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主管權限功能</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_Toc152677832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53</w:t>
            </w:r>
            <w:r w:rsidR="00516EF4" w:rsidRPr="00516EF4">
              <w:rPr>
                <w:rFonts w:ascii="Times New Roman" w:eastAsia="標楷體" w:hAnsi="Times New Roman"/>
                <w:noProof/>
                <w:webHidden/>
              </w:rPr>
              <w:fldChar w:fldCharType="end"/>
            </w:r>
          </w:hyperlink>
        </w:p>
        <w:p w14:paraId="222B6A51" w14:textId="56321CFB"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3" w:history="1">
            <w:r w:rsidR="00516EF4" w:rsidRPr="00516EF4">
              <w:rPr>
                <w:rStyle w:val="ae"/>
                <w:rFonts w:ascii="Times New Roman" w:eastAsia="標楷體" w:hAnsi="Times New Roman"/>
                <w:noProof/>
              </w:rPr>
              <w:t>1-7-4</w:t>
            </w:r>
            <w:r w:rsidR="00516EF4" w:rsidRPr="00516EF4">
              <w:rPr>
                <w:rStyle w:val="ae"/>
                <w:rFonts w:ascii="Times New Roman" w:eastAsia="標楷體" w:hAnsi="Times New Roman" w:hint="eastAsia"/>
                <w:noProof/>
              </w:rPr>
              <w:t>授權狀況</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_Toc152677833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54</w:t>
            </w:r>
            <w:r w:rsidR="00516EF4" w:rsidRPr="00516EF4">
              <w:rPr>
                <w:rFonts w:ascii="Times New Roman" w:eastAsia="標楷體" w:hAnsi="Times New Roman"/>
                <w:noProof/>
                <w:webHidden/>
              </w:rPr>
              <w:fldChar w:fldCharType="end"/>
            </w:r>
          </w:hyperlink>
        </w:p>
        <w:p w14:paraId="769A67BC" w14:textId="0C8C3246"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4" w:history="1">
            <w:r w:rsidR="00516EF4" w:rsidRPr="00516EF4">
              <w:rPr>
                <w:rStyle w:val="ae"/>
                <w:rFonts w:ascii="Times New Roman" w:eastAsia="標楷體" w:hAnsi="Times New Roman"/>
                <w:noProof/>
              </w:rPr>
              <w:t>1-7-5</w:t>
            </w:r>
            <w:r w:rsidR="00516EF4" w:rsidRPr="00516EF4">
              <w:rPr>
                <w:rStyle w:val="ae"/>
                <w:rFonts w:ascii="Times New Roman" w:eastAsia="標楷體" w:hAnsi="Times New Roman" w:hint="eastAsia"/>
                <w:noProof/>
              </w:rPr>
              <w:t>異常申報單管理</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_Toc152677834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56</w:t>
            </w:r>
            <w:r w:rsidR="00516EF4" w:rsidRPr="00516EF4">
              <w:rPr>
                <w:rFonts w:ascii="Times New Roman" w:eastAsia="標楷體" w:hAnsi="Times New Roman"/>
                <w:noProof/>
                <w:webHidden/>
              </w:rPr>
              <w:fldChar w:fldCharType="end"/>
            </w:r>
          </w:hyperlink>
        </w:p>
        <w:p w14:paraId="1C8A8DFC" w14:textId="0E265788"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5" w:history="1">
            <w:r w:rsidR="00516EF4" w:rsidRPr="00516EF4">
              <w:rPr>
                <w:rStyle w:val="ae"/>
                <w:rFonts w:ascii="Times New Roman" w:eastAsia="標楷體" w:hAnsi="Times New Roman"/>
                <w:noProof/>
              </w:rPr>
              <w:t>1-7-6</w:t>
            </w:r>
            <w:r w:rsidR="00516EF4" w:rsidRPr="00516EF4">
              <w:rPr>
                <w:rStyle w:val="ae"/>
                <w:rFonts w:ascii="Times New Roman" w:eastAsia="標楷體" w:hAnsi="Times New Roman" w:hint="eastAsia"/>
                <w:noProof/>
              </w:rPr>
              <w:t>產品資料</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_Toc152677835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58</w:t>
            </w:r>
            <w:r w:rsidR="00516EF4" w:rsidRPr="00516EF4">
              <w:rPr>
                <w:rFonts w:ascii="Times New Roman" w:eastAsia="標楷體" w:hAnsi="Times New Roman"/>
                <w:noProof/>
                <w:webHidden/>
              </w:rPr>
              <w:fldChar w:fldCharType="end"/>
            </w:r>
          </w:hyperlink>
        </w:p>
        <w:p w14:paraId="0A75CB9A" w14:textId="347FEBC1"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6" w:history="1">
            <w:r w:rsidR="00516EF4" w:rsidRPr="00516EF4">
              <w:rPr>
                <w:rStyle w:val="ae"/>
                <w:rFonts w:ascii="Times New Roman" w:eastAsia="標楷體" w:hAnsi="Times New Roman"/>
                <w:noProof/>
              </w:rPr>
              <w:t>1-7-7</w:t>
            </w:r>
            <w:r w:rsidR="00516EF4" w:rsidRPr="00516EF4">
              <w:rPr>
                <w:rStyle w:val="ae"/>
                <w:rFonts w:ascii="Times New Roman" w:eastAsia="標楷體" w:hAnsi="Times New Roman" w:hint="eastAsia"/>
                <w:noProof/>
              </w:rPr>
              <w:t>客戶資料</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_Toc152677836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60</w:t>
            </w:r>
            <w:r w:rsidR="00516EF4" w:rsidRPr="00516EF4">
              <w:rPr>
                <w:rFonts w:ascii="Times New Roman" w:eastAsia="標楷體" w:hAnsi="Times New Roman"/>
                <w:noProof/>
                <w:webHidden/>
              </w:rPr>
              <w:fldChar w:fldCharType="end"/>
            </w:r>
          </w:hyperlink>
        </w:p>
        <w:p w14:paraId="64107842" w14:textId="29C6FF1C"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7" w:history="1">
            <w:r w:rsidR="00516EF4" w:rsidRPr="00516EF4">
              <w:rPr>
                <w:rStyle w:val="ae"/>
                <w:rFonts w:ascii="Times New Roman" w:eastAsia="標楷體" w:hAnsi="Times New Roman"/>
                <w:noProof/>
              </w:rPr>
              <w:t>1-7-8</w:t>
            </w:r>
            <w:r w:rsidR="00516EF4" w:rsidRPr="00516EF4">
              <w:rPr>
                <w:rStyle w:val="ae"/>
                <w:rFonts w:ascii="Times New Roman" w:eastAsia="標楷體" w:hAnsi="Times New Roman" w:hint="eastAsia"/>
                <w:noProof/>
              </w:rPr>
              <w:t>員工資料</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_Toc152677837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62</w:t>
            </w:r>
            <w:r w:rsidR="00516EF4" w:rsidRPr="00516EF4">
              <w:rPr>
                <w:rFonts w:ascii="Times New Roman" w:eastAsia="標楷體" w:hAnsi="Times New Roman"/>
                <w:noProof/>
                <w:webHidden/>
              </w:rPr>
              <w:fldChar w:fldCharType="end"/>
            </w:r>
          </w:hyperlink>
        </w:p>
        <w:p w14:paraId="66E26759" w14:textId="6C774693"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8" w:history="1">
            <w:r w:rsidR="00516EF4" w:rsidRPr="00516EF4">
              <w:rPr>
                <w:rStyle w:val="ae"/>
                <w:rFonts w:ascii="Times New Roman" w:eastAsia="標楷體" w:hAnsi="Times New Roman"/>
                <w:noProof/>
              </w:rPr>
              <w:t>1-7-9</w:t>
            </w:r>
            <w:r w:rsidR="00516EF4" w:rsidRPr="00516EF4">
              <w:rPr>
                <w:rStyle w:val="ae"/>
                <w:rFonts w:ascii="Times New Roman" w:eastAsia="標楷體" w:hAnsi="Times New Roman" w:hint="eastAsia"/>
                <w:noProof/>
              </w:rPr>
              <w:t>新增員工資料</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_Toc152677838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63</w:t>
            </w:r>
            <w:r w:rsidR="00516EF4" w:rsidRPr="00516EF4">
              <w:rPr>
                <w:rFonts w:ascii="Times New Roman" w:eastAsia="標楷體" w:hAnsi="Times New Roman"/>
                <w:noProof/>
                <w:webHidden/>
              </w:rPr>
              <w:fldChar w:fldCharType="end"/>
            </w:r>
          </w:hyperlink>
        </w:p>
        <w:p w14:paraId="16A3A657" w14:textId="1B839556"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39" w:history="1">
            <w:r w:rsidR="00516EF4" w:rsidRPr="00516EF4">
              <w:rPr>
                <w:rStyle w:val="ae"/>
                <w:rFonts w:ascii="Times New Roman" w:eastAsia="標楷體" w:hAnsi="Times New Roman"/>
                <w:noProof/>
              </w:rPr>
              <w:t>1-7-11</w:t>
            </w:r>
            <w:r w:rsidR="00516EF4" w:rsidRPr="00516EF4">
              <w:rPr>
                <w:rStyle w:val="ae"/>
                <w:rFonts w:ascii="Times New Roman" w:eastAsia="標楷體" w:hAnsi="Times New Roman" w:hint="eastAsia"/>
                <w:noProof/>
              </w:rPr>
              <w:t>員工資料</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特殊授權功能</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_Toc152677839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65</w:t>
            </w:r>
            <w:r w:rsidR="00516EF4" w:rsidRPr="00516EF4">
              <w:rPr>
                <w:rFonts w:ascii="Times New Roman" w:eastAsia="標楷體" w:hAnsi="Times New Roman"/>
                <w:noProof/>
                <w:webHidden/>
              </w:rPr>
              <w:fldChar w:fldCharType="end"/>
            </w:r>
          </w:hyperlink>
        </w:p>
        <w:p w14:paraId="1F310564" w14:textId="2A4AFC8B"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40" w:history="1">
            <w:r w:rsidR="00516EF4" w:rsidRPr="00516EF4">
              <w:rPr>
                <w:rStyle w:val="ae"/>
                <w:rFonts w:ascii="Times New Roman" w:eastAsia="標楷體" w:hAnsi="Times New Roman"/>
                <w:noProof/>
              </w:rPr>
              <w:t>1-7-12</w:t>
            </w:r>
            <w:r w:rsidR="00516EF4" w:rsidRPr="00516EF4">
              <w:rPr>
                <w:rStyle w:val="ae"/>
                <w:rFonts w:ascii="Times New Roman" w:eastAsia="標楷體" w:hAnsi="Times New Roman" w:hint="eastAsia"/>
                <w:noProof/>
              </w:rPr>
              <w:t>部門資料</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_Toc152677840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66</w:t>
            </w:r>
            <w:r w:rsidR="00516EF4" w:rsidRPr="00516EF4">
              <w:rPr>
                <w:rFonts w:ascii="Times New Roman" w:eastAsia="標楷體" w:hAnsi="Times New Roman"/>
                <w:noProof/>
                <w:webHidden/>
              </w:rPr>
              <w:fldChar w:fldCharType="end"/>
            </w:r>
          </w:hyperlink>
        </w:p>
        <w:p w14:paraId="36A88021" w14:textId="084FC6DC" w:rsidR="00516EF4" w:rsidRPr="00516EF4" w:rsidRDefault="001B49B3">
          <w:pPr>
            <w:pStyle w:val="41"/>
            <w:tabs>
              <w:tab w:val="right" w:leader="dot" w:pos="8777"/>
            </w:tabs>
            <w:rPr>
              <w:rFonts w:ascii="Times New Roman" w:eastAsia="標楷體" w:hAnsi="Times New Roman" w:cstheme="minorBidi"/>
              <w:noProof/>
              <w:kern w:val="2"/>
              <w:szCs w:val="22"/>
              <w14:ligatures w14:val="standardContextual"/>
            </w:rPr>
          </w:pPr>
          <w:hyperlink w:anchor="_Toc152677841" w:history="1">
            <w:r w:rsidR="00516EF4" w:rsidRPr="00516EF4">
              <w:rPr>
                <w:rStyle w:val="ae"/>
                <w:rFonts w:ascii="Times New Roman" w:eastAsia="標楷體" w:hAnsi="Times New Roman"/>
                <w:noProof/>
              </w:rPr>
              <w:t>1-7-12-1</w:t>
            </w:r>
            <w:r w:rsidR="00516EF4" w:rsidRPr="00516EF4">
              <w:rPr>
                <w:rStyle w:val="ae"/>
                <w:rFonts w:ascii="Times New Roman" w:eastAsia="標楷體" w:hAnsi="Times New Roman" w:hint="eastAsia"/>
                <w:noProof/>
              </w:rPr>
              <w:t>部門資料</w:t>
            </w:r>
            <w:r w:rsidR="00516EF4" w:rsidRPr="00516EF4">
              <w:rPr>
                <w:rStyle w:val="ae"/>
                <w:rFonts w:ascii="Times New Roman" w:eastAsia="標楷體" w:hAnsi="Times New Roman"/>
                <w:noProof/>
              </w:rPr>
              <w:t>-</w:t>
            </w:r>
            <w:r w:rsidR="00516EF4" w:rsidRPr="00516EF4">
              <w:rPr>
                <w:rStyle w:val="ae"/>
                <w:rFonts w:ascii="Times New Roman" w:eastAsia="標楷體" w:hAnsi="Times New Roman" w:hint="eastAsia"/>
                <w:noProof/>
              </w:rPr>
              <w:t>管理部門授權</w:t>
            </w:r>
            <w:r w:rsidR="00516EF4" w:rsidRPr="00516EF4">
              <w:rPr>
                <w:rFonts w:ascii="Times New Roman" w:eastAsia="標楷體" w:hAnsi="Times New Roman"/>
                <w:noProof/>
                <w:webHidden/>
              </w:rPr>
              <w:tab/>
            </w:r>
            <w:r w:rsidR="00516EF4" w:rsidRPr="00516EF4">
              <w:rPr>
                <w:rFonts w:ascii="Times New Roman" w:eastAsia="標楷體" w:hAnsi="Times New Roman"/>
                <w:noProof/>
                <w:webHidden/>
              </w:rPr>
              <w:fldChar w:fldCharType="begin"/>
            </w:r>
            <w:r w:rsidR="00516EF4" w:rsidRPr="00516EF4">
              <w:rPr>
                <w:rFonts w:ascii="Times New Roman" w:eastAsia="標楷體" w:hAnsi="Times New Roman"/>
                <w:noProof/>
                <w:webHidden/>
              </w:rPr>
              <w:instrText xml:space="preserve"> PAGEREF _Toc152677841 \h </w:instrText>
            </w:r>
            <w:r w:rsidR="00516EF4" w:rsidRPr="00516EF4">
              <w:rPr>
                <w:rFonts w:ascii="Times New Roman" w:eastAsia="標楷體" w:hAnsi="Times New Roman"/>
                <w:noProof/>
                <w:webHidden/>
              </w:rPr>
            </w:r>
            <w:r w:rsidR="00516EF4" w:rsidRPr="00516EF4">
              <w:rPr>
                <w:rFonts w:ascii="Times New Roman" w:eastAsia="標楷體" w:hAnsi="Times New Roman"/>
                <w:noProof/>
                <w:webHidden/>
              </w:rPr>
              <w:fldChar w:fldCharType="separate"/>
            </w:r>
            <w:r w:rsidR="001479FB">
              <w:rPr>
                <w:rFonts w:ascii="Times New Roman" w:eastAsia="標楷體" w:hAnsi="Times New Roman"/>
                <w:noProof/>
                <w:webHidden/>
              </w:rPr>
              <w:t>68</w:t>
            </w:r>
            <w:r w:rsidR="00516EF4" w:rsidRPr="00516EF4">
              <w:rPr>
                <w:rFonts w:ascii="Times New Roman" w:eastAsia="標楷體" w:hAnsi="Times New Roman"/>
                <w:noProof/>
                <w:webHidden/>
              </w:rPr>
              <w:fldChar w:fldCharType="end"/>
            </w:r>
          </w:hyperlink>
        </w:p>
        <w:p w14:paraId="66102CEC" w14:textId="794851AB" w:rsidR="00FE2185" w:rsidRPr="00FB3979" w:rsidRDefault="002B798B">
          <w:pPr>
            <w:rPr>
              <w:rStyle w:val="ae"/>
              <w:rFonts w:ascii="Times New Roman" w:eastAsia="標楷體" w:hAnsi="Times New Roman" w:cs="Times New Roman"/>
              <w:bCs/>
              <w:noProof/>
            </w:rPr>
          </w:pPr>
          <w:r w:rsidRPr="00516EF4">
            <w:rPr>
              <w:rStyle w:val="ae"/>
              <w:rFonts w:ascii="Times New Roman" w:eastAsia="標楷體" w:hAnsi="Times New Roman" w:cs="Times New Roman"/>
              <w:bCs/>
              <w:noProof/>
            </w:rPr>
            <w:fldChar w:fldCharType="end"/>
          </w:r>
        </w:p>
      </w:sdtContent>
    </w:sdt>
    <w:p w14:paraId="3D2FA72F" w14:textId="751B0EEE" w:rsidR="00061506" w:rsidRPr="00FB3979" w:rsidRDefault="00061506" w:rsidP="0039702F">
      <w:pPr>
        <w:spacing w:line="360" w:lineRule="auto"/>
        <w:rPr>
          <w:rFonts w:ascii="Times New Roman" w:eastAsia="標楷體" w:hAnsi="Times New Roman" w:cs="標楷體"/>
          <w:bCs/>
        </w:rPr>
      </w:pPr>
    </w:p>
    <w:p w14:paraId="6A7C7066" w14:textId="75490A92" w:rsidR="006C59B1" w:rsidRPr="00FB3979" w:rsidRDefault="002B798B" w:rsidP="00FB3979">
      <w:pPr>
        <w:spacing w:line="360" w:lineRule="auto"/>
        <w:jc w:val="center"/>
        <w:rPr>
          <w:rFonts w:ascii="Times New Roman" w:eastAsia="標楷體" w:hAnsi="Times New Roman" w:cs="標楷體"/>
          <w:b/>
          <w:bCs/>
          <w:sz w:val="28"/>
          <w:szCs w:val="28"/>
        </w:rPr>
      </w:pPr>
      <w:r w:rsidRPr="00FB3979">
        <w:rPr>
          <w:rFonts w:ascii="Times New Roman" w:eastAsia="標楷體" w:hAnsi="Times New Roman" w:cs="標楷體" w:hint="eastAsia"/>
          <w:b/>
          <w:bCs/>
          <w:color w:val="000000"/>
          <w:sz w:val="28"/>
          <w:szCs w:val="28"/>
        </w:rPr>
        <w:t>圖</w:t>
      </w:r>
      <w:r w:rsidR="00C4723A" w:rsidRPr="00FB3979">
        <w:rPr>
          <w:rFonts w:ascii="Times New Roman" w:eastAsia="標楷體" w:hAnsi="Times New Roman" w:cs="標楷體" w:hint="eastAsia"/>
          <w:b/>
          <w:bCs/>
          <w:color w:val="000000"/>
          <w:sz w:val="28"/>
          <w:szCs w:val="28"/>
        </w:rPr>
        <w:t>目錄</w:t>
      </w:r>
    </w:p>
    <w:p w14:paraId="6773C501" w14:textId="77777777" w:rsidR="00FB3979" w:rsidRPr="00E375D9" w:rsidRDefault="00FB3979" w:rsidP="00516EF4">
      <w:pPr>
        <w:spacing w:line="360" w:lineRule="auto"/>
        <w:jc w:val="center"/>
        <w:rPr>
          <w:rFonts w:ascii="Times New Roman" w:eastAsia="標楷體" w:hAnsi="Times New Roman" w:cs="標楷體"/>
          <w:b/>
          <w:bCs/>
        </w:rPr>
      </w:pPr>
    </w:p>
    <w:p w14:paraId="3BFD5D2E" w14:textId="46B254A2" w:rsidR="00D14C59" w:rsidRPr="00E375D9" w:rsidRDefault="00B718C9" w:rsidP="00E375D9">
      <w:pPr>
        <w:pStyle w:val="af3"/>
        <w:tabs>
          <w:tab w:val="right" w:leader="dot" w:pos="8777"/>
        </w:tabs>
        <w:ind w:leftChars="0" w:left="480" w:hanging="480"/>
        <w:rPr>
          <w:rFonts w:ascii="Times New Roman" w:eastAsia="標楷體" w:hAnsi="Times New Roman" w:cstheme="minorBidi"/>
          <w:noProof/>
          <w:kern w:val="2"/>
          <w:szCs w:val="22"/>
        </w:rPr>
      </w:pPr>
      <w:r w:rsidRPr="00E375D9">
        <w:rPr>
          <w:rFonts w:ascii="Times New Roman" w:eastAsia="標楷體" w:hAnsi="Times New Roman" w:cs="標楷體"/>
        </w:rPr>
        <w:fldChar w:fldCharType="begin"/>
      </w:r>
      <w:r w:rsidRPr="00E375D9">
        <w:rPr>
          <w:rFonts w:ascii="Times New Roman" w:eastAsia="標楷體" w:hAnsi="Times New Roman" w:cs="標楷體"/>
        </w:rPr>
        <w:instrText xml:space="preserve"> </w:instrText>
      </w:r>
      <w:r w:rsidRPr="00E375D9">
        <w:rPr>
          <w:rFonts w:ascii="Times New Roman" w:eastAsia="標楷體" w:hAnsi="Times New Roman" w:cs="標楷體" w:hint="eastAsia"/>
        </w:rPr>
        <w:instrText>TOC \h \z \c "</w:instrText>
      </w:r>
      <w:r w:rsidRPr="00E375D9">
        <w:rPr>
          <w:rFonts w:ascii="Times New Roman" w:eastAsia="標楷體" w:hAnsi="Times New Roman" w:cs="標楷體" w:hint="eastAsia"/>
        </w:rPr>
        <w:instrText>圖</w:instrText>
      </w:r>
      <w:r w:rsidRPr="00E375D9">
        <w:rPr>
          <w:rFonts w:ascii="Times New Roman" w:eastAsia="標楷體" w:hAnsi="Times New Roman" w:cs="標楷體" w:hint="eastAsia"/>
        </w:rPr>
        <w:instrText>"</w:instrText>
      </w:r>
      <w:r w:rsidRPr="00E375D9">
        <w:rPr>
          <w:rFonts w:ascii="Times New Roman" w:eastAsia="標楷體" w:hAnsi="Times New Roman" w:cs="標楷體"/>
        </w:rPr>
        <w:instrText xml:space="preserve"> </w:instrText>
      </w:r>
      <w:r w:rsidRPr="00E375D9">
        <w:rPr>
          <w:rFonts w:ascii="Times New Roman" w:eastAsia="標楷體" w:hAnsi="Times New Roman" w:cs="標楷體"/>
        </w:rPr>
        <w:fldChar w:fldCharType="separate"/>
      </w:r>
      <w:hyperlink w:anchor="_Toc152716100"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1  </w:t>
        </w:r>
        <w:r w:rsidR="00D14C59" w:rsidRPr="00E375D9">
          <w:rPr>
            <w:rStyle w:val="ae"/>
            <w:rFonts w:ascii="Times New Roman" w:eastAsia="標楷體" w:hAnsi="Times New Roman" w:cs="標楷體" w:hint="eastAsia"/>
            <w:b/>
            <w:bCs/>
            <w:noProof/>
          </w:rPr>
          <w:t>說明木工機械售後服務系統的簡易流程圖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7</w:t>
        </w:r>
        <w:r w:rsidR="00D14C59" w:rsidRPr="00E375D9">
          <w:rPr>
            <w:rFonts w:ascii="Times New Roman" w:eastAsia="標楷體" w:hAnsi="Times New Roman"/>
            <w:noProof/>
            <w:webHidden/>
          </w:rPr>
          <w:fldChar w:fldCharType="end"/>
        </w:r>
      </w:hyperlink>
    </w:p>
    <w:p w14:paraId="01EC726D" w14:textId="530F6D95"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1"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 </w:t>
        </w:r>
        <w:r w:rsidR="00D14C59" w:rsidRPr="00E375D9">
          <w:rPr>
            <w:rStyle w:val="ae"/>
            <w:rFonts w:ascii="Times New Roman" w:eastAsia="標楷體" w:hAnsi="Times New Roman" w:hint="eastAsia"/>
            <w:b/>
            <w:bCs/>
            <w:noProof/>
          </w:rPr>
          <w:t>「木工機械售後服務系統」的系統架構</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9</w:t>
        </w:r>
        <w:r w:rsidR="00D14C59" w:rsidRPr="00E375D9">
          <w:rPr>
            <w:rFonts w:ascii="Times New Roman" w:eastAsia="標楷體" w:hAnsi="Times New Roman"/>
            <w:noProof/>
            <w:webHidden/>
          </w:rPr>
          <w:fldChar w:fldCharType="end"/>
        </w:r>
      </w:hyperlink>
    </w:p>
    <w:p w14:paraId="66EE625D" w14:textId="1BC45AB6"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2"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3  </w:t>
        </w:r>
        <w:r w:rsidR="00D14C59" w:rsidRPr="00E375D9">
          <w:rPr>
            <w:rStyle w:val="ae"/>
            <w:rFonts w:ascii="Times New Roman" w:eastAsia="標楷體" w:hAnsi="Times New Roman" w:hint="eastAsia"/>
            <w:b/>
            <w:bCs/>
            <w:noProof/>
          </w:rPr>
          <w:t>商業流程圖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10</w:t>
        </w:r>
        <w:r w:rsidR="00D14C59" w:rsidRPr="00E375D9">
          <w:rPr>
            <w:rFonts w:ascii="Times New Roman" w:eastAsia="標楷體" w:hAnsi="Times New Roman"/>
            <w:noProof/>
            <w:webHidden/>
          </w:rPr>
          <w:fldChar w:fldCharType="end"/>
        </w:r>
      </w:hyperlink>
    </w:p>
    <w:p w14:paraId="62406E6A" w14:textId="5194D3E1"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3"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4  </w:t>
        </w:r>
        <w:r w:rsidR="00D14C59" w:rsidRPr="00E375D9">
          <w:rPr>
            <w:rStyle w:val="ae"/>
            <w:rFonts w:ascii="Times New Roman" w:eastAsia="標楷體" w:hAnsi="Times New Roman" w:hint="eastAsia"/>
            <w:b/>
            <w:bCs/>
            <w:noProof/>
          </w:rPr>
          <w:t>系統流程圖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12</w:t>
        </w:r>
        <w:r w:rsidR="00D14C59" w:rsidRPr="00E375D9">
          <w:rPr>
            <w:rFonts w:ascii="Times New Roman" w:eastAsia="標楷體" w:hAnsi="Times New Roman"/>
            <w:noProof/>
            <w:webHidden/>
          </w:rPr>
          <w:fldChar w:fldCharType="end"/>
        </w:r>
      </w:hyperlink>
    </w:p>
    <w:p w14:paraId="5CD8C72D" w14:textId="42FD0BD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4"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5  </w:t>
        </w:r>
        <w:r w:rsidR="00D14C59" w:rsidRPr="00E375D9">
          <w:rPr>
            <w:rStyle w:val="ae"/>
            <w:rFonts w:ascii="Times New Roman" w:eastAsia="標楷體" w:hAnsi="Times New Roman" w:cs="標楷體" w:hint="eastAsia"/>
            <w:b/>
            <w:bCs/>
            <w:noProof/>
          </w:rPr>
          <w:t>基本功能架構圖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13</w:t>
        </w:r>
        <w:r w:rsidR="00D14C59" w:rsidRPr="00E375D9">
          <w:rPr>
            <w:rFonts w:ascii="Times New Roman" w:eastAsia="標楷體" w:hAnsi="Times New Roman"/>
            <w:noProof/>
            <w:webHidden/>
          </w:rPr>
          <w:fldChar w:fldCharType="end"/>
        </w:r>
      </w:hyperlink>
    </w:p>
    <w:p w14:paraId="035DEE0E" w14:textId="5FA88AD2"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5"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 </w:t>
        </w:r>
        <w:r w:rsidR="00E375D9">
          <w:rPr>
            <w:rStyle w:val="ae"/>
            <w:rFonts w:ascii="Times New Roman" w:eastAsia="標楷體" w:hAnsi="Times New Roman"/>
            <w:b/>
            <w:bCs/>
            <w:noProof/>
          </w:rPr>
          <w:t xml:space="preserve"> </w:t>
        </w:r>
        <w:r w:rsidR="00D14C59" w:rsidRPr="00E375D9">
          <w:rPr>
            <w:rStyle w:val="ae"/>
            <w:rFonts w:ascii="Times New Roman" w:eastAsia="標楷體" w:hAnsi="Times New Roman" w:cs="標楷體" w:hint="eastAsia"/>
            <w:b/>
            <w:bCs/>
            <w:noProof/>
          </w:rPr>
          <w:t>售服部架構圖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14</w:t>
        </w:r>
        <w:r w:rsidR="00D14C59" w:rsidRPr="00E375D9">
          <w:rPr>
            <w:rFonts w:ascii="Times New Roman" w:eastAsia="標楷體" w:hAnsi="Times New Roman"/>
            <w:noProof/>
            <w:webHidden/>
          </w:rPr>
          <w:fldChar w:fldCharType="end"/>
        </w:r>
      </w:hyperlink>
    </w:p>
    <w:p w14:paraId="4582475B" w14:textId="119024F5"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6"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7  </w:t>
        </w:r>
        <w:r w:rsidR="00D14C59" w:rsidRPr="00E375D9">
          <w:rPr>
            <w:rStyle w:val="ae"/>
            <w:rFonts w:ascii="Times New Roman" w:eastAsia="標楷體" w:hAnsi="Times New Roman" w:cs="標楷體" w:hint="eastAsia"/>
            <w:b/>
            <w:bCs/>
            <w:noProof/>
          </w:rPr>
          <w:t>品管部主管架構圖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14</w:t>
        </w:r>
        <w:r w:rsidR="00D14C59" w:rsidRPr="00E375D9">
          <w:rPr>
            <w:rFonts w:ascii="Times New Roman" w:eastAsia="標楷體" w:hAnsi="Times New Roman"/>
            <w:noProof/>
            <w:webHidden/>
          </w:rPr>
          <w:fldChar w:fldCharType="end"/>
        </w:r>
      </w:hyperlink>
    </w:p>
    <w:p w14:paraId="31F857B5" w14:textId="650769E7"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7"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8  </w:t>
        </w:r>
        <w:r w:rsidR="00D14C59" w:rsidRPr="00E375D9">
          <w:rPr>
            <w:rStyle w:val="ae"/>
            <w:rFonts w:ascii="Times New Roman" w:eastAsia="標楷體" w:hAnsi="Times New Roman" w:hint="eastAsia"/>
            <w:b/>
            <w:bCs/>
            <w:noProof/>
          </w:rPr>
          <w:t>各部門主管架構圖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_Toc152716107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15</w:t>
        </w:r>
        <w:r w:rsidR="00D14C59" w:rsidRPr="00E375D9">
          <w:rPr>
            <w:rFonts w:ascii="Times New Roman" w:eastAsia="標楷體" w:hAnsi="Times New Roman"/>
            <w:noProof/>
            <w:webHidden/>
          </w:rPr>
          <w:fldChar w:fldCharType="end"/>
        </w:r>
      </w:hyperlink>
    </w:p>
    <w:p w14:paraId="1F4998F1" w14:textId="2B73B89D"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8"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9  </w:t>
        </w:r>
        <w:r w:rsidR="00D14C59" w:rsidRPr="00E375D9">
          <w:rPr>
            <w:rStyle w:val="ae"/>
            <w:rFonts w:ascii="Times New Roman" w:eastAsia="標楷體" w:hAnsi="Times New Roman" w:cs="標楷體" w:hint="eastAsia"/>
            <w:b/>
            <w:bCs/>
            <w:noProof/>
          </w:rPr>
          <w:t>各部門職員架構圖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_Toc152716108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15</w:t>
        </w:r>
        <w:r w:rsidR="00D14C59" w:rsidRPr="00E375D9">
          <w:rPr>
            <w:rFonts w:ascii="Times New Roman" w:eastAsia="標楷體" w:hAnsi="Times New Roman"/>
            <w:noProof/>
            <w:webHidden/>
          </w:rPr>
          <w:fldChar w:fldCharType="end"/>
        </w:r>
      </w:hyperlink>
    </w:p>
    <w:p w14:paraId="657D1563" w14:textId="2F1CE04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09"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10 </w:t>
        </w:r>
        <w:r w:rsidR="00D14C59" w:rsidRPr="00E375D9">
          <w:rPr>
            <w:rStyle w:val="ae"/>
            <w:rFonts w:ascii="Times New Roman" w:eastAsia="標楷體" w:hAnsi="Times New Roman" w:cs="標楷體" w:hint="eastAsia"/>
            <w:b/>
            <w:bCs/>
            <w:noProof/>
          </w:rPr>
          <w:t>客戶架構圖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_Toc152716109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15</w:t>
        </w:r>
        <w:r w:rsidR="00D14C59" w:rsidRPr="00E375D9">
          <w:rPr>
            <w:rFonts w:ascii="Times New Roman" w:eastAsia="標楷體" w:hAnsi="Times New Roman"/>
            <w:noProof/>
            <w:webHidden/>
          </w:rPr>
          <w:fldChar w:fldCharType="end"/>
        </w:r>
      </w:hyperlink>
    </w:p>
    <w:p w14:paraId="0AAA6DE1" w14:textId="74D91D93"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0"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11 </w:t>
        </w:r>
        <w:r w:rsidR="00D14C59" w:rsidRPr="00E375D9">
          <w:rPr>
            <w:rStyle w:val="ae"/>
            <w:rFonts w:ascii="Times New Roman" w:eastAsia="標楷體" w:hAnsi="Times New Roman" w:cs="標楷體" w:hint="eastAsia"/>
            <w:b/>
            <w:bCs/>
            <w:noProof/>
          </w:rPr>
          <w:t>後台管理員架構圖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16</w:t>
        </w:r>
        <w:r w:rsidR="00D14C59" w:rsidRPr="00E375D9">
          <w:rPr>
            <w:rFonts w:ascii="Times New Roman" w:eastAsia="標楷體" w:hAnsi="Times New Roman"/>
            <w:noProof/>
            <w:webHidden/>
          </w:rPr>
          <w:fldChar w:fldCharType="end"/>
        </w:r>
      </w:hyperlink>
    </w:p>
    <w:p w14:paraId="47460E54" w14:textId="562FEE54"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1"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12 </w:t>
        </w:r>
        <w:r w:rsidR="00D14C59" w:rsidRPr="00E375D9">
          <w:rPr>
            <w:rStyle w:val="ae"/>
            <w:rFonts w:ascii="Times New Roman" w:eastAsia="標楷體" w:hAnsi="Times New Roman" w:hint="eastAsia"/>
            <w:b/>
            <w:bCs/>
            <w:noProof/>
          </w:rPr>
          <w:t>員工登入</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17</w:t>
        </w:r>
        <w:r w:rsidR="00D14C59" w:rsidRPr="00E375D9">
          <w:rPr>
            <w:rFonts w:ascii="Times New Roman" w:eastAsia="標楷體" w:hAnsi="Times New Roman"/>
            <w:noProof/>
            <w:webHidden/>
          </w:rPr>
          <w:fldChar w:fldCharType="end"/>
        </w:r>
      </w:hyperlink>
    </w:p>
    <w:p w14:paraId="65A09231" w14:textId="59A66A5C"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2"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13  </w:t>
        </w:r>
        <w:r w:rsidR="00D14C59" w:rsidRPr="00E375D9">
          <w:rPr>
            <w:rStyle w:val="ae"/>
            <w:rFonts w:ascii="Times New Roman" w:eastAsia="標楷體" w:hAnsi="Times New Roman"/>
            <w:b/>
            <w:bCs/>
            <w:noProof/>
          </w:rPr>
          <w:t>Google</w:t>
        </w:r>
        <w:r w:rsidR="00D14C59" w:rsidRPr="00E375D9">
          <w:rPr>
            <w:rStyle w:val="ae"/>
            <w:rFonts w:ascii="Times New Roman" w:eastAsia="標楷體" w:hAnsi="Times New Roman" w:hint="eastAsia"/>
            <w:b/>
            <w:bCs/>
            <w:noProof/>
          </w:rPr>
          <w:t>帳號登入頁面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18</w:t>
        </w:r>
        <w:r w:rsidR="00D14C59" w:rsidRPr="00E375D9">
          <w:rPr>
            <w:rFonts w:ascii="Times New Roman" w:eastAsia="標楷體" w:hAnsi="Times New Roman"/>
            <w:noProof/>
            <w:webHidden/>
          </w:rPr>
          <w:fldChar w:fldCharType="end"/>
        </w:r>
      </w:hyperlink>
    </w:p>
    <w:p w14:paraId="5C154E4C" w14:textId="3FC1576A"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3"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14  </w:t>
        </w:r>
        <w:r w:rsidR="00D14C59" w:rsidRPr="00E375D9">
          <w:rPr>
            <w:rStyle w:val="ae"/>
            <w:rFonts w:ascii="Times New Roman" w:eastAsia="標楷體" w:hAnsi="Times New Roman" w:hint="eastAsia"/>
            <w:b/>
            <w:bCs/>
            <w:noProof/>
          </w:rPr>
          <w:t>帳號申請頁面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19</w:t>
        </w:r>
        <w:r w:rsidR="00D14C59" w:rsidRPr="00E375D9">
          <w:rPr>
            <w:rFonts w:ascii="Times New Roman" w:eastAsia="標楷體" w:hAnsi="Times New Roman"/>
            <w:noProof/>
            <w:webHidden/>
          </w:rPr>
          <w:fldChar w:fldCharType="end"/>
        </w:r>
      </w:hyperlink>
    </w:p>
    <w:p w14:paraId="3869940C" w14:textId="6DC29FC5"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4"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1</w:t>
        </w:r>
        <w:r w:rsidR="00E375D9">
          <w:rPr>
            <w:rStyle w:val="ae"/>
            <w:rFonts w:ascii="Times New Roman" w:eastAsia="標楷體" w:hAnsi="Times New Roman"/>
            <w:b/>
            <w:bCs/>
            <w:noProof/>
          </w:rPr>
          <w:t xml:space="preserve">5  </w:t>
        </w:r>
        <w:r w:rsidR="00D14C59" w:rsidRPr="00E375D9">
          <w:rPr>
            <w:rStyle w:val="ae"/>
            <w:rFonts w:ascii="Times New Roman" w:eastAsia="標楷體" w:hAnsi="Times New Roman" w:hint="eastAsia"/>
            <w:b/>
            <w:bCs/>
            <w:noProof/>
          </w:rPr>
          <w:t>申請成功畫面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19</w:t>
        </w:r>
        <w:r w:rsidR="00D14C59" w:rsidRPr="00E375D9">
          <w:rPr>
            <w:rFonts w:ascii="Times New Roman" w:eastAsia="標楷體" w:hAnsi="Times New Roman"/>
            <w:noProof/>
            <w:webHidden/>
          </w:rPr>
          <w:fldChar w:fldCharType="end"/>
        </w:r>
      </w:hyperlink>
    </w:p>
    <w:p w14:paraId="4561736A" w14:textId="438D2D5A"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5"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16  </w:t>
        </w:r>
        <w:r w:rsidR="00D14C59" w:rsidRPr="00E375D9">
          <w:rPr>
            <w:rStyle w:val="ae"/>
            <w:rFonts w:ascii="Times New Roman" w:eastAsia="標楷體" w:hAnsi="Times New Roman" w:hint="eastAsia"/>
            <w:b/>
            <w:bCs/>
            <w:noProof/>
          </w:rPr>
          <w:t>建立品質異常申報單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21</w:t>
        </w:r>
        <w:r w:rsidR="00D14C59" w:rsidRPr="00E375D9">
          <w:rPr>
            <w:rFonts w:ascii="Times New Roman" w:eastAsia="標楷體" w:hAnsi="Times New Roman"/>
            <w:noProof/>
            <w:webHidden/>
          </w:rPr>
          <w:fldChar w:fldCharType="end"/>
        </w:r>
      </w:hyperlink>
    </w:p>
    <w:p w14:paraId="4695884B" w14:textId="35E67128"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6"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17  </w:t>
        </w:r>
        <w:r w:rsidR="00D14C59" w:rsidRPr="00E375D9">
          <w:rPr>
            <w:rStyle w:val="ae"/>
            <w:rFonts w:ascii="Times New Roman" w:eastAsia="標楷體" w:hAnsi="Times New Roman" w:hint="eastAsia"/>
            <w:b/>
            <w:bCs/>
            <w:noProof/>
          </w:rPr>
          <w:t>尚未提交頁面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22</w:t>
        </w:r>
        <w:r w:rsidR="00D14C59" w:rsidRPr="00E375D9">
          <w:rPr>
            <w:rFonts w:ascii="Times New Roman" w:eastAsia="標楷體" w:hAnsi="Times New Roman"/>
            <w:noProof/>
            <w:webHidden/>
          </w:rPr>
          <w:fldChar w:fldCharType="end"/>
        </w:r>
      </w:hyperlink>
    </w:p>
    <w:p w14:paraId="719A7677" w14:textId="7B79CC0E"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7"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18  </w:t>
        </w:r>
        <w:r w:rsidR="00D14C59" w:rsidRPr="00E375D9">
          <w:rPr>
            <w:rStyle w:val="ae"/>
            <w:rFonts w:ascii="Times New Roman" w:eastAsia="標楷體" w:hAnsi="Times New Roman" w:hint="eastAsia"/>
            <w:b/>
            <w:bCs/>
            <w:noProof/>
          </w:rPr>
          <w:t>處理中頁面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_Toc152716117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23</w:t>
        </w:r>
        <w:r w:rsidR="00D14C59" w:rsidRPr="00E375D9">
          <w:rPr>
            <w:rFonts w:ascii="Times New Roman" w:eastAsia="標楷體" w:hAnsi="Times New Roman"/>
            <w:noProof/>
            <w:webHidden/>
          </w:rPr>
          <w:fldChar w:fldCharType="end"/>
        </w:r>
      </w:hyperlink>
    </w:p>
    <w:p w14:paraId="4DBFAF89" w14:textId="410B383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8" w:history="1">
        <w:r w:rsidR="00D14C59" w:rsidRPr="00E375D9">
          <w:rPr>
            <w:rStyle w:val="ae"/>
            <w:rFonts w:ascii="Times New Roman" w:eastAsia="標楷體" w:hAnsi="Times New Roman" w:hint="eastAsia"/>
            <w:b/>
            <w:bCs/>
            <w:noProof/>
          </w:rPr>
          <w:t>圖</w:t>
        </w:r>
        <w:r w:rsidR="00E375D9">
          <w:rPr>
            <w:rStyle w:val="ae"/>
            <w:rFonts w:ascii="Times New Roman" w:eastAsia="標楷體" w:hAnsi="Times New Roman"/>
            <w:b/>
            <w:bCs/>
            <w:noProof/>
          </w:rPr>
          <w:t xml:space="preserve"> 19  </w:t>
        </w:r>
        <w:r w:rsidR="00D14C59" w:rsidRPr="00E375D9">
          <w:rPr>
            <w:rStyle w:val="ae"/>
            <w:rFonts w:ascii="Times New Roman" w:eastAsia="標楷體" w:hAnsi="Times New Roman" w:hint="eastAsia"/>
            <w:b/>
            <w:bCs/>
            <w:noProof/>
          </w:rPr>
          <w:t>已結案頁面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_Toc152716118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23</w:t>
        </w:r>
        <w:r w:rsidR="00D14C59" w:rsidRPr="00E375D9">
          <w:rPr>
            <w:rFonts w:ascii="Times New Roman" w:eastAsia="標楷體" w:hAnsi="Times New Roman"/>
            <w:noProof/>
            <w:webHidden/>
          </w:rPr>
          <w:fldChar w:fldCharType="end"/>
        </w:r>
      </w:hyperlink>
    </w:p>
    <w:p w14:paraId="4DBE01CC" w14:textId="62873533"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19"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20  </w:t>
        </w:r>
        <w:r w:rsidR="00D14C59" w:rsidRPr="00E375D9">
          <w:rPr>
            <w:rStyle w:val="ae"/>
            <w:rFonts w:ascii="Times New Roman" w:eastAsia="標楷體" w:hAnsi="Times New Roman" w:hint="eastAsia"/>
            <w:b/>
            <w:bCs/>
            <w:noProof/>
          </w:rPr>
          <w:t>尚未提交</w:t>
        </w:r>
        <w:r w:rsidR="00D14C59" w:rsidRPr="00E375D9">
          <w:rPr>
            <w:rStyle w:val="ae"/>
            <w:rFonts w:ascii="Times New Roman" w:eastAsia="標楷體" w:hAnsi="Times New Roman"/>
            <w:b/>
            <w:bCs/>
            <w:noProof/>
          </w:rPr>
          <w:t>-</w:t>
        </w:r>
        <w:r w:rsidR="00D14C59" w:rsidRPr="00E375D9">
          <w:rPr>
            <w:rStyle w:val="ae"/>
            <w:rFonts w:ascii="Times New Roman" w:eastAsia="標楷體" w:hAnsi="Times New Roman" w:hint="eastAsia"/>
            <w:b/>
            <w:bCs/>
            <w:noProof/>
          </w:rPr>
          <w:t>檢視</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_Toc152716119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25</w:t>
        </w:r>
        <w:r w:rsidR="00D14C59" w:rsidRPr="00E375D9">
          <w:rPr>
            <w:rFonts w:ascii="Times New Roman" w:eastAsia="標楷體" w:hAnsi="Times New Roman"/>
            <w:noProof/>
            <w:webHidden/>
          </w:rPr>
          <w:fldChar w:fldCharType="end"/>
        </w:r>
      </w:hyperlink>
    </w:p>
    <w:p w14:paraId="0D57BF96" w14:textId="3708999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0"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21  </w:t>
        </w:r>
        <w:r w:rsidR="00D14C59" w:rsidRPr="00E375D9">
          <w:rPr>
            <w:rStyle w:val="ae"/>
            <w:rFonts w:ascii="Times New Roman" w:eastAsia="標楷體" w:hAnsi="Times New Roman" w:hint="eastAsia"/>
            <w:b/>
            <w:bCs/>
            <w:noProof/>
          </w:rPr>
          <w:t>檢視處理中申報單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26</w:t>
        </w:r>
        <w:r w:rsidR="00D14C59" w:rsidRPr="00E375D9">
          <w:rPr>
            <w:rFonts w:ascii="Times New Roman" w:eastAsia="標楷體" w:hAnsi="Times New Roman"/>
            <w:noProof/>
            <w:webHidden/>
          </w:rPr>
          <w:fldChar w:fldCharType="end"/>
        </w:r>
      </w:hyperlink>
    </w:p>
    <w:p w14:paraId="7A5D941D" w14:textId="1D24F347"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1"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22  </w:t>
        </w:r>
        <w:r w:rsidR="00D14C59" w:rsidRPr="00E375D9">
          <w:rPr>
            <w:rStyle w:val="ae"/>
            <w:rFonts w:ascii="Times New Roman" w:eastAsia="標楷體" w:hAnsi="Times New Roman" w:hint="eastAsia"/>
            <w:b/>
            <w:bCs/>
            <w:noProof/>
          </w:rPr>
          <w:t>已結案之申報單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27</w:t>
        </w:r>
        <w:r w:rsidR="00D14C59" w:rsidRPr="00E375D9">
          <w:rPr>
            <w:rFonts w:ascii="Times New Roman" w:eastAsia="標楷體" w:hAnsi="Times New Roman"/>
            <w:noProof/>
            <w:webHidden/>
          </w:rPr>
          <w:fldChar w:fldCharType="end"/>
        </w:r>
      </w:hyperlink>
    </w:p>
    <w:p w14:paraId="73080655" w14:textId="61B739C9"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2"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23  </w:t>
        </w:r>
        <w:r w:rsidR="00D14C59" w:rsidRPr="00E375D9">
          <w:rPr>
            <w:rStyle w:val="ae"/>
            <w:rFonts w:ascii="Times New Roman" w:eastAsia="標楷體" w:hAnsi="Times New Roman" w:hint="eastAsia"/>
            <w:b/>
            <w:bCs/>
            <w:noProof/>
          </w:rPr>
          <w:t>搜尋</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27</w:t>
        </w:r>
        <w:r w:rsidR="00D14C59" w:rsidRPr="00E375D9">
          <w:rPr>
            <w:rFonts w:ascii="Times New Roman" w:eastAsia="標楷體" w:hAnsi="Times New Roman"/>
            <w:noProof/>
            <w:webHidden/>
          </w:rPr>
          <w:fldChar w:fldCharType="end"/>
        </w:r>
      </w:hyperlink>
    </w:p>
    <w:p w14:paraId="15E7D701" w14:textId="62E8FBC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3"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24  </w:t>
        </w:r>
        <w:r w:rsidR="00D14C59" w:rsidRPr="00E375D9">
          <w:rPr>
            <w:rStyle w:val="ae"/>
            <w:rFonts w:ascii="Times New Roman" w:eastAsia="標楷體" w:hAnsi="Times New Roman" w:hint="eastAsia"/>
            <w:b/>
            <w:bCs/>
            <w:noProof/>
          </w:rPr>
          <w:t>等待處理頁面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28</w:t>
        </w:r>
        <w:r w:rsidR="00D14C59" w:rsidRPr="00E375D9">
          <w:rPr>
            <w:rFonts w:ascii="Times New Roman" w:eastAsia="標楷體" w:hAnsi="Times New Roman"/>
            <w:noProof/>
            <w:webHidden/>
          </w:rPr>
          <w:fldChar w:fldCharType="end"/>
        </w:r>
      </w:hyperlink>
    </w:p>
    <w:p w14:paraId="7A2FF908" w14:textId="59B67DBA"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4"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25  </w:t>
        </w:r>
        <w:r w:rsidR="00D14C59" w:rsidRPr="00E375D9">
          <w:rPr>
            <w:rStyle w:val="ae"/>
            <w:rFonts w:ascii="Times New Roman" w:eastAsia="標楷體" w:hAnsi="Times New Roman" w:hint="eastAsia"/>
            <w:b/>
            <w:bCs/>
            <w:noProof/>
          </w:rPr>
          <w:t>等待回覆頁面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29</w:t>
        </w:r>
        <w:r w:rsidR="00D14C59" w:rsidRPr="00E375D9">
          <w:rPr>
            <w:rFonts w:ascii="Times New Roman" w:eastAsia="標楷體" w:hAnsi="Times New Roman"/>
            <w:noProof/>
            <w:webHidden/>
          </w:rPr>
          <w:fldChar w:fldCharType="end"/>
        </w:r>
      </w:hyperlink>
    </w:p>
    <w:p w14:paraId="1D71A68A" w14:textId="7278E19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5"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26  </w:t>
        </w:r>
        <w:r w:rsidR="00D14C59" w:rsidRPr="00E375D9">
          <w:rPr>
            <w:rStyle w:val="ae"/>
            <w:rFonts w:ascii="Times New Roman" w:eastAsia="標楷體" w:hAnsi="Times New Roman" w:hint="eastAsia"/>
            <w:b/>
            <w:bCs/>
            <w:noProof/>
          </w:rPr>
          <w:t>已結案頁面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29</w:t>
        </w:r>
        <w:r w:rsidR="00D14C59" w:rsidRPr="00E375D9">
          <w:rPr>
            <w:rFonts w:ascii="Times New Roman" w:eastAsia="標楷體" w:hAnsi="Times New Roman"/>
            <w:noProof/>
            <w:webHidden/>
          </w:rPr>
          <w:fldChar w:fldCharType="end"/>
        </w:r>
      </w:hyperlink>
    </w:p>
    <w:p w14:paraId="2C0EAEB6" w14:textId="54F3F975"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6"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27  </w:t>
        </w:r>
        <w:r w:rsidR="00D14C59" w:rsidRPr="00E375D9">
          <w:rPr>
            <w:rStyle w:val="ae"/>
            <w:rFonts w:ascii="Times New Roman" w:eastAsia="標楷體" w:hAnsi="Times New Roman" w:hint="eastAsia"/>
            <w:b/>
            <w:bCs/>
            <w:noProof/>
          </w:rPr>
          <w:t>近期查詢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30</w:t>
        </w:r>
        <w:r w:rsidR="00D14C59" w:rsidRPr="00E375D9">
          <w:rPr>
            <w:rFonts w:ascii="Times New Roman" w:eastAsia="標楷體" w:hAnsi="Times New Roman"/>
            <w:noProof/>
            <w:webHidden/>
          </w:rPr>
          <w:fldChar w:fldCharType="end"/>
        </w:r>
      </w:hyperlink>
    </w:p>
    <w:p w14:paraId="4A5146E5" w14:textId="136BE19D"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7"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28  </w:t>
        </w:r>
        <w:r w:rsidR="00D14C59" w:rsidRPr="00E375D9">
          <w:rPr>
            <w:rStyle w:val="ae"/>
            <w:rFonts w:ascii="Times New Roman" w:eastAsia="標楷體" w:hAnsi="Times New Roman" w:hint="eastAsia"/>
            <w:b/>
            <w:bCs/>
            <w:noProof/>
          </w:rPr>
          <w:t>指定日期</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_Toc152716127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31</w:t>
        </w:r>
        <w:r w:rsidR="00D14C59" w:rsidRPr="00E375D9">
          <w:rPr>
            <w:rFonts w:ascii="Times New Roman" w:eastAsia="標楷體" w:hAnsi="Times New Roman"/>
            <w:noProof/>
            <w:webHidden/>
          </w:rPr>
          <w:fldChar w:fldCharType="end"/>
        </w:r>
      </w:hyperlink>
    </w:p>
    <w:p w14:paraId="2B19A3AC" w14:textId="1ECCAAB3"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8"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29  </w:t>
        </w:r>
        <w:r w:rsidR="00D14C59" w:rsidRPr="00E375D9">
          <w:rPr>
            <w:rStyle w:val="ae"/>
            <w:rFonts w:ascii="Times New Roman" w:eastAsia="標楷體" w:hAnsi="Times New Roman" w:hint="eastAsia"/>
            <w:b/>
            <w:bCs/>
            <w:noProof/>
          </w:rPr>
          <w:t>責任確認單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_Toc152716128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32</w:t>
        </w:r>
        <w:r w:rsidR="00D14C59" w:rsidRPr="00E375D9">
          <w:rPr>
            <w:rFonts w:ascii="Times New Roman" w:eastAsia="標楷體" w:hAnsi="Times New Roman"/>
            <w:noProof/>
            <w:webHidden/>
          </w:rPr>
          <w:fldChar w:fldCharType="end"/>
        </w:r>
      </w:hyperlink>
    </w:p>
    <w:p w14:paraId="11A8C738" w14:textId="772590E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29"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30  </w:t>
        </w:r>
        <w:r w:rsidR="00D14C59" w:rsidRPr="00E375D9">
          <w:rPr>
            <w:rStyle w:val="ae"/>
            <w:rFonts w:ascii="Times New Roman" w:eastAsia="標楷體" w:hAnsi="Times New Roman" w:hint="eastAsia"/>
            <w:b/>
            <w:bCs/>
            <w:noProof/>
          </w:rPr>
          <w:t>指派責任部門</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_Toc152716129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33</w:t>
        </w:r>
        <w:r w:rsidR="00D14C59" w:rsidRPr="00E375D9">
          <w:rPr>
            <w:rFonts w:ascii="Times New Roman" w:eastAsia="標楷體" w:hAnsi="Times New Roman"/>
            <w:noProof/>
            <w:webHidden/>
          </w:rPr>
          <w:fldChar w:fldCharType="end"/>
        </w:r>
      </w:hyperlink>
    </w:p>
    <w:p w14:paraId="12EF58A2" w14:textId="581B2CB4"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0"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31  </w:t>
        </w:r>
        <w:r w:rsidR="00D14C59" w:rsidRPr="00E375D9">
          <w:rPr>
            <w:rStyle w:val="ae"/>
            <w:rFonts w:ascii="Times New Roman" w:eastAsia="標楷體" w:hAnsi="Times New Roman" w:hint="eastAsia"/>
            <w:b/>
            <w:bCs/>
            <w:noProof/>
          </w:rPr>
          <w:t>裁定申報單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35</w:t>
        </w:r>
        <w:r w:rsidR="00D14C59" w:rsidRPr="00E375D9">
          <w:rPr>
            <w:rFonts w:ascii="Times New Roman" w:eastAsia="標楷體" w:hAnsi="Times New Roman"/>
            <w:noProof/>
            <w:webHidden/>
          </w:rPr>
          <w:fldChar w:fldCharType="end"/>
        </w:r>
      </w:hyperlink>
    </w:p>
    <w:p w14:paraId="0327F58E" w14:textId="728E5DA8"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1"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32  </w:t>
        </w:r>
        <w:r w:rsidR="00D14C59" w:rsidRPr="00E375D9">
          <w:rPr>
            <w:rStyle w:val="ae"/>
            <w:rFonts w:ascii="Times New Roman" w:eastAsia="標楷體" w:hAnsi="Times New Roman" w:hint="eastAsia"/>
            <w:b/>
            <w:bCs/>
            <w:noProof/>
          </w:rPr>
          <w:t>檢視等待回覆申報單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36</w:t>
        </w:r>
        <w:r w:rsidR="00D14C59" w:rsidRPr="00E375D9">
          <w:rPr>
            <w:rFonts w:ascii="Times New Roman" w:eastAsia="標楷體" w:hAnsi="Times New Roman"/>
            <w:noProof/>
            <w:webHidden/>
          </w:rPr>
          <w:fldChar w:fldCharType="end"/>
        </w:r>
      </w:hyperlink>
    </w:p>
    <w:p w14:paraId="2F03ECA1" w14:textId="0DEA9D66"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2"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33  </w:t>
        </w:r>
        <w:r w:rsidR="00D14C59" w:rsidRPr="00E375D9">
          <w:rPr>
            <w:rStyle w:val="ae"/>
            <w:rFonts w:ascii="Times New Roman" w:eastAsia="標楷體" w:hAnsi="Times New Roman" w:hint="eastAsia"/>
            <w:b/>
            <w:bCs/>
            <w:noProof/>
          </w:rPr>
          <w:t>回覆進度</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36</w:t>
        </w:r>
        <w:r w:rsidR="00D14C59" w:rsidRPr="00E375D9">
          <w:rPr>
            <w:rFonts w:ascii="Times New Roman" w:eastAsia="標楷體" w:hAnsi="Times New Roman"/>
            <w:noProof/>
            <w:webHidden/>
          </w:rPr>
          <w:fldChar w:fldCharType="end"/>
        </w:r>
      </w:hyperlink>
    </w:p>
    <w:p w14:paraId="44999E21" w14:textId="615669A3"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3"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34  </w:t>
        </w:r>
        <w:r w:rsidR="00D14C59" w:rsidRPr="00E375D9">
          <w:rPr>
            <w:rStyle w:val="ae"/>
            <w:rFonts w:ascii="Times New Roman" w:eastAsia="標楷體" w:hAnsi="Times New Roman" w:hint="eastAsia"/>
            <w:b/>
            <w:bCs/>
            <w:noProof/>
          </w:rPr>
          <w:t>需回覆頁面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37</w:t>
        </w:r>
        <w:r w:rsidR="00D14C59" w:rsidRPr="00E375D9">
          <w:rPr>
            <w:rFonts w:ascii="Times New Roman" w:eastAsia="標楷體" w:hAnsi="Times New Roman"/>
            <w:noProof/>
            <w:webHidden/>
          </w:rPr>
          <w:fldChar w:fldCharType="end"/>
        </w:r>
      </w:hyperlink>
    </w:p>
    <w:p w14:paraId="545426F6" w14:textId="1301FE69"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4"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35  </w:t>
        </w:r>
        <w:r w:rsidR="00D14C59" w:rsidRPr="00E375D9">
          <w:rPr>
            <w:rStyle w:val="ae"/>
            <w:rFonts w:ascii="Times New Roman" w:eastAsia="標楷體" w:hAnsi="Times New Roman" w:hint="eastAsia"/>
            <w:b/>
            <w:bCs/>
            <w:noProof/>
          </w:rPr>
          <w:t>回覆完成頁面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38</w:t>
        </w:r>
        <w:r w:rsidR="00D14C59" w:rsidRPr="00E375D9">
          <w:rPr>
            <w:rFonts w:ascii="Times New Roman" w:eastAsia="標楷體" w:hAnsi="Times New Roman"/>
            <w:noProof/>
            <w:webHidden/>
          </w:rPr>
          <w:fldChar w:fldCharType="end"/>
        </w:r>
      </w:hyperlink>
    </w:p>
    <w:p w14:paraId="3B679671" w14:textId="16C10724"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5"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36  </w:t>
        </w:r>
        <w:r w:rsidR="00D14C59" w:rsidRPr="00E375D9">
          <w:rPr>
            <w:rStyle w:val="ae"/>
            <w:rFonts w:ascii="Times New Roman" w:eastAsia="標楷體" w:hAnsi="Times New Roman" w:hint="eastAsia"/>
            <w:b/>
            <w:bCs/>
            <w:noProof/>
          </w:rPr>
          <w:t>負責人員指派</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39</w:t>
        </w:r>
        <w:r w:rsidR="00D14C59" w:rsidRPr="00E375D9">
          <w:rPr>
            <w:rFonts w:ascii="Times New Roman" w:eastAsia="標楷體" w:hAnsi="Times New Roman"/>
            <w:noProof/>
            <w:webHidden/>
          </w:rPr>
          <w:fldChar w:fldCharType="end"/>
        </w:r>
      </w:hyperlink>
    </w:p>
    <w:p w14:paraId="1003362F" w14:textId="38F2D0C7"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6"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37  </w:t>
        </w:r>
        <w:r w:rsidR="00D14C59" w:rsidRPr="00E375D9">
          <w:rPr>
            <w:rStyle w:val="ae"/>
            <w:rFonts w:ascii="Times New Roman" w:eastAsia="標楷體" w:hAnsi="Times New Roman" w:hint="eastAsia"/>
            <w:b/>
            <w:bCs/>
            <w:noProof/>
          </w:rPr>
          <w:t>需回覆（主管）</w:t>
        </w:r>
        <w:r w:rsidR="00D14C59" w:rsidRPr="00E375D9">
          <w:rPr>
            <w:rStyle w:val="ae"/>
            <w:rFonts w:ascii="Times New Roman" w:eastAsia="標楷體" w:hAnsi="Times New Roman"/>
            <w:b/>
            <w:bCs/>
            <w:noProof/>
          </w:rPr>
          <w:t>-</w:t>
        </w:r>
        <w:r w:rsidR="00D14C59" w:rsidRPr="00E375D9">
          <w:rPr>
            <w:rStyle w:val="ae"/>
            <w:rFonts w:ascii="Times New Roman" w:eastAsia="標楷體" w:hAnsi="Times New Roman" w:hint="eastAsia"/>
            <w:b/>
            <w:bCs/>
            <w:noProof/>
          </w:rPr>
          <w:t>回覆</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41</w:t>
        </w:r>
        <w:r w:rsidR="00D14C59" w:rsidRPr="00E375D9">
          <w:rPr>
            <w:rFonts w:ascii="Times New Roman" w:eastAsia="標楷體" w:hAnsi="Times New Roman"/>
            <w:noProof/>
            <w:webHidden/>
          </w:rPr>
          <w:fldChar w:fldCharType="end"/>
        </w:r>
      </w:hyperlink>
    </w:p>
    <w:p w14:paraId="66426756" w14:textId="75F71C8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7"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38  </w:t>
        </w:r>
        <w:r w:rsidR="00D14C59" w:rsidRPr="00E375D9">
          <w:rPr>
            <w:rStyle w:val="ae"/>
            <w:rFonts w:ascii="Times New Roman" w:eastAsia="標楷體" w:hAnsi="Times New Roman" w:hint="eastAsia"/>
            <w:b/>
            <w:bCs/>
            <w:noProof/>
          </w:rPr>
          <w:t>需回覆（主管）</w:t>
        </w:r>
        <w:r w:rsidR="00D14C59" w:rsidRPr="00E375D9">
          <w:rPr>
            <w:rStyle w:val="ae"/>
            <w:rFonts w:ascii="Times New Roman" w:eastAsia="標楷體" w:hAnsi="Times New Roman"/>
            <w:b/>
            <w:bCs/>
            <w:noProof/>
          </w:rPr>
          <w:t>-</w:t>
        </w:r>
        <w:r w:rsidR="00D14C59" w:rsidRPr="00E375D9">
          <w:rPr>
            <w:rStyle w:val="ae"/>
            <w:rFonts w:ascii="Times New Roman" w:eastAsia="標楷體" w:hAnsi="Times New Roman" w:hint="eastAsia"/>
            <w:b/>
            <w:bCs/>
            <w:noProof/>
          </w:rPr>
          <w:t>查看回覆</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_Toc152716137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42</w:t>
        </w:r>
        <w:r w:rsidR="00D14C59" w:rsidRPr="00E375D9">
          <w:rPr>
            <w:rFonts w:ascii="Times New Roman" w:eastAsia="標楷體" w:hAnsi="Times New Roman"/>
            <w:noProof/>
            <w:webHidden/>
          </w:rPr>
          <w:fldChar w:fldCharType="end"/>
        </w:r>
      </w:hyperlink>
    </w:p>
    <w:p w14:paraId="1C834C46" w14:textId="05999BE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8"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39  </w:t>
        </w:r>
        <w:r w:rsidR="00D14C59" w:rsidRPr="00E375D9">
          <w:rPr>
            <w:rStyle w:val="ae"/>
            <w:rFonts w:ascii="Times New Roman" w:eastAsia="標楷體" w:hAnsi="Times New Roman" w:hint="eastAsia"/>
            <w:b/>
            <w:bCs/>
            <w:noProof/>
          </w:rPr>
          <w:t>需回覆頁面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_Toc152716138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43</w:t>
        </w:r>
        <w:r w:rsidR="00D14C59" w:rsidRPr="00E375D9">
          <w:rPr>
            <w:rFonts w:ascii="Times New Roman" w:eastAsia="標楷體" w:hAnsi="Times New Roman"/>
            <w:noProof/>
            <w:webHidden/>
          </w:rPr>
          <w:fldChar w:fldCharType="end"/>
        </w:r>
      </w:hyperlink>
    </w:p>
    <w:p w14:paraId="7411E0D5" w14:textId="0B552042"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39"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40  </w:t>
        </w:r>
        <w:r w:rsidR="00D14C59" w:rsidRPr="00E375D9">
          <w:rPr>
            <w:rStyle w:val="ae"/>
            <w:rFonts w:ascii="Times New Roman" w:eastAsia="標楷體" w:hAnsi="Times New Roman" w:hint="eastAsia"/>
            <w:b/>
            <w:bCs/>
            <w:noProof/>
          </w:rPr>
          <w:t>回覆完成</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_Toc152716139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43</w:t>
        </w:r>
        <w:r w:rsidR="00D14C59" w:rsidRPr="00E375D9">
          <w:rPr>
            <w:rFonts w:ascii="Times New Roman" w:eastAsia="標楷體" w:hAnsi="Times New Roman"/>
            <w:noProof/>
            <w:webHidden/>
          </w:rPr>
          <w:fldChar w:fldCharType="end"/>
        </w:r>
      </w:hyperlink>
    </w:p>
    <w:p w14:paraId="6CEB4F8D" w14:textId="69280659"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0"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41  </w:t>
        </w:r>
        <w:r w:rsidR="00D14C59" w:rsidRPr="00E375D9">
          <w:rPr>
            <w:rStyle w:val="ae"/>
            <w:rFonts w:ascii="Times New Roman" w:eastAsia="標楷體" w:hAnsi="Times New Roman" w:hint="eastAsia"/>
            <w:b/>
            <w:bCs/>
            <w:noProof/>
          </w:rPr>
          <w:t>申報狀況追蹤清單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45</w:t>
        </w:r>
        <w:r w:rsidR="00D14C59" w:rsidRPr="00E375D9">
          <w:rPr>
            <w:rFonts w:ascii="Times New Roman" w:eastAsia="標楷體" w:hAnsi="Times New Roman"/>
            <w:noProof/>
            <w:webHidden/>
          </w:rPr>
          <w:fldChar w:fldCharType="end"/>
        </w:r>
      </w:hyperlink>
    </w:p>
    <w:p w14:paraId="1A57BDF3" w14:textId="70AAEBF6"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1"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42  </w:t>
        </w:r>
        <w:r w:rsidR="00D14C59" w:rsidRPr="00E375D9">
          <w:rPr>
            <w:rStyle w:val="ae"/>
            <w:rFonts w:ascii="Times New Roman" w:eastAsia="標楷體" w:hAnsi="Times New Roman" w:hint="eastAsia"/>
            <w:b/>
            <w:bCs/>
            <w:noProof/>
          </w:rPr>
          <w:t>申報狀況追蹤詳情</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46</w:t>
        </w:r>
        <w:r w:rsidR="00D14C59" w:rsidRPr="00E375D9">
          <w:rPr>
            <w:rFonts w:ascii="Times New Roman" w:eastAsia="標楷體" w:hAnsi="Times New Roman"/>
            <w:noProof/>
            <w:webHidden/>
          </w:rPr>
          <w:fldChar w:fldCharType="end"/>
        </w:r>
      </w:hyperlink>
    </w:p>
    <w:p w14:paraId="331ED225" w14:textId="59F3EA7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2"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43  </w:t>
        </w:r>
        <w:r w:rsidR="00D14C59" w:rsidRPr="00E375D9">
          <w:rPr>
            <w:rStyle w:val="ae"/>
            <w:rFonts w:ascii="Times New Roman" w:eastAsia="標楷體" w:hAnsi="Times New Roman" w:hint="eastAsia"/>
            <w:b/>
            <w:bCs/>
            <w:noProof/>
          </w:rPr>
          <w:t>案件責任查詢清單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47</w:t>
        </w:r>
        <w:r w:rsidR="00D14C59" w:rsidRPr="00E375D9">
          <w:rPr>
            <w:rFonts w:ascii="Times New Roman" w:eastAsia="標楷體" w:hAnsi="Times New Roman"/>
            <w:noProof/>
            <w:webHidden/>
          </w:rPr>
          <w:fldChar w:fldCharType="end"/>
        </w:r>
      </w:hyperlink>
    </w:p>
    <w:p w14:paraId="40709821" w14:textId="7E31FFCE"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3"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44  </w:t>
        </w:r>
        <w:r w:rsidR="00D14C59" w:rsidRPr="00E375D9">
          <w:rPr>
            <w:rStyle w:val="ae"/>
            <w:rFonts w:ascii="Times New Roman" w:eastAsia="標楷體" w:hAnsi="Times New Roman" w:hint="eastAsia"/>
            <w:b/>
            <w:bCs/>
            <w:noProof/>
          </w:rPr>
          <w:t>帳號審核通知</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48</w:t>
        </w:r>
        <w:r w:rsidR="00D14C59" w:rsidRPr="00E375D9">
          <w:rPr>
            <w:rFonts w:ascii="Times New Roman" w:eastAsia="標楷體" w:hAnsi="Times New Roman"/>
            <w:noProof/>
            <w:webHidden/>
          </w:rPr>
          <w:fldChar w:fldCharType="end"/>
        </w:r>
      </w:hyperlink>
    </w:p>
    <w:p w14:paraId="3A88F6CA" w14:textId="3AB9A11B"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4"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45  </w:t>
        </w:r>
        <w:r w:rsidR="00D14C59" w:rsidRPr="00E375D9">
          <w:rPr>
            <w:rStyle w:val="ae"/>
            <w:rFonts w:ascii="Times New Roman" w:eastAsia="標楷體" w:hAnsi="Times New Roman" w:hint="eastAsia"/>
            <w:b/>
            <w:bCs/>
            <w:noProof/>
          </w:rPr>
          <w:t>帳號審核通知</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49</w:t>
        </w:r>
        <w:r w:rsidR="00D14C59" w:rsidRPr="00E375D9">
          <w:rPr>
            <w:rFonts w:ascii="Times New Roman" w:eastAsia="標楷體" w:hAnsi="Times New Roman"/>
            <w:noProof/>
            <w:webHidden/>
          </w:rPr>
          <w:fldChar w:fldCharType="end"/>
        </w:r>
      </w:hyperlink>
    </w:p>
    <w:p w14:paraId="33708431" w14:textId="3A225D9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5"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46  </w:t>
        </w:r>
        <w:r w:rsidR="00D14C59" w:rsidRPr="00E375D9">
          <w:rPr>
            <w:rStyle w:val="ae"/>
            <w:rFonts w:ascii="Times New Roman" w:eastAsia="標楷體" w:hAnsi="Times New Roman" w:hint="eastAsia"/>
            <w:b/>
            <w:bCs/>
            <w:noProof/>
          </w:rPr>
          <w:t>員工帳號申請</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50</w:t>
        </w:r>
        <w:r w:rsidR="00D14C59" w:rsidRPr="00E375D9">
          <w:rPr>
            <w:rFonts w:ascii="Times New Roman" w:eastAsia="標楷體" w:hAnsi="Times New Roman"/>
            <w:noProof/>
            <w:webHidden/>
          </w:rPr>
          <w:fldChar w:fldCharType="end"/>
        </w:r>
      </w:hyperlink>
    </w:p>
    <w:p w14:paraId="7E8C1959" w14:textId="502A7F38"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6"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47  </w:t>
        </w:r>
        <w:r w:rsidR="00D14C59" w:rsidRPr="00E375D9">
          <w:rPr>
            <w:rStyle w:val="ae"/>
            <w:rFonts w:ascii="Times New Roman" w:eastAsia="標楷體" w:hAnsi="Times New Roman" w:hint="eastAsia"/>
            <w:b/>
            <w:bCs/>
            <w:noProof/>
          </w:rPr>
          <w:t>部門授權</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50</w:t>
        </w:r>
        <w:r w:rsidR="00D14C59" w:rsidRPr="00E375D9">
          <w:rPr>
            <w:rFonts w:ascii="Times New Roman" w:eastAsia="標楷體" w:hAnsi="Times New Roman"/>
            <w:noProof/>
            <w:webHidden/>
          </w:rPr>
          <w:fldChar w:fldCharType="end"/>
        </w:r>
      </w:hyperlink>
    </w:p>
    <w:p w14:paraId="5FB56B75" w14:textId="2D0E8381"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7"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48  </w:t>
        </w:r>
        <w:r w:rsidR="00D14C59" w:rsidRPr="00E375D9">
          <w:rPr>
            <w:rStyle w:val="ae"/>
            <w:rFonts w:ascii="Times New Roman" w:eastAsia="標楷體" w:hAnsi="Times New Roman" w:hint="eastAsia"/>
            <w:b/>
            <w:bCs/>
            <w:noProof/>
          </w:rPr>
          <w:t>部門授權</w:t>
        </w:r>
        <w:r w:rsidR="00D14C59" w:rsidRPr="00E375D9">
          <w:rPr>
            <w:rStyle w:val="ae"/>
            <w:rFonts w:ascii="Times New Roman" w:eastAsia="標楷體" w:hAnsi="Times New Roman"/>
            <w:b/>
            <w:bCs/>
            <w:noProof/>
          </w:rPr>
          <w:t>-</w:t>
        </w:r>
        <w:r w:rsidR="00D14C59" w:rsidRPr="00E375D9">
          <w:rPr>
            <w:rStyle w:val="ae"/>
            <w:rFonts w:ascii="Times New Roman" w:eastAsia="標楷體" w:hAnsi="Times New Roman" w:hint="eastAsia"/>
            <w:b/>
            <w:bCs/>
            <w:noProof/>
          </w:rPr>
          <w:t>通用權限頁面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_Toc152716147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52</w:t>
        </w:r>
        <w:r w:rsidR="00D14C59" w:rsidRPr="00E375D9">
          <w:rPr>
            <w:rFonts w:ascii="Times New Roman" w:eastAsia="標楷體" w:hAnsi="Times New Roman"/>
            <w:noProof/>
            <w:webHidden/>
          </w:rPr>
          <w:fldChar w:fldCharType="end"/>
        </w:r>
      </w:hyperlink>
    </w:p>
    <w:p w14:paraId="4DE858B8" w14:textId="0DF9BC66"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8"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49  </w:t>
        </w:r>
        <w:r w:rsidR="00D14C59" w:rsidRPr="00E375D9">
          <w:rPr>
            <w:rStyle w:val="ae"/>
            <w:rFonts w:ascii="Times New Roman" w:eastAsia="標楷體" w:hAnsi="Times New Roman" w:hint="eastAsia"/>
            <w:b/>
            <w:bCs/>
            <w:noProof/>
          </w:rPr>
          <w:t>部門授權</w:t>
        </w:r>
        <w:r w:rsidR="00D14C59" w:rsidRPr="00E375D9">
          <w:rPr>
            <w:rStyle w:val="ae"/>
            <w:rFonts w:ascii="Times New Roman" w:eastAsia="標楷體" w:hAnsi="Times New Roman"/>
            <w:b/>
            <w:bCs/>
            <w:noProof/>
          </w:rPr>
          <w:t>-</w:t>
        </w:r>
        <w:r w:rsidR="00D14C59" w:rsidRPr="00E375D9">
          <w:rPr>
            <w:rStyle w:val="ae"/>
            <w:rFonts w:ascii="Times New Roman" w:eastAsia="標楷體" w:hAnsi="Times New Roman" w:hint="eastAsia"/>
            <w:b/>
            <w:bCs/>
            <w:noProof/>
          </w:rPr>
          <w:t>職員權限頁面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_Toc152716148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53</w:t>
        </w:r>
        <w:r w:rsidR="00D14C59" w:rsidRPr="00E375D9">
          <w:rPr>
            <w:rFonts w:ascii="Times New Roman" w:eastAsia="標楷體" w:hAnsi="Times New Roman"/>
            <w:noProof/>
            <w:webHidden/>
          </w:rPr>
          <w:fldChar w:fldCharType="end"/>
        </w:r>
      </w:hyperlink>
    </w:p>
    <w:p w14:paraId="65A0764A" w14:textId="37AE656D"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49"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50  </w:t>
        </w:r>
        <w:r w:rsidR="00D14C59" w:rsidRPr="00E375D9">
          <w:rPr>
            <w:rStyle w:val="ae"/>
            <w:rFonts w:ascii="Times New Roman" w:eastAsia="標楷體" w:hAnsi="Times New Roman" w:hint="eastAsia"/>
            <w:b/>
            <w:bCs/>
            <w:noProof/>
          </w:rPr>
          <w:t>授權狀況頁面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_Toc152716149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54</w:t>
        </w:r>
        <w:r w:rsidR="00D14C59" w:rsidRPr="00E375D9">
          <w:rPr>
            <w:rFonts w:ascii="Times New Roman" w:eastAsia="標楷體" w:hAnsi="Times New Roman"/>
            <w:noProof/>
            <w:webHidden/>
          </w:rPr>
          <w:fldChar w:fldCharType="end"/>
        </w:r>
      </w:hyperlink>
    </w:p>
    <w:p w14:paraId="57E6E0DA" w14:textId="1AC8D60A"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0"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51  </w:t>
        </w:r>
        <w:r w:rsidR="00D14C59" w:rsidRPr="00E375D9">
          <w:rPr>
            <w:rStyle w:val="ae"/>
            <w:rFonts w:ascii="Times New Roman" w:eastAsia="標楷體" w:hAnsi="Times New Roman" w:hint="eastAsia"/>
            <w:b/>
            <w:bCs/>
            <w:noProof/>
          </w:rPr>
          <w:t>授權清單功能</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55</w:t>
        </w:r>
        <w:r w:rsidR="00D14C59" w:rsidRPr="00E375D9">
          <w:rPr>
            <w:rFonts w:ascii="Times New Roman" w:eastAsia="標楷體" w:hAnsi="Times New Roman"/>
            <w:noProof/>
            <w:webHidden/>
          </w:rPr>
          <w:fldChar w:fldCharType="end"/>
        </w:r>
      </w:hyperlink>
    </w:p>
    <w:p w14:paraId="4F4D0195" w14:textId="02571266"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1"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52  </w:t>
        </w:r>
        <w:r w:rsidR="00D14C59" w:rsidRPr="00E375D9">
          <w:rPr>
            <w:rStyle w:val="ae"/>
            <w:rFonts w:ascii="Times New Roman" w:eastAsia="標楷體" w:hAnsi="Times New Roman" w:hint="eastAsia"/>
            <w:b/>
            <w:bCs/>
            <w:noProof/>
          </w:rPr>
          <w:t>異常申報單管理</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56</w:t>
        </w:r>
        <w:r w:rsidR="00D14C59" w:rsidRPr="00E375D9">
          <w:rPr>
            <w:rFonts w:ascii="Times New Roman" w:eastAsia="標楷體" w:hAnsi="Times New Roman"/>
            <w:noProof/>
            <w:webHidden/>
          </w:rPr>
          <w:fldChar w:fldCharType="end"/>
        </w:r>
      </w:hyperlink>
    </w:p>
    <w:p w14:paraId="58428AAB" w14:textId="29F30EB8"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2"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52  </w:t>
        </w:r>
        <w:r w:rsidR="00D14C59" w:rsidRPr="00E375D9">
          <w:rPr>
            <w:rStyle w:val="ae"/>
            <w:rFonts w:ascii="Times New Roman" w:eastAsia="標楷體" w:hAnsi="Times New Roman" w:hint="eastAsia"/>
            <w:b/>
            <w:bCs/>
            <w:noProof/>
          </w:rPr>
          <w:t>修改異常申報單</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57</w:t>
        </w:r>
        <w:r w:rsidR="00D14C59" w:rsidRPr="00E375D9">
          <w:rPr>
            <w:rFonts w:ascii="Times New Roman" w:eastAsia="標楷體" w:hAnsi="Times New Roman"/>
            <w:noProof/>
            <w:webHidden/>
          </w:rPr>
          <w:fldChar w:fldCharType="end"/>
        </w:r>
      </w:hyperlink>
    </w:p>
    <w:p w14:paraId="0BCE9E49" w14:textId="48361159"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3"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53  </w:t>
        </w:r>
        <w:r w:rsidR="00D14C59" w:rsidRPr="00E375D9">
          <w:rPr>
            <w:rStyle w:val="ae"/>
            <w:rFonts w:ascii="Times New Roman" w:eastAsia="標楷體" w:hAnsi="Times New Roman" w:hint="eastAsia"/>
            <w:b/>
            <w:bCs/>
            <w:noProof/>
          </w:rPr>
          <w:t>資料管理</w:t>
        </w:r>
        <w:r w:rsidR="00D14C59" w:rsidRPr="00E375D9">
          <w:rPr>
            <w:rStyle w:val="ae"/>
            <w:rFonts w:ascii="Times New Roman" w:eastAsia="標楷體" w:hAnsi="Times New Roman"/>
            <w:b/>
            <w:bCs/>
            <w:noProof/>
          </w:rPr>
          <w:t>-</w:t>
        </w:r>
        <w:r w:rsidR="00D14C59" w:rsidRPr="00E375D9">
          <w:rPr>
            <w:rStyle w:val="ae"/>
            <w:rFonts w:ascii="Times New Roman" w:eastAsia="標楷體" w:hAnsi="Times New Roman" w:hint="eastAsia"/>
            <w:b/>
            <w:bCs/>
            <w:noProof/>
          </w:rPr>
          <w:t>產品資料功能頁面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59</w:t>
        </w:r>
        <w:r w:rsidR="00D14C59" w:rsidRPr="00E375D9">
          <w:rPr>
            <w:rFonts w:ascii="Times New Roman" w:eastAsia="標楷體" w:hAnsi="Times New Roman"/>
            <w:noProof/>
            <w:webHidden/>
          </w:rPr>
          <w:fldChar w:fldCharType="end"/>
        </w:r>
      </w:hyperlink>
    </w:p>
    <w:p w14:paraId="109B1A08" w14:textId="20898BB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4"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54  </w:t>
        </w:r>
        <w:r w:rsidR="00D14C59" w:rsidRPr="00E375D9">
          <w:rPr>
            <w:rStyle w:val="ae"/>
            <w:rFonts w:ascii="Times New Roman" w:eastAsia="標楷體" w:hAnsi="Times New Roman" w:hint="eastAsia"/>
            <w:b/>
            <w:bCs/>
            <w:noProof/>
          </w:rPr>
          <w:t>新增產品資料頁面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59</w:t>
        </w:r>
        <w:r w:rsidR="00D14C59" w:rsidRPr="00E375D9">
          <w:rPr>
            <w:rFonts w:ascii="Times New Roman" w:eastAsia="標楷體" w:hAnsi="Times New Roman"/>
            <w:noProof/>
            <w:webHidden/>
          </w:rPr>
          <w:fldChar w:fldCharType="end"/>
        </w:r>
      </w:hyperlink>
    </w:p>
    <w:p w14:paraId="294271A2" w14:textId="6CBCA61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5"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55  </w:t>
        </w:r>
        <w:r w:rsidR="00D14C59" w:rsidRPr="00E375D9">
          <w:rPr>
            <w:rStyle w:val="ae"/>
            <w:rFonts w:ascii="Times New Roman" w:eastAsia="標楷體" w:hAnsi="Times New Roman" w:hint="eastAsia"/>
            <w:b/>
            <w:bCs/>
            <w:noProof/>
          </w:rPr>
          <w:t>修改產品資料頁面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59</w:t>
        </w:r>
        <w:r w:rsidR="00D14C59" w:rsidRPr="00E375D9">
          <w:rPr>
            <w:rFonts w:ascii="Times New Roman" w:eastAsia="標楷體" w:hAnsi="Times New Roman"/>
            <w:noProof/>
            <w:webHidden/>
          </w:rPr>
          <w:fldChar w:fldCharType="end"/>
        </w:r>
      </w:hyperlink>
    </w:p>
    <w:p w14:paraId="750E2DB0" w14:textId="0C7BD2F8"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6"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56  </w:t>
        </w:r>
        <w:r w:rsidR="00D14C59" w:rsidRPr="00E375D9">
          <w:rPr>
            <w:rStyle w:val="ae"/>
            <w:rFonts w:ascii="Times New Roman" w:eastAsia="標楷體" w:hAnsi="Times New Roman" w:hint="eastAsia"/>
            <w:b/>
            <w:bCs/>
            <w:noProof/>
          </w:rPr>
          <w:t>客戶資料頁面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61</w:t>
        </w:r>
        <w:r w:rsidR="00D14C59" w:rsidRPr="00E375D9">
          <w:rPr>
            <w:rFonts w:ascii="Times New Roman" w:eastAsia="標楷體" w:hAnsi="Times New Roman"/>
            <w:noProof/>
            <w:webHidden/>
          </w:rPr>
          <w:fldChar w:fldCharType="end"/>
        </w:r>
      </w:hyperlink>
    </w:p>
    <w:p w14:paraId="3BFBB0F9" w14:textId="47B1C4D3"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7"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57  </w:t>
        </w:r>
        <w:r w:rsidR="00D14C59" w:rsidRPr="00E375D9">
          <w:rPr>
            <w:rStyle w:val="ae"/>
            <w:rFonts w:ascii="Times New Roman" w:eastAsia="標楷體" w:hAnsi="Times New Roman" w:hint="eastAsia"/>
            <w:b/>
            <w:bCs/>
            <w:noProof/>
          </w:rPr>
          <w:t>新增客戶資料功能</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_Toc152716157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61</w:t>
        </w:r>
        <w:r w:rsidR="00D14C59" w:rsidRPr="00E375D9">
          <w:rPr>
            <w:rFonts w:ascii="Times New Roman" w:eastAsia="標楷體" w:hAnsi="Times New Roman"/>
            <w:noProof/>
            <w:webHidden/>
          </w:rPr>
          <w:fldChar w:fldCharType="end"/>
        </w:r>
      </w:hyperlink>
    </w:p>
    <w:p w14:paraId="41C119FF" w14:textId="57C5D64C"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8"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58  </w:t>
        </w:r>
        <w:r w:rsidR="00D14C59" w:rsidRPr="00E375D9">
          <w:rPr>
            <w:rStyle w:val="ae"/>
            <w:rFonts w:ascii="Times New Roman" w:eastAsia="標楷體" w:hAnsi="Times New Roman" w:hint="eastAsia"/>
            <w:b/>
            <w:bCs/>
            <w:noProof/>
          </w:rPr>
          <w:t>修改客戶資料功能</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_Toc152716158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62</w:t>
        </w:r>
        <w:r w:rsidR="00D14C59" w:rsidRPr="00E375D9">
          <w:rPr>
            <w:rFonts w:ascii="Times New Roman" w:eastAsia="標楷體" w:hAnsi="Times New Roman"/>
            <w:noProof/>
            <w:webHidden/>
          </w:rPr>
          <w:fldChar w:fldCharType="end"/>
        </w:r>
      </w:hyperlink>
    </w:p>
    <w:p w14:paraId="280F27CD" w14:textId="33386F51"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59"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59  </w:t>
        </w:r>
        <w:r w:rsidR="00D14C59" w:rsidRPr="00E375D9">
          <w:rPr>
            <w:rStyle w:val="ae"/>
            <w:rFonts w:ascii="Times New Roman" w:eastAsia="標楷體" w:hAnsi="Times New Roman" w:hint="eastAsia"/>
            <w:b/>
            <w:bCs/>
            <w:noProof/>
          </w:rPr>
          <w:t>員工資料頁面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_Toc152716159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62</w:t>
        </w:r>
        <w:r w:rsidR="00D14C59" w:rsidRPr="00E375D9">
          <w:rPr>
            <w:rFonts w:ascii="Times New Roman" w:eastAsia="標楷體" w:hAnsi="Times New Roman"/>
            <w:noProof/>
            <w:webHidden/>
          </w:rPr>
          <w:fldChar w:fldCharType="end"/>
        </w:r>
      </w:hyperlink>
    </w:p>
    <w:p w14:paraId="6876A6FB" w14:textId="5818539C"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0"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60  </w:t>
        </w:r>
        <w:r w:rsidR="00D14C59" w:rsidRPr="00E375D9">
          <w:rPr>
            <w:rStyle w:val="ae"/>
            <w:rFonts w:ascii="Times New Roman" w:eastAsia="標楷體" w:hAnsi="Times New Roman" w:hint="eastAsia"/>
            <w:b/>
            <w:bCs/>
            <w:noProof/>
          </w:rPr>
          <w:t>新增員工資料功能</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_Toc152716160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63</w:t>
        </w:r>
        <w:r w:rsidR="00D14C59" w:rsidRPr="00E375D9">
          <w:rPr>
            <w:rFonts w:ascii="Times New Roman" w:eastAsia="標楷體" w:hAnsi="Times New Roman"/>
            <w:noProof/>
            <w:webHidden/>
          </w:rPr>
          <w:fldChar w:fldCharType="end"/>
        </w:r>
      </w:hyperlink>
    </w:p>
    <w:p w14:paraId="2AF0DE46" w14:textId="68B268D1"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1"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61  </w:t>
        </w:r>
        <w:r w:rsidR="00D14C59" w:rsidRPr="00E375D9">
          <w:rPr>
            <w:rStyle w:val="ae"/>
            <w:rFonts w:ascii="Times New Roman" w:eastAsia="標楷體" w:hAnsi="Times New Roman" w:hint="eastAsia"/>
            <w:b/>
            <w:bCs/>
            <w:noProof/>
          </w:rPr>
          <w:t>修改員工資料頁面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_Toc152716161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64</w:t>
        </w:r>
        <w:r w:rsidR="00D14C59" w:rsidRPr="00E375D9">
          <w:rPr>
            <w:rFonts w:ascii="Times New Roman" w:eastAsia="標楷體" w:hAnsi="Times New Roman"/>
            <w:noProof/>
            <w:webHidden/>
          </w:rPr>
          <w:fldChar w:fldCharType="end"/>
        </w:r>
      </w:hyperlink>
    </w:p>
    <w:p w14:paraId="758BFD44" w14:textId="0CBE0902"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2"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62  </w:t>
        </w:r>
        <w:r w:rsidR="00D14C59" w:rsidRPr="00E375D9">
          <w:rPr>
            <w:rStyle w:val="ae"/>
            <w:rFonts w:ascii="Times New Roman" w:eastAsia="標楷體" w:hAnsi="Times New Roman" w:hint="eastAsia"/>
            <w:b/>
            <w:bCs/>
            <w:noProof/>
          </w:rPr>
          <w:t>特殊授權功能頁面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_Toc152716162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65</w:t>
        </w:r>
        <w:r w:rsidR="00D14C59" w:rsidRPr="00E375D9">
          <w:rPr>
            <w:rFonts w:ascii="Times New Roman" w:eastAsia="標楷體" w:hAnsi="Times New Roman"/>
            <w:noProof/>
            <w:webHidden/>
          </w:rPr>
          <w:fldChar w:fldCharType="end"/>
        </w:r>
      </w:hyperlink>
    </w:p>
    <w:p w14:paraId="168011BE" w14:textId="5F8E25BF"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3"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63  </w:t>
        </w:r>
        <w:r w:rsidR="00D14C59" w:rsidRPr="00E375D9">
          <w:rPr>
            <w:rStyle w:val="ae"/>
            <w:rFonts w:ascii="Times New Roman" w:eastAsia="標楷體" w:hAnsi="Times New Roman" w:hint="eastAsia"/>
            <w:b/>
            <w:bCs/>
            <w:noProof/>
          </w:rPr>
          <w:t>部門資料頁面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_Toc152716163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67</w:t>
        </w:r>
        <w:r w:rsidR="00D14C59" w:rsidRPr="00E375D9">
          <w:rPr>
            <w:rFonts w:ascii="Times New Roman" w:eastAsia="標楷體" w:hAnsi="Times New Roman"/>
            <w:noProof/>
            <w:webHidden/>
          </w:rPr>
          <w:fldChar w:fldCharType="end"/>
        </w:r>
      </w:hyperlink>
    </w:p>
    <w:p w14:paraId="4A355933" w14:textId="347B7F92"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4"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64  </w:t>
        </w:r>
        <w:r w:rsidR="00D14C59" w:rsidRPr="00E375D9">
          <w:rPr>
            <w:rStyle w:val="ae"/>
            <w:rFonts w:ascii="Times New Roman" w:eastAsia="標楷體" w:hAnsi="Times New Roman" w:hint="eastAsia"/>
            <w:b/>
            <w:bCs/>
            <w:noProof/>
          </w:rPr>
          <w:t>新增部門資料功能</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_Toc152716164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67</w:t>
        </w:r>
        <w:r w:rsidR="00D14C59" w:rsidRPr="00E375D9">
          <w:rPr>
            <w:rFonts w:ascii="Times New Roman" w:eastAsia="標楷體" w:hAnsi="Times New Roman"/>
            <w:noProof/>
            <w:webHidden/>
          </w:rPr>
          <w:fldChar w:fldCharType="end"/>
        </w:r>
      </w:hyperlink>
    </w:p>
    <w:p w14:paraId="7BABD5B0" w14:textId="3F616696"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5"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65  </w:t>
        </w:r>
        <w:r w:rsidR="00D14C59" w:rsidRPr="00E375D9">
          <w:rPr>
            <w:rStyle w:val="ae"/>
            <w:rFonts w:ascii="Times New Roman" w:eastAsia="標楷體" w:hAnsi="Times New Roman" w:hint="eastAsia"/>
            <w:b/>
            <w:bCs/>
            <w:noProof/>
          </w:rPr>
          <w:t>修改部門資料功能</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_Toc152716165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67</w:t>
        </w:r>
        <w:r w:rsidR="00D14C59" w:rsidRPr="00E375D9">
          <w:rPr>
            <w:rFonts w:ascii="Times New Roman" w:eastAsia="標楷體" w:hAnsi="Times New Roman"/>
            <w:noProof/>
            <w:webHidden/>
          </w:rPr>
          <w:fldChar w:fldCharType="end"/>
        </w:r>
      </w:hyperlink>
    </w:p>
    <w:p w14:paraId="0A31AAD1" w14:textId="79B884D3" w:rsidR="00D14C5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166" w:history="1">
        <w:r w:rsidR="00D14C59" w:rsidRPr="00E375D9">
          <w:rPr>
            <w:rStyle w:val="ae"/>
            <w:rFonts w:ascii="Times New Roman" w:eastAsia="標楷體" w:hAnsi="Times New Roman" w:hint="eastAsia"/>
            <w:b/>
            <w:bCs/>
            <w:noProof/>
          </w:rPr>
          <w:t>圖</w:t>
        </w:r>
        <w:r w:rsidR="00D14C59" w:rsidRPr="00E375D9">
          <w:rPr>
            <w:rStyle w:val="ae"/>
            <w:rFonts w:ascii="Times New Roman" w:eastAsia="標楷體" w:hAnsi="Times New Roman"/>
            <w:b/>
            <w:bCs/>
            <w:noProof/>
          </w:rPr>
          <w:t xml:space="preserve"> 66  </w:t>
        </w:r>
        <w:r w:rsidR="00D14C59" w:rsidRPr="00E375D9">
          <w:rPr>
            <w:rStyle w:val="ae"/>
            <w:rFonts w:ascii="Times New Roman" w:eastAsia="標楷體" w:hAnsi="Times New Roman" w:hint="eastAsia"/>
            <w:b/>
            <w:bCs/>
            <w:noProof/>
          </w:rPr>
          <w:t>管理部門授權頁面</w:t>
        </w:r>
        <w:r w:rsidR="00D14C59" w:rsidRPr="00E375D9">
          <w:rPr>
            <w:rFonts w:ascii="Times New Roman" w:eastAsia="標楷體" w:hAnsi="Times New Roman"/>
            <w:noProof/>
            <w:webHidden/>
          </w:rPr>
          <w:tab/>
        </w:r>
        <w:r w:rsidR="00D14C59" w:rsidRPr="00E375D9">
          <w:rPr>
            <w:rFonts w:ascii="Times New Roman" w:eastAsia="標楷體" w:hAnsi="Times New Roman"/>
            <w:noProof/>
            <w:webHidden/>
          </w:rPr>
          <w:fldChar w:fldCharType="begin"/>
        </w:r>
        <w:r w:rsidR="00D14C59" w:rsidRPr="00E375D9">
          <w:rPr>
            <w:rFonts w:ascii="Times New Roman" w:eastAsia="標楷體" w:hAnsi="Times New Roman"/>
            <w:noProof/>
            <w:webHidden/>
          </w:rPr>
          <w:instrText xml:space="preserve"> PAGEREF _Toc152716166 \h </w:instrText>
        </w:r>
        <w:r w:rsidR="00D14C59" w:rsidRPr="00E375D9">
          <w:rPr>
            <w:rFonts w:ascii="Times New Roman" w:eastAsia="標楷體" w:hAnsi="Times New Roman"/>
            <w:noProof/>
            <w:webHidden/>
          </w:rPr>
        </w:r>
        <w:r w:rsidR="00D14C59" w:rsidRPr="00E375D9">
          <w:rPr>
            <w:rFonts w:ascii="Times New Roman" w:eastAsia="標楷體" w:hAnsi="Times New Roman"/>
            <w:noProof/>
            <w:webHidden/>
          </w:rPr>
          <w:fldChar w:fldCharType="separate"/>
        </w:r>
        <w:r w:rsidR="001479FB">
          <w:rPr>
            <w:rFonts w:ascii="Times New Roman" w:eastAsia="標楷體" w:hAnsi="Times New Roman"/>
            <w:noProof/>
            <w:webHidden/>
          </w:rPr>
          <w:t>68</w:t>
        </w:r>
        <w:r w:rsidR="00D14C59" w:rsidRPr="00E375D9">
          <w:rPr>
            <w:rFonts w:ascii="Times New Roman" w:eastAsia="標楷體" w:hAnsi="Times New Roman"/>
            <w:noProof/>
            <w:webHidden/>
          </w:rPr>
          <w:fldChar w:fldCharType="end"/>
        </w:r>
      </w:hyperlink>
    </w:p>
    <w:p w14:paraId="515188DC" w14:textId="08AEFBC5" w:rsidR="004F3E52" w:rsidRPr="00E375D9" w:rsidRDefault="00B718C9" w:rsidP="00E375D9">
      <w:pPr>
        <w:tabs>
          <w:tab w:val="left" w:pos="2692"/>
        </w:tabs>
        <w:rPr>
          <w:rFonts w:ascii="Times New Roman" w:eastAsia="標楷體" w:hAnsi="Times New Roman" w:cs="標楷體"/>
        </w:rPr>
      </w:pPr>
      <w:r w:rsidRPr="00E375D9">
        <w:rPr>
          <w:rFonts w:ascii="Times New Roman" w:eastAsia="標楷體" w:hAnsi="Times New Roman" w:cs="標楷體"/>
        </w:rPr>
        <w:fldChar w:fldCharType="end"/>
      </w:r>
    </w:p>
    <w:p w14:paraId="33C0889F" w14:textId="77777777" w:rsidR="004F3E52" w:rsidRPr="00E375D9" w:rsidRDefault="004F3E52" w:rsidP="00E375D9">
      <w:pPr>
        <w:tabs>
          <w:tab w:val="left" w:pos="2692"/>
        </w:tabs>
        <w:rPr>
          <w:rFonts w:ascii="Times New Roman" w:eastAsia="標楷體" w:hAnsi="Times New Roman" w:cs="標楷體"/>
        </w:rPr>
      </w:pPr>
    </w:p>
    <w:p w14:paraId="27220D58" w14:textId="77777777" w:rsidR="004F3E52" w:rsidRPr="00E375D9" w:rsidRDefault="004F3E52" w:rsidP="00E375D9">
      <w:pPr>
        <w:tabs>
          <w:tab w:val="left" w:pos="2692"/>
        </w:tabs>
        <w:rPr>
          <w:rFonts w:ascii="Times New Roman" w:eastAsia="標楷體" w:hAnsi="Times New Roman" w:cs="標楷體"/>
        </w:rPr>
      </w:pPr>
    </w:p>
    <w:p w14:paraId="727D1836" w14:textId="25084F7D" w:rsidR="004F3E52" w:rsidRPr="00E375D9" w:rsidRDefault="004F3E52" w:rsidP="00E375D9">
      <w:pPr>
        <w:spacing w:line="360" w:lineRule="auto"/>
        <w:jc w:val="center"/>
        <w:rPr>
          <w:rFonts w:ascii="Times New Roman" w:eastAsia="標楷體" w:hAnsi="Times New Roman" w:cs="標楷體"/>
          <w:b/>
          <w:bCs/>
          <w:color w:val="000000"/>
          <w:sz w:val="28"/>
          <w:szCs w:val="28"/>
        </w:rPr>
      </w:pPr>
      <w:r w:rsidRPr="00E375D9">
        <w:rPr>
          <w:rFonts w:ascii="Times New Roman" w:eastAsia="標楷體" w:hAnsi="Times New Roman" w:cs="標楷體" w:hint="eastAsia"/>
          <w:b/>
          <w:bCs/>
          <w:color w:val="000000"/>
          <w:sz w:val="28"/>
          <w:szCs w:val="28"/>
        </w:rPr>
        <w:t>表目錄</w:t>
      </w:r>
    </w:p>
    <w:p w14:paraId="5AA6EEA1" w14:textId="5F120578" w:rsidR="00E375D9" w:rsidRPr="00E375D9" w:rsidRDefault="00CE517D" w:rsidP="00E375D9">
      <w:pPr>
        <w:pStyle w:val="af3"/>
        <w:tabs>
          <w:tab w:val="right" w:leader="dot" w:pos="8777"/>
        </w:tabs>
        <w:ind w:leftChars="0" w:left="480" w:hanging="480"/>
        <w:rPr>
          <w:rFonts w:ascii="Times New Roman" w:eastAsia="標楷體" w:hAnsi="Times New Roman" w:cstheme="minorBidi"/>
          <w:noProof/>
          <w:kern w:val="2"/>
          <w:szCs w:val="22"/>
        </w:rPr>
      </w:pPr>
      <w:r w:rsidRPr="00E375D9">
        <w:rPr>
          <w:rStyle w:val="ae"/>
          <w:rFonts w:ascii="Times New Roman" w:eastAsia="標楷體" w:hAnsi="Times New Roman"/>
          <w:noProof/>
        </w:rPr>
        <w:fldChar w:fldCharType="begin"/>
      </w:r>
      <w:r w:rsidRPr="00E375D9">
        <w:rPr>
          <w:rStyle w:val="ae"/>
          <w:rFonts w:ascii="Times New Roman" w:eastAsia="標楷體" w:hAnsi="Times New Roman"/>
          <w:noProof/>
        </w:rPr>
        <w:instrText xml:space="preserve"> TOC \h \z \c "</w:instrText>
      </w:r>
      <w:r w:rsidRPr="00E375D9">
        <w:rPr>
          <w:rStyle w:val="ae"/>
          <w:rFonts w:ascii="Times New Roman" w:eastAsia="標楷體" w:hAnsi="Times New Roman"/>
          <w:noProof/>
        </w:rPr>
        <w:instrText>表</w:instrText>
      </w:r>
      <w:r w:rsidRPr="00E375D9">
        <w:rPr>
          <w:rStyle w:val="ae"/>
          <w:rFonts w:ascii="Times New Roman" w:eastAsia="標楷體" w:hAnsi="Times New Roman"/>
          <w:noProof/>
        </w:rPr>
        <w:instrText xml:space="preserve">" </w:instrText>
      </w:r>
      <w:r w:rsidRPr="00E375D9">
        <w:rPr>
          <w:rStyle w:val="ae"/>
          <w:rFonts w:ascii="Times New Roman" w:eastAsia="標楷體" w:hAnsi="Times New Roman"/>
          <w:noProof/>
        </w:rPr>
        <w:fldChar w:fldCharType="separate"/>
      </w:r>
      <w:hyperlink w:anchor="_Toc152716482" w:history="1">
        <w:r w:rsidR="00E375D9" w:rsidRPr="00E375D9">
          <w:rPr>
            <w:rStyle w:val="ae"/>
            <w:rFonts w:ascii="Times New Roman" w:eastAsia="標楷體" w:hAnsi="Times New Roman" w:hint="eastAsia"/>
            <w:b/>
            <w:bCs/>
            <w:noProof/>
          </w:rPr>
          <w:t>表</w:t>
        </w:r>
        <w:r w:rsidR="00E375D9" w:rsidRPr="00E375D9">
          <w:rPr>
            <w:rStyle w:val="ae"/>
            <w:rFonts w:ascii="Times New Roman" w:eastAsia="標楷體" w:hAnsi="Times New Roman"/>
            <w:b/>
            <w:bCs/>
            <w:noProof/>
          </w:rPr>
          <w:t xml:space="preserve"> 1</w:t>
        </w:r>
        <w:r w:rsidR="00E375D9" w:rsidRPr="00E375D9">
          <w:rPr>
            <w:rStyle w:val="ae"/>
            <w:rFonts w:ascii="Times New Roman" w:eastAsia="標楷體" w:hAnsi="Times New Roman" w:cs="標楷體" w:hint="eastAsia"/>
            <w:b/>
            <w:bCs/>
            <w:noProof/>
          </w:rPr>
          <w:t>軟體需求</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_Toc152716482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8</w:t>
        </w:r>
        <w:r w:rsidR="00E375D9" w:rsidRPr="00E375D9">
          <w:rPr>
            <w:rFonts w:ascii="Times New Roman" w:eastAsia="標楷體" w:hAnsi="Times New Roman"/>
            <w:noProof/>
            <w:webHidden/>
          </w:rPr>
          <w:fldChar w:fldCharType="end"/>
        </w:r>
      </w:hyperlink>
    </w:p>
    <w:p w14:paraId="511D7F63" w14:textId="36B762A5"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3"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  1-1-1</w:t>
        </w:r>
        <w:r w:rsidR="00E375D9" w:rsidRPr="00E375D9">
          <w:rPr>
            <w:rStyle w:val="ae"/>
            <w:rFonts w:ascii="Times New Roman" w:eastAsia="標楷體" w:hAnsi="Times New Roman" w:hint="eastAsia"/>
            <w:noProof/>
          </w:rPr>
          <w:t>員工登入</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_Toc152716483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17</w:t>
        </w:r>
        <w:r w:rsidR="00E375D9" w:rsidRPr="00E375D9">
          <w:rPr>
            <w:rFonts w:ascii="Times New Roman" w:eastAsia="標楷體" w:hAnsi="Times New Roman"/>
            <w:noProof/>
            <w:webHidden/>
          </w:rPr>
          <w:fldChar w:fldCharType="end"/>
        </w:r>
      </w:hyperlink>
    </w:p>
    <w:p w14:paraId="73ACDE31" w14:textId="003EA2C2"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4"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  1-1-2</w:t>
        </w:r>
        <w:r w:rsidR="00E375D9" w:rsidRPr="00E375D9">
          <w:rPr>
            <w:rStyle w:val="ae"/>
            <w:rFonts w:ascii="Times New Roman" w:eastAsia="標楷體" w:hAnsi="Times New Roman" w:hint="eastAsia"/>
            <w:noProof/>
          </w:rPr>
          <w:t>帳號申請</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_Toc152716484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18</w:t>
        </w:r>
        <w:r w:rsidR="00E375D9" w:rsidRPr="00E375D9">
          <w:rPr>
            <w:rFonts w:ascii="Times New Roman" w:eastAsia="標楷體" w:hAnsi="Times New Roman"/>
            <w:noProof/>
            <w:webHidden/>
          </w:rPr>
          <w:fldChar w:fldCharType="end"/>
        </w:r>
      </w:hyperlink>
    </w:p>
    <w:p w14:paraId="49D4E6DA" w14:textId="79EA3F3B"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5"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  1-2-1</w:t>
        </w:r>
        <w:r w:rsidR="00E375D9" w:rsidRPr="00E375D9">
          <w:rPr>
            <w:rStyle w:val="ae"/>
            <w:rFonts w:ascii="Times New Roman" w:eastAsia="標楷體" w:hAnsi="Times New Roman" w:hint="eastAsia"/>
            <w:noProof/>
          </w:rPr>
          <w:t>申報單建立</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_Toc152716485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20</w:t>
        </w:r>
        <w:r w:rsidR="00E375D9" w:rsidRPr="00E375D9">
          <w:rPr>
            <w:rFonts w:ascii="Times New Roman" w:eastAsia="標楷體" w:hAnsi="Times New Roman"/>
            <w:noProof/>
            <w:webHidden/>
          </w:rPr>
          <w:fldChar w:fldCharType="end"/>
        </w:r>
      </w:hyperlink>
    </w:p>
    <w:p w14:paraId="07A90627" w14:textId="5C3E7C02"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6"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5  1-2-2 </w:t>
        </w:r>
        <w:r w:rsidR="00E375D9" w:rsidRPr="00E375D9">
          <w:rPr>
            <w:rStyle w:val="ae"/>
            <w:rFonts w:ascii="Times New Roman" w:eastAsia="標楷體" w:hAnsi="Times New Roman" w:hint="eastAsia"/>
            <w:noProof/>
          </w:rPr>
          <w:t>檢視異常申報單查詢</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售服</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頁面</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_Toc152716486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22</w:t>
        </w:r>
        <w:r w:rsidR="00E375D9" w:rsidRPr="00E375D9">
          <w:rPr>
            <w:rFonts w:ascii="Times New Roman" w:eastAsia="標楷體" w:hAnsi="Times New Roman"/>
            <w:noProof/>
            <w:webHidden/>
          </w:rPr>
          <w:fldChar w:fldCharType="end"/>
        </w:r>
      </w:hyperlink>
    </w:p>
    <w:p w14:paraId="7A5DA82F" w14:textId="79926385"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7"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6  1-2-3 </w:t>
        </w:r>
        <w:r w:rsidR="00E375D9" w:rsidRPr="00E375D9">
          <w:rPr>
            <w:rStyle w:val="ae"/>
            <w:rFonts w:ascii="Times New Roman" w:eastAsia="標楷體" w:hAnsi="Times New Roman" w:hint="eastAsia"/>
            <w:noProof/>
          </w:rPr>
          <w:t>尚未提交</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編輯</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_Toc152716487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24</w:t>
        </w:r>
        <w:r w:rsidR="00E375D9" w:rsidRPr="00E375D9">
          <w:rPr>
            <w:rFonts w:ascii="Times New Roman" w:eastAsia="標楷體" w:hAnsi="Times New Roman"/>
            <w:noProof/>
            <w:webHidden/>
          </w:rPr>
          <w:fldChar w:fldCharType="end"/>
        </w:r>
      </w:hyperlink>
    </w:p>
    <w:p w14:paraId="7609FEBE" w14:textId="3C21A045"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8"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7  1-2-4 </w:t>
        </w:r>
        <w:r w:rsidR="00E375D9" w:rsidRPr="00E375D9">
          <w:rPr>
            <w:rStyle w:val="ae"/>
            <w:rFonts w:ascii="Times New Roman" w:eastAsia="標楷體" w:hAnsi="Times New Roman" w:hint="eastAsia"/>
            <w:noProof/>
          </w:rPr>
          <w:t>尚未提交</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檢視</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_Toc152716488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24</w:t>
        </w:r>
        <w:r w:rsidR="00E375D9" w:rsidRPr="00E375D9">
          <w:rPr>
            <w:rFonts w:ascii="Times New Roman" w:eastAsia="標楷體" w:hAnsi="Times New Roman"/>
            <w:noProof/>
            <w:webHidden/>
          </w:rPr>
          <w:fldChar w:fldCharType="end"/>
        </w:r>
      </w:hyperlink>
    </w:p>
    <w:p w14:paraId="787EBFF9" w14:textId="4CCCD90B"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89"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8  1-2-5 </w:t>
        </w:r>
        <w:r w:rsidR="00E375D9" w:rsidRPr="00E375D9">
          <w:rPr>
            <w:rStyle w:val="ae"/>
            <w:rFonts w:ascii="Times New Roman" w:eastAsia="標楷體" w:hAnsi="Times New Roman" w:hint="eastAsia"/>
            <w:noProof/>
          </w:rPr>
          <w:t>處理中</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檢視</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_Toc152716489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26</w:t>
        </w:r>
        <w:r w:rsidR="00E375D9" w:rsidRPr="00E375D9">
          <w:rPr>
            <w:rFonts w:ascii="Times New Roman" w:eastAsia="標楷體" w:hAnsi="Times New Roman"/>
            <w:noProof/>
            <w:webHidden/>
          </w:rPr>
          <w:fldChar w:fldCharType="end"/>
        </w:r>
      </w:hyperlink>
    </w:p>
    <w:p w14:paraId="3197A486" w14:textId="05483393"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0"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9  1-2-6 </w:t>
        </w:r>
        <w:r w:rsidR="00E375D9" w:rsidRPr="00E375D9">
          <w:rPr>
            <w:rStyle w:val="ae"/>
            <w:rFonts w:ascii="Times New Roman" w:eastAsia="標楷體" w:hAnsi="Times New Roman" w:hint="eastAsia"/>
            <w:noProof/>
          </w:rPr>
          <w:t>已結案</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檢視</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_Toc152716490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27</w:t>
        </w:r>
        <w:r w:rsidR="00E375D9" w:rsidRPr="00E375D9">
          <w:rPr>
            <w:rFonts w:ascii="Times New Roman" w:eastAsia="標楷體" w:hAnsi="Times New Roman"/>
            <w:noProof/>
            <w:webHidden/>
          </w:rPr>
          <w:fldChar w:fldCharType="end"/>
        </w:r>
      </w:hyperlink>
    </w:p>
    <w:p w14:paraId="218F8644" w14:textId="1F3DA0B9"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1"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10  1-2-7 </w:t>
        </w:r>
        <w:r w:rsidR="00E375D9" w:rsidRPr="00E375D9">
          <w:rPr>
            <w:rStyle w:val="ae"/>
            <w:rFonts w:ascii="Times New Roman" w:eastAsia="標楷體" w:hAnsi="Times New Roman" w:hint="eastAsia"/>
            <w:noProof/>
          </w:rPr>
          <w:t>搜尋</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_Toc152716491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27</w:t>
        </w:r>
        <w:r w:rsidR="00E375D9" w:rsidRPr="00E375D9">
          <w:rPr>
            <w:rFonts w:ascii="Times New Roman" w:eastAsia="標楷體" w:hAnsi="Times New Roman"/>
            <w:noProof/>
            <w:webHidden/>
          </w:rPr>
          <w:fldChar w:fldCharType="end"/>
        </w:r>
      </w:hyperlink>
    </w:p>
    <w:p w14:paraId="1A1EB386" w14:textId="60E215EA"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2"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11  1-3-1  </w:t>
        </w:r>
        <w:r w:rsidR="00E375D9" w:rsidRPr="00E375D9">
          <w:rPr>
            <w:rStyle w:val="ae"/>
            <w:rFonts w:ascii="Times New Roman" w:eastAsia="標楷體" w:hAnsi="Times New Roman" w:hint="eastAsia"/>
            <w:noProof/>
          </w:rPr>
          <w:t>檢視異常處理查詢</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品管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頁面</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_Toc152716492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28</w:t>
        </w:r>
        <w:r w:rsidR="00E375D9" w:rsidRPr="00E375D9">
          <w:rPr>
            <w:rFonts w:ascii="Times New Roman" w:eastAsia="標楷體" w:hAnsi="Times New Roman"/>
            <w:noProof/>
            <w:webHidden/>
          </w:rPr>
          <w:fldChar w:fldCharType="end"/>
        </w:r>
      </w:hyperlink>
    </w:p>
    <w:p w14:paraId="26D9E6D6" w14:textId="41BEAE30"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3"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12  1-3-2</w:t>
        </w:r>
        <w:r w:rsidR="00E375D9" w:rsidRPr="00E375D9">
          <w:rPr>
            <w:rStyle w:val="ae"/>
            <w:rFonts w:ascii="Times New Roman" w:eastAsia="標楷體" w:hAnsi="Times New Roman" w:hint="eastAsia"/>
            <w:noProof/>
          </w:rPr>
          <w:t>檢視分析</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近期查詢</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_Toc152716493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30</w:t>
        </w:r>
        <w:r w:rsidR="00E375D9" w:rsidRPr="00E375D9">
          <w:rPr>
            <w:rFonts w:ascii="Times New Roman" w:eastAsia="標楷體" w:hAnsi="Times New Roman"/>
            <w:noProof/>
            <w:webHidden/>
          </w:rPr>
          <w:fldChar w:fldCharType="end"/>
        </w:r>
      </w:hyperlink>
    </w:p>
    <w:p w14:paraId="10795A57" w14:textId="2416BC7B"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4"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13  1-3-3</w:t>
        </w:r>
        <w:r w:rsidR="00E375D9" w:rsidRPr="00E375D9">
          <w:rPr>
            <w:rStyle w:val="ae"/>
            <w:rFonts w:ascii="Times New Roman" w:eastAsia="標楷體" w:hAnsi="Times New Roman" w:hint="eastAsia"/>
            <w:noProof/>
          </w:rPr>
          <w:t>檢視分析</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指定日期</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_Toc152716494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31</w:t>
        </w:r>
        <w:r w:rsidR="00E375D9" w:rsidRPr="00E375D9">
          <w:rPr>
            <w:rFonts w:ascii="Times New Roman" w:eastAsia="標楷體" w:hAnsi="Times New Roman"/>
            <w:noProof/>
            <w:webHidden/>
          </w:rPr>
          <w:fldChar w:fldCharType="end"/>
        </w:r>
      </w:hyperlink>
    </w:p>
    <w:p w14:paraId="1A8B70BB" w14:textId="7B413C74"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5"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14  1-3-4 </w:t>
        </w:r>
        <w:r w:rsidR="00E375D9" w:rsidRPr="00E375D9">
          <w:rPr>
            <w:rStyle w:val="ae"/>
            <w:rFonts w:ascii="Times New Roman" w:eastAsia="標楷體" w:hAnsi="Times New Roman" w:hint="eastAsia"/>
            <w:noProof/>
          </w:rPr>
          <w:t>等待處理</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指派</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_Toc152716495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32</w:t>
        </w:r>
        <w:r w:rsidR="00E375D9" w:rsidRPr="00E375D9">
          <w:rPr>
            <w:rFonts w:ascii="Times New Roman" w:eastAsia="標楷體" w:hAnsi="Times New Roman"/>
            <w:noProof/>
            <w:webHidden/>
          </w:rPr>
          <w:fldChar w:fldCharType="end"/>
        </w:r>
      </w:hyperlink>
    </w:p>
    <w:p w14:paraId="72708774" w14:textId="2B5BF5E8"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6"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15 </w:t>
        </w:r>
        <w:r w:rsidR="00E375D9">
          <w:rPr>
            <w:rStyle w:val="ae"/>
            <w:rFonts w:ascii="Times New Roman" w:eastAsia="標楷體" w:hAnsi="Times New Roman"/>
            <w:noProof/>
          </w:rPr>
          <w:t xml:space="preserve"> </w:t>
        </w:r>
        <w:r w:rsidR="00E375D9" w:rsidRPr="00E375D9">
          <w:rPr>
            <w:rStyle w:val="ae"/>
            <w:rFonts w:ascii="Times New Roman" w:eastAsia="標楷體" w:hAnsi="Times New Roman"/>
            <w:noProof/>
          </w:rPr>
          <w:t>1-3-4-1</w:t>
        </w:r>
        <w:r w:rsidR="00E375D9" w:rsidRPr="00E375D9">
          <w:rPr>
            <w:rStyle w:val="ae"/>
            <w:rFonts w:ascii="Times New Roman" w:eastAsia="標楷體" w:hAnsi="Times New Roman" w:hint="eastAsia"/>
            <w:noProof/>
          </w:rPr>
          <w:t>責任指派</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_Toc152716496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33</w:t>
        </w:r>
        <w:r w:rsidR="00E375D9" w:rsidRPr="00E375D9">
          <w:rPr>
            <w:rFonts w:ascii="Times New Roman" w:eastAsia="標楷體" w:hAnsi="Times New Roman"/>
            <w:noProof/>
            <w:webHidden/>
          </w:rPr>
          <w:fldChar w:fldCharType="end"/>
        </w:r>
      </w:hyperlink>
    </w:p>
    <w:p w14:paraId="62095EF4" w14:textId="44FAB00C"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7"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16  1-3-5 </w:t>
        </w:r>
        <w:r w:rsidR="00E375D9" w:rsidRPr="00E375D9">
          <w:rPr>
            <w:rStyle w:val="ae"/>
            <w:rFonts w:ascii="Times New Roman" w:eastAsia="標楷體" w:hAnsi="Times New Roman" w:hint="eastAsia"/>
            <w:noProof/>
          </w:rPr>
          <w:t>等待處理</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裁定</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_Toc152716497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34</w:t>
        </w:r>
        <w:r w:rsidR="00E375D9" w:rsidRPr="00E375D9">
          <w:rPr>
            <w:rFonts w:ascii="Times New Roman" w:eastAsia="標楷體" w:hAnsi="Times New Roman"/>
            <w:noProof/>
            <w:webHidden/>
          </w:rPr>
          <w:fldChar w:fldCharType="end"/>
        </w:r>
      </w:hyperlink>
    </w:p>
    <w:p w14:paraId="1C8CB38C" w14:textId="2ADD138A"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8"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17  1-3-6</w:t>
        </w:r>
        <w:r w:rsidR="00E375D9" w:rsidRPr="00E375D9">
          <w:rPr>
            <w:rStyle w:val="ae"/>
            <w:rFonts w:ascii="Times New Roman" w:eastAsia="標楷體" w:hAnsi="Times New Roman" w:hint="eastAsia"/>
            <w:noProof/>
          </w:rPr>
          <w:t>等待回覆</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檢視</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_Toc152716498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35</w:t>
        </w:r>
        <w:r w:rsidR="00E375D9" w:rsidRPr="00E375D9">
          <w:rPr>
            <w:rFonts w:ascii="Times New Roman" w:eastAsia="標楷體" w:hAnsi="Times New Roman"/>
            <w:noProof/>
            <w:webHidden/>
          </w:rPr>
          <w:fldChar w:fldCharType="end"/>
        </w:r>
      </w:hyperlink>
    </w:p>
    <w:p w14:paraId="5CD0D3D4" w14:textId="76CF5422"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499"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18  1-3-7 </w:t>
        </w:r>
        <w:r w:rsidR="00E375D9" w:rsidRPr="00E375D9">
          <w:rPr>
            <w:rStyle w:val="ae"/>
            <w:rFonts w:ascii="Times New Roman" w:eastAsia="標楷體" w:hAnsi="Times New Roman" w:hint="eastAsia"/>
            <w:noProof/>
          </w:rPr>
          <w:t>回覆進度</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_Toc152716499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36</w:t>
        </w:r>
        <w:r w:rsidR="00E375D9" w:rsidRPr="00E375D9">
          <w:rPr>
            <w:rFonts w:ascii="Times New Roman" w:eastAsia="標楷體" w:hAnsi="Times New Roman"/>
            <w:noProof/>
            <w:webHidden/>
          </w:rPr>
          <w:fldChar w:fldCharType="end"/>
        </w:r>
      </w:hyperlink>
    </w:p>
    <w:p w14:paraId="525B6147" w14:textId="25205033"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0"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19  1-4-1 </w:t>
        </w:r>
        <w:r w:rsidR="00E375D9" w:rsidRPr="00E375D9">
          <w:rPr>
            <w:rStyle w:val="ae"/>
            <w:rFonts w:ascii="Times New Roman" w:eastAsia="標楷體" w:hAnsi="Times New Roman" w:hint="eastAsia"/>
            <w:noProof/>
          </w:rPr>
          <w:t>檢視異常處理回覆</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主管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頁面</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_Toc152716500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37</w:t>
        </w:r>
        <w:r w:rsidR="00E375D9" w:rsidRPr="00E375D9">
          <w:rPr>
            <w:rFonts w:ascii="Times New Roman" w:eastAsia="標楷體" w:hAnsi="Times New Roman"/>
            <w:noProof/>
            <w:webHidden/>
          </w:rPr>
          <w:fldChar w:fldCharType="end"/>
        </w:r>
      </w:hyperlink>
    </w:p>
    <w:p w14:paraId="16AFC4E6" w14:textId="290C533C"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1" w:history="1">
        <w:r w:rsidR="00E375D9" w:rsidRPr="00E375D9">
          <w:rPr>
            <w:rStyle w:val="ae"/>
            <w:rFonts w:ascii="Times New Roman" w:eastAsia="標楷體" w:hAnsi="Times New Roman" w:hint="eastAsia"/>
            <w:noProof/>
          </w:rPr>
          <w:t>表</w:t>
        </w:r>
        <w:r w:rsidR="00E375D9">
          <w:rPr>
            <w:rStyle w:val="ae"/>
            <w:rFonts w:ascii="Times New Roman" w:eastAsia="標楷體" w:hAnsi="Times New Roman"/>
            <w:noProof/>
          </w:rPr>
          <w:t xml:space="preserve"> 20  </w:t>
        </w:r>
        <w:r w:rsidR="00E375D9" w:rsidRPr="00E375D9">
          <w:rPr>
            <w:rStyle w:val="ae"/>
            <w:rFonts w:ascii="Times New Roman" w:eastAsia="標楷體" w:hAnsi="Times New Roman"/>
            <w:noProof/>
          </w:rPr>
          <w:t xml:space="preserve">1-4-2  </w:t>
        </w:r>
        <w:r w:rsidR="00E375D9" w:rsidRPr="00E375D9">
          <w:rPr>
            <w:rStyle w:val="ae"/>
            <w:rFonts w:ascii="Times New Roman" w:eastAsia="標楷體" w:hAnsi="Times New Roman" w:hint="eastAsia"/>
            <w:noProof/>
          </w:rPr>
          <w:t>需回覆（主管）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查看申報單</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_Toc152716501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38</w:t>
        </w:r>
        <w:r w:rsidR="00E375D9" w:rsidRPr="00E375D9">
          <w:rPr>
            <w:rFonts w:ascii="Times New Roman" w:eastAsia="標楷體" w:hAnsi="Times New Roman"/>
            <w:noProof/>
            <w:webHidden/>
          </w:rPr>
          <w:fldChar w:fldCharType="end"/>
        </w:r>
      </w:hyperlink>
    </w:p>
    <w:p w14:paraId="702178CE" w14:textId="6D3B0FB1"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2"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21  1-4-3  </w:t>
        </w:r>
        <w:r w:rsidR="00E375D9" w:rsidRPr="00E375D9">
          <w:rPr>
            <w:rStyle w:val="ae"/>
            <w:rFonts w:ascii="Times New Roman" w:eastAsia="標楷體" w:hAnsi="Times New Roman" w:hint="eastAsia"/>
            <w:noProof/>
          </w:rPr>
          <w:t>需回覆</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主管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指派</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_Toc152716502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39</w:t>
        </w:r>
        <w:r w:rsidR="00E375D9" w:rsidRPr="00E375D9">
          <w:rPr>
            <w:rFonts w:ascii="Times New Roman" w:eastAsia="標楷體" w:hAnsi="Times New Roman"/>
            <w:noProof/>
            <w:webHidden/>
          </w:rPr>
          <w:fldChar w:fldCharType="end"/>
        </w:r>
      </w:hyperlink>
    </w:p>
    <w:p w14:paraId="4F245B17" w14:textId="6233D9D1"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3" w:history="1">
        <w:r w:rsidR="00E375D9" w:rsidRPr="00E375D9">
          <w:rPr>
            <w:rStyle w:val="ae"/>
            <w:rFonts w:ascii="Times New Roman" w:eastAsia="標楷體" w:hAnsi="Times New Roman" w:hint="eastAsia"/>
            <w:noProof/>
          </w:rPr>
          <w:t>表</w:t>
        </w:r>
        <w:r w:rsidR="00E375D9">
          <w:rPr>
            <w:rStyle w:val="ae"/>
            <w:rFonts w:ascii="Times New Roman" w:eastAsia="標楷體" w:hAnsi="Times New Roman"/>
            <w:noProof/>
          </w:rPr>
          <w:t xml:space="preserve"> 22  </w:t>
        </w:r>
        <w:r w:rsidR="00E375D9" w:rsidRPr="00E375D9">
          <w:rPr>
            <w:rStyle w:val="ae"/>
            <w:rFonts w:ascii="Times New Roman" w:eastAsia="標楷體" w:hAnsi="Times New Roman"/>
            <w:noProof/>
          </w:rPr>
          <w:t xml:space="preserve">1-4-4 </w:t>
        </w:r>
        <w:r w:rsidR="00E375D9" w:rsidRPr="00E375D9">
          <w:rPr>
            <w:rStyle w:val="ae"/>
            <w:rFonts w:ascii="Times New Roman" w:eastAsia="標楷體" w:hAnsi="Times New Roman" w:hint="eastAsia"/>
            <w:noProof/>
          </w:rPr>
          <w:t>需回覆（主管）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回覆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_Toc152716503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40</w:t>
        </w:r>
        <w:r w:rsidR="00E375D9" w:rsidRPr="00E375D9">
          <w:rPr>
            <w:rFonts w:ascii="Times New Roman" w:eastAsia="標楷體" w:hAnsi="Times New Roman"/>
            <w:noProof/>
            <w:webHidden/>
          </w:rPr>
          <w:fldChar w:fldCharType="end"/>
        </w:r>
      </w:hyperlink>
    </w:p>
    <w:p w14:paraId="40C75CB1" w14:textId="53B2B7A8"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4" w:history="1">
        <w:r w:rsidR="00E375D9" w:rsidRPr="00E375D9">
          <w:rPr>
            <w:rStyle w:val="ae"/>
            <w:rFonts w:ascii="Times New Roman" w:eastAsia="標楷體" w:hAnsi="Times New Roman" w:hint="eastAsia"/>
            <w:noProof/>
          </w:rPr>
          <w:t>表</w:t>
        </w:r>
        <w:r w:rsidR="00E375D9">
          <w:rPr>
            <w:rStyle w:val="ae"/>
            <w:rFonts w:ascii="Times New Roman" w:eastAsia="標楷體" w:hAnsi="Times New Roman"/>
            <w:noProof/>
          </w:rPr>
          <w:t xml:space="preserve"> 23  </w:t>
        </w:r>
        <w:r w:rsidR="00E375D9" w:rsidRPr="00E375D9">
          <w:rPr>
            <w:rStyle w:val="ae"/>
            <w:rFonts w:ascii="Times New Roman" w:eastAsia="標楷體" w:hAnsi="Times New Roman"/>
            <w:noProof/>
          </w:rPr>
          <w:t xml:space="preserve">1-4-5 </w:t>
        </w:r>
        <w:r w:rsidR="00E375D9" w:rsidRPr="00E375D9">
          <w:rPr>
            <w:rStyle w:val="ae"/>
            <w:rFonts w:ascii="Times New Roman" w:eastAsia="標楷體" w:hAnsi="Times New Roman" w:hint="eastAsia"/>
            <w:noProof/>
          </w:rPr>
          <w:t>需回覆（主管）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查看回覆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_Toc152716504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41</w:t>
        </w:r>
        <w:r w:rsidR="00E375D9" w:rsidRPr="00E375D9">
          <w:rPr>
            <w:rFonts w:ascii="Times New Roman" w:eastAsia="標楷體" w:hAnsi="Times New Roman"/>
            <w:noProof/>
            <w:webHidden/>
          </w:rPr>
          <w:fldChar w:fldCharType="end"/>
        </w:r>
      </w:hyperlink>
    </w:p>
    <w:p w14:paraId="3B3BDC40" w14:textId="4E8E56D6"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5"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24  1-4-6 </w:t>
        </w:r>
        <w:r w:rsidR="00E375D9" w:rsidRPr="00E375D9">
          <w:rPr>
            <w:rStyle w:val="ae"/>
            <w:rFonts w:ascii="Times New Roman" w:eastAsia="標楷體" w:hAnsi="Times New Roman" w:hint="eastAsia"/>
            <w:noProof/>
          </w:rPr>
          <w:t>回覆完成（主管）</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查看回覆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_Toc152716505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42</w:t>
        </w:r>
        <w:r w:rsidR="00E375D9" w:rsidRPr="00E375D9">
          <w:rPr>
            <w:rFonts w:ascii="Times New Roman" w:eastAsia="標楷體" w:hAnsi="Times New Roman"/>
            <w:noProof/>
            <w:webHidden/>
          </w:rPr>
          <w:fldChar w:fldCharType="end"/>
        </w:r>
      </w:hyperlink>
    </w:p>
    <w:p w14:paraId="027D56F3" w14:textId="162DE16B"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6"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25  1-4-7 </w:t>
        </w:r>
        <w:r w:rsidR="00E375D9" w:rsidRPr="00E375D9">
          <w:rPr>
            <w:rStyle w:val="ae"/>
            <w:rFonts w:ascii="Times New Roman" w:eastAsia="標楷體" w:hAnsi="Times New Roman" w:hint="eastAsia"/>
            <w:noProof/>
          </w:rPr>
          <w:t>檢視異常處理回覆</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個人</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頁面</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_Toc152716506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43</w:t>
        </w:r>
        <w:r w:rsidR="00E375D9" w:rsidRPr="00E375D9">
          <w:rPr>
            <w:rFonts w:ascii="Times New Roman" w:eastAsia="標楷體" w:hAnsi="Times New Roman"/>
            <w:noProof/>
            <w:webHidden/>
          </w:rPr>
          <w:fldChar w:fldCharType="end"/>
        </w:r>
      </w:hyperlink>
    </w:p>
    <w:p w14:paraId="1D7D57A2" w14:textId="641BB465"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7" w:history="1">
        <w:r w:rsidR="00E375D9" w:rsidRPr="00E375D9">
          <w:rPr>
            <w:rStyle w:val="ae"/>
            <w:rFonts w:ascii="Times New Roman" w:eastAsia="標楷體" w:hAnsi="Times New Roman" w:hint="eastAsia"/>
            <w:noProof/>
          </w:rPr>
          <w:t>表</w:t>
        </w:r>
        <w:r w:rsidR="00E375D9">
          <w:rPr>
            <w:rStyle w:val="ae"/>
            <w:rFonts w:ascii="Times New Roman" w:eastAsia="標楷體" w:hAnsi="Times New Roman"/>
            <w:noProof/>
          </w:rPr>
          <w:t xml:space="preserve"> 26  </w:t>
        </w:r>
        <w:r w:rsidR="00E375D9" w:rsidRPr="00E375D9">
          <w:rPr>
            <w:rStyle w:val="ae"/>
            <w:rFonts w:ascii="Times New Roman" w:eastAsia="標楷體" w:hAnsi="Times New Roman"/>
            <w:noProof/>
          </w:rPr>
          <w:t xml:space="preserve">1-4-8 </w:t>
        </w:r>
        <w:r w:rsidR="00E375D9" w:rsidRPr="00E375D9">
          <w:rPr>
            <w:rStyle w:val="ae"/>
            <w:rFonts w:ascii="Times New Roman" w:eastAsia="標楷體" w:hAnsi="Times New Roman" w:hint="eastAsia"/>
            <w:noProof/>
          </w:rPr>
          <w:t>需回覆（個人）</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回覆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_Toc152716507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44</w:t>
        </w:r>
        <w:r w:rsidR="00E375D9" w:rsidRPr="00E375D9">
          <w:rPr>
            <w:rFonts w:ascii="Times New Roman" w:eastAsia="標楷體" w:hAnsi="Times New Roman"/>
            <w:noProof/>
            <w:webHidden/>
          </w:rPr>
          <w:fldChar w:fldCharType="end"/>
        </w:r>
      </w:hyperlink>
    </w:p>
    <w:p w14:paraId="6C97B3E6" w14:textId="76D38201"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8"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27  1-4-9 </w:t>
        </w:r>
        <w:r w:rsidR="00E375D9" w:rsidRPr="00E375D9">
          <w:rPr>
            <w:rStyle w:val="ae"/>
            <w:rFonts w:ascii="Times New Roman" w:eastAsia="標楷體" w:hAnsi="Times New Roman" w:hint="eastAsia"/>
            <w:noProof/>
          </w:rPr>
          <w:t>需回覆（個人）</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查看回覆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_Toc152716508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44</w:t>
        </w:r>
        <w:r w:rsidR="00E375D9" w:rsidRPr="00E375D9">
          <w:rPr>
            <w:rFonts w:ascii="Times New Roman" w:eastAsia="標楷體" w:hAnsi="Times New Roman"/>
            <w:noProof/>
            <w:webHidden/>
          </w:rPr>
          <w:fldChar w:fldCharType="end"/>
        </w:r>
      </w:hyperlink>
    </w:p>
    <w:p w14:paraId="12DD6B6E" w14:textId="527EB918"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09"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28  1-4-10 </w:t>
        </w:r>
        <w:r w:rsidR="00E375D9" w:rsidRPr="00E375D9">
          <w:rPr>
            <w:rStyle w:val="ae"/>
            <w:rFonts w:ascii="Times New Roman" w:eastAsia="標楷體" w:hAnsi="Times New Roman" w:hint="eastAsia"/>
            <w:noProof/>
          </w:rPr>
          <w:t>回覆完成</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個人</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查看回覆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_Toc152716509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45</w:t>
        </w:r>
        <w:r w:rsidR="00E375D9" w:rsidRPr="00E375D9">
          <w:rPr>
            <w:rFonts w:ascii="Times New Roman" w:eastAsia="標楷體" w:hAnsi="Times New Roman"/>
            <w:noProof/>
            <w:webHidden/>
          </w:rPr>
          <w:fldChar w:fldCharType="end"/>
        </w:r>
      </w:hyperlink>
    </w:p>
    <w:p w14:paraId="536F0B97" w14:textId="401E1C74"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0"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29  1-5-1 </w:t>
        </w:r>
        <w:r w:rsidR="00E375D9" w:rsidRPr="00E375D9">
          <w:rPr>
            <w:rStyle w:val="ae"/>
            <w:rFonts w:ascii="Times New Roman" w:eastAsia="標楷體" w:hAnsi="Times New Roman" w:hint="eastAsia"/>
            <w:noProof/>
          </w:rPr>
          <w:t>申報狀況追蹤</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_Toc152716510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45</w:t>
        </w:r>
        <w:r w:rsidR="00E375D9" w:rsidRPr="00E375D9">
          <w:rPr>
            <w:rFonts w:ascii="Times New Roman" w:eastAsia="標楷體" w:hAnsi="Times New Roman"/>
            <w:noProof/>
            <w:webHidden/>
          </w:rPr>
          <w:fldChar w:fldCharType="end"/>
        </w:r>
      </w:hyperlink>
    </w:p>
    <w:p w14:paraId="661C7546" w14:textId="662C11C7"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1"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30  1-6-1 </w:t>
        </w:r>
        <w:r w:rsidR="00E375D9" w:rsidRPr="00E375D9">
          <w:rPr>
            <w:rStyle w:val="ae"/>
            <w:rFonts w:ascii="Times New Roman" w:eastAsia="標楷體" w:hAnsi="Times New Roman" w:hint="eastAsia"/>
            <w:noProof/>
          </w:rPr>
          <w:t>案件負責查詢</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檢視</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_Toc152716511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47</w:t>
        </w:r>
        <w:r w:rsidR="00E375D9" w:rsidRPr="00E375D9">
          <w:rPr>
            <w:rFonts w:ascii="Times New Roman" w:eastAsia="標楷體" w:hAnsi="Times New Roman"/>
            <w:noProof/>
            <w:webHidden/>
          </w:rPr>
          <w:fldChar w:fldCharType="end"/>
        </w:r>
      </w:hyperlink>
    </w:p>
    <w:p w14:paraId="6CCBDAF7" w14:textId="443465FE"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2"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31  1-7-1 </w:t>
        </w:r>
        <w:r w:rsidR="00E375D9" w:rsidRPr="00E375D9">
          <w:rPr>
            <w:rStyle w:val="ae"/>
            <w:rFonts w:ascii="Times New Roman" w:eastAsia="標楷體" w:hAnsi="Times New Roman" w:hint="eastAsia"/>
            <w:noProof/>
          </w:rPr>
          <w:t>後台管理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_Toc152716512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48</w:t>
        </w:r>
        <w:r w:rsidR="00E375D9" w:rsidRPr="00E375D9">
          <w:rPr>
            <w:rFonts w:ascii="Times New Roman" w:eastAsia="標楷體" w:hAnsi="Times New Roman"/>
            <w:noProof/>
            <w:webHidden/>
          </w:rPr>
          <w:fldChar w:fldCharType="end"/>
        </w:r>
      </w:hyperlink>
    </w:p>
    <w:p w14:paraId="639C1C15" w14:textId="1FCA32B0"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3"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32  1-7-2</w:t>
        </w:r>
        <w:r w:rsidR="00E375D9" w:rsidRPr="00E375D9">
          <w:rPr>
            <w:rStyle w:val="ae"/>
            <w:rFonts w:ascii="Times New Roman" w:eastAsia="標楷體" w:hAnsi="Times New Roman" w:hint="eastAsia"/>
            <w:noProof/>
          </w:rPr>
          <w:t>員工帳號審核</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_Toc152716513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49</w:t>
        </w:r>
        <w:r w:rsidR="00E375D9" w:rsidRPr="00E375D9">
          <w:rPr>
            <w:rFonts w:ascii="Times New Roman" w:eastAsia="標楷體" w:hAnsi="Times New Roman"/>
            <w:noProof/>
            <w:webHidden/>
          </w:rPr>
          <w:fldChar w:fldCharType="end"/>
        </w:r>
      </w:hyperlink>
    </w:p>
    <w:p w14:paraId="76EE3043" w14:textId="50A93339"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4"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33  1-7-3 </w:t>
        </w:r>
        <w:r w:rsidR="00E375D9" w:rsidRPr="00E375D9">
          <w:rPr>
            <w:rStyle w:val="ae"/>
            <w:rFonts w:ascii="Times New Roman" w:eastAsia="標楷體" w:hAnsi="Times New Roman" w:hint="eastAsia"/>
            <w:noProof/>
          </w:rPr>
          <w:t>部門授權</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_Toc152716514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50</w:t>
        </w:r>
        <w:r w:rsidR="00E375D9" w:rsidRPr="00E375D9">
          <w:rPr>
            <w:rFonts w:ascii="Times New Roman" w:eastAsia="標楷體" w:hAnsi="Times New Roman"/>
            <w:noProof/>
            <w:webHidden/>
          </w:rPr>
          <w:fldChar w:fldCharType="end"/>
        </w:r>
      </w:hyperlink>
    </w:p>
    <w:p w14:paraId="2ABE63FE" w14:textId="699E5E48"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5"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34  1-7-3-1</w:t>
        </w:r>
        <w:r w:rsidR="00E375D9" w:rsidRPr="00E375D9">
          <w:rPr>
            <w:rStyle w:val="ae"/>
            <w:rFonts w:ascii="Times New Roman" w:eastAsia="標楷體" w:hAnsi="Times New Roman" w:hint="eastAsia"/>
            <w:noProof/>
          </w:rPr>
          <w:t>部門授權</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通用權限功能</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_Toc152716515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51</w:t>
        </w:r>
        <w:r w:rsidR="00E375D9" w:rsidRPr="00E375D9">
          <w:rPr>
            <w:rFonts w:ascii="Times New Roman" w:eastAsia="標楷體" w:hAnsi="Times New Roman"/>
            <w:noProof/>
            <w:webHidden/>
          </w:rPr>
          <w:fldChar w:fldCharType="end"/>
        </w:r>
      </w:hyperlink>
    </w:p>
    <w:p w14:paraId="650EBF3E" w14:textId="72F7C7EE"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6"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35  1-7-3-2</w:t>
        </w:r>
        <w:r w:rsidR="00E375D9" w:rsidRPr="00E375D9">
          <w:rPr>
            <w:rStyle w:val="ae"/>
            <w:rFonts w:ascii="Times New Roman" w:eastAsia="標楷體" w:hAnsi="Times New Roman" w:hint="eastAsia"/>
            <w:noProof/>
          </w:rPr>
          <w:t>部門授權</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職員權限功能</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_Toc152716516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52</w:t>
        </w:r>
        <w:r w:rsidR="00E375D9" w:rsidRPr="00E375D9">
          <w:rPr>
            <w:rFonts w:ascii="Times New Roman" w:eastAsia="標楷體" w:hAnsi="Times New Roman"/>
            <w:noProof/>
            <w:webHidden/>
          </w:rPr>
          <w:fldChar w:fldCharType="end"/>
        </w:r>
      </w:hyperlink>
    </w:p>
    <w:p w14:paraId="01CBA1AB" w14:textId="6035D020"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7"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36  1-7-3-3</w:t>
        </w:r>
        <w:r w:rsidR="00E375D9" w:rsidRPr="00E375D9">
          <w:rPr>
            <w:rStyle w:val="ae"/>
            <w:rFonts w:ascii="Times New Roman" w:eastAsia="標楷體" w:hAnsi="Times New Roman" w:hint="eastAsia"/>
            <w:noProof/>
          </w:rPr>
          <w:t>部門授權</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主管權限功能</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_Toc152716517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53</w:t>
        </w:r>
        <w:r w:rsidR="00E375D9" w:rsidRPr="00E375D9">
          <w:rPr>
            <w:rFonts w:ascii="Times New Roman" w:eastAsia="標楷體" w:hAnsi="Times New Roman"/>
            <w:noProof/>
            <w:webHidden/>
          </w:rPr>
          <w:fldChar w:fldCharType="end"/>
        </w:r>
      </w:hyperlink>
    </w:p>
    <w:p w14:paraId="7C05BF0F" w14:textId="04DB7C23"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8"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37  1-7-4</w:t>
        </w:r>
        <w:r w:rsidR="00E375D9" w:rsidRPr="00E375D9">
          <w:rPr>
            <w:rStyle w:val="ae"/>
            <w:rFonts w:ascii="Times New Roman" w:eastAsia="標楷體" w:hAnsi="Times New Roman" w:hint="eastAsia"/>
            <w:noProof/>
          </w:rPr>
          <w:t>授權狀況</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_Toc152716518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54</w:t>
        </w:r>
        <w:r w:rsidR="00E375D9" w:rsidRPr="00E375D9">
          <w:rPr>
            <w:rFonts w:ascii="Times New Roman" w:eastAsia="標楷體" w:hAnsi="Times New Roman"/>
            <w:noProof/>
            <w:webHidden/>
          </w:rPr>
          <w:fldChar w:fldCharType="end"/>
        </w:r>
      </w:hyperlink>
    </w:p>
    <w:p w14:paraId="037FAD86" w14:textId="7A9EC15F"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19"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38  1-7-5</w:t>
        </w:r>
        <w:r w:rsidR="00E375D9" w:rsidRPr="00E375D9">
          <w:rPr>
            <w:rStyle w:val="ae"/>
            <w:rFonts w:ascii="Times New Roman" w:eastAsia="標楷體" w:hAnsi="Times New Roman" w:hint="eastAsia"/>
            <w:noProof/>
          </w:rPr>
          <w:t>異常申報單管理</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_Toc152716519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56</w:t>
        </w:r>
        <w:r w:rsidR="00E375D9" w:rsidRPr="00E375D9">
          <w:rPr>
            <w:rFonts w:ascii="Times New Roman" w:eastAsia="標楷體" w:hAnsi="Times New Roman"/>
            <w:noProof/>
            <w:webHidden/>
          </w:rPr>
          <w:fldChar w:fldCharType="end"/>
        </w:r>
      </w:hyperlink>
    </w:p>
    <w:p w14:paraId="543096AA" w14:textId="7AB5809A"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0"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39  1-7-6</w:t>
        </w:r>
        <w:r w:rsidR="00E375D9" w:rsidRPr="00E375D9">
          <w:rPr>
            <w:rStyle w:val="ae"/>
            <w:rFonts w:ascii="Times New Roman" w:eastAsia="標楷體" w:hAnsi="Times New Roman" w:hint="eastAsia"/>
            <w:noProof/>
          </w:rPr>
          <w:t>產品資料</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_Toc152716520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58</w:t>
        </w:r>
        <w:r w:rsidR="00E375D9" w:rsidRPr="00E375D9">
          <w:rPr>
            <w:rFonts w:ascii="Times New Roman" w:eastAsia="標楷體" w:hAnsi="Times New Roman"/>
            <w:noProof/>
            <w:webHidden/>
          </w:rPr>
          <w:fldChar w:fldCharType="end"/>
        </w:r>
      </w:hyperlink>
    </w:p>
    <w:p w14:paraId="6710DF4F" w14:textId="286F7B6A"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1"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40  1-7-7</w:t>
        </w:r>
        <w:r w:rsidR="00E375D9" w:rsidRPr="00E375D9">
          <w:rPr>
            <w:rStyle w:val="ae"/>
            <w:rFonts w:ascii="Times New Roman" w:eastAsia="標楷體" w:hAnsi="Times New Roman" w:hint="eastAsia"/>
            <w:noProof/>
          </w:rPr>
          <w:t>客戶資料</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_Toc152716521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60</w:t>
        </w:r>
        <w:r w:rsidR="00E375D9" w:rsidRPr="00E375D9">
          <w:rPr>
            <w:rFonts w:ascii="Times New Roman" w:eastAsia="標楷體" w:hAnsi="Times New Roman"/>
            <w:noProof/>
            <w:webHidden/>
          </w:rPr>
          <w:fldChar w:fldCharType="end"/>
        </w:r>
      </w:hyperlink>
    </w:p>
    <w:p w14:paraId="0D53B497" w14:textId="098FB51B"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2"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41  1-7-8</w:t>
        </w:r>
        <w:r w:rsidR="00E375D9" w:rsidRPr="00E375D9">
          <w:rPr>
            <w:rStyle w:val="ae"/>
            <w:rFonts w:ascii="Times New Roman" w:eastAsia="標楷體" w:hAnsi="Times New Roman" w:hint="eastAsia"/>
            <w:noProof/>
          </w:rPr>
          <w:t>員工資料</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_Toc152716522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62</w:t>
        </w:r>
        <w:r w:rsidR="00E375D9" w:rsidRPr="00E375D9">
          <w:rPr>
            <w:rFonts w:ascii="Times New Roman" w:eastAsia="標楷體" w:hAnsi="Times New Roman"/>
            <w:noProof/>
            <w:webHidden/>
          </w:rPr>
          <w:fldChar w:fldCharType="end"/>
        </w:r>
      </w:hyperlink>
    </w:p>
    <w:p w14:paraId="5F43C4FE" w14:textId="103FB63D"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3"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42  1-7-9</w:t>
        </w:r>
        <w:r w:rsidR="00E375D9" w:rsidRPr="00E375D9">
          <w:rPr>
            <w:rStyle w:val="ae"/>
            <w:rFonts w:ascii="Times New Roman" w:eastAsia="標楷體" w:hAnsi="Times New Roman" w:hint="eastAsia"/>
            <w:noProof/>
          </w:rPr>
          <w:t>新增員工資料</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_Toc152716523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63</w:t>
        </w:r>
        <w:r w:rsidR="00E375D9" w:rsidRPr="00E375D9">
          <w:rPr>
            <w:rFonts w:ascii="Times New Roman" w:eastAsia="標楷體" w:hAnsi="Times New Roman"/>
            <w:noProof/>
            <w:webHidden/>
          </w:rPr>
          <w:fldChar w:fldCharType="end"/>
        </w:r>
      </w:hyperlink>
    </w:p>
    <w:p w14:paraId="45E930B2" w14:textId="490E3599"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4"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43  1-7-10</w:t>
        </w:r>
        <w:r w:rsidR="00E375D9" w:rsidRPr="00E375D9">
          <w:rPr>
            <w:rStyle w:val="ae"/>
            <w:rFonts w:ascii="Times New Roman" w:eastAsia="標楷體" w:hAnsi="Times New Roman" w:hint="eastAsia"/>
            <w:noProof/>
          </w:rPr>
          <w:t>修改員工資料</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_Toc152716524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64</w:t>
        </w:r>
        <w:r w:rsidR="00E375D9" w:rsidRPr="00E375D9">
          <w:rPr>
            <w:rFonts w:ascii="Times New Roman" w:eastAsia="標楷體" w:hAnsi="Times New Roman"/>
            <w:noProof/>
            <w:webHidden/>
          </w:rPr>
          <w:fldChar w:fldCharType="end"/>
        </w:r>
      </w:hyperlink>
    </w:p>
    <w:p w14:paraId="1DFDF023" w14:textId="2A25B1F6"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5"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44  1-7-11</w:t>
        </w:r>
        <w:r w:rsidR="00E375D9" w:rsidRPr="00E375D9">
          <w:rPr>
            <w:rStyle w:val="ae"/>
            <w:rFonts w:ascii="Times New Roman" w:eastAsia="標楷體" w:hAnsi="Times New Roman" w:hint="eastAsia"/>
            <w:noProof/>
          </w:rPr>
          <w:t>員工資料</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特殊授權功能</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_Toc152716525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65</w:t>
        </w:r>
        <w:r w:rsidR="00E375D9" w:rsidRPr="00E375D9">
          <w:rPr>
            <w:rFonts w:ascii="Times New Roman" w:eastAsia="標楷體" w:hAnsi="Times New Roman"/>
            <w:noProof/>
            <w:webHidden/>
          </w:rPr>
          <w:fldChar w:fldCharType="end"/>
        </w:r>
      </w:hyperlink>
    </w:p>
    <w:p w14:paraId="31F22F87" w14:textId="54BED784"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6"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45  1-7-12</w:t>
        </w:r>
        <w:r w:rsidR="00E375D9" w:rsidRPr="00E375D9">
          <w:rPr>
            <w:rStyle w:val="ae"/>
            <w:rFonts w:ascii="Times New Roman" w:eastAsia="標楷體" w:hAnsi="Times New Roman" w:hint="eastAsia"/>
            <w:noProof/>
          </w:rPr>
          <w:t>部門資料</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_Toc152716526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66</w:t>
        </w:r>
        <w:r w:rsidR="00E375D9" w:rsidRPr="00E375D9">
          <w:rPr>
            <w:rFonts w:ascii="Times New Roman" w:eastAsia="標楷體" w:hAnsi="Times New Roman"/>
            <w:noProof/>
            <w:webHidden/>
          </w:rPr>
          <w:fldChar w:fldCharType="end"/>
        </w:r>
      </w:hyperlink>
    </w:p>
    <w:p w14:paraId="33162C74" w14:textId="25D3DC8B" w:rsidR="00E375D9" w:rsidRPr="00E375D9" w:rsidRDefault="001B49B3" w:rsidP="00E375D9">
      <w:pPr>
        <w:pStyle w:val="af3"/>
        <w:tabs>
          <w:tab w:val="right" w:leader="dot" w:pos="8777"/>
        </w:tabs>
        <w:ind w:leftChars="0" w:left="480" w:hanging="480"/>
        <w:rPr>
          <w:rFonts w:ascii="Times New Roman" w:eastAsia="標楷體" w:hAnsi="Times New Roman" w:cstheme="minorBidi"/>
          <w:noProof/>
          <w:kern w:val="2"/>
          <w:szCs w:val="22"/>
        </w:rPr>
      </w:pPr>
      <w:hyperlink w:anchor="_Toc152716527" w:history="1">
        <w:r w:rsidR="00E375D9" w:rsidRPr="00E375D9">
          <w:rPr>
            <w:rStyle w:val="ae"/>
            <w:rFonts w:ascii="Times New Roman" w:eastAsia="標楷體" w:hAnsi="Times New Roman" w:hint="eastAsia"/>
            <w:noProof/>
          </w:rPr>
          <w:t>表</w:t>
        </w:r>
        <w:r w:rsidR="00E375D9" w:rsidRPr="00E375D9">
          <w:rPr>
            <w:rStyle w:val="ae"/>
            <w:rFonts w:ascii="Times New Roman" w:eastAsia="標楷體" w:hAnsi="Times New Roman"/>
            <w:noProof/>
          </w:rPr>
          <w:t xml:space="preserve"> 46  1-7-12-1</w:t>
        </w:r>
        <w:r w:rsidR="00E375D9" w:rsidRPr="00E375D9">
          <w:rPr>
            <w:rStyle w:val="ae"/>
            <w:rFonts w:ascii="Times New Roman" w:eastAsia="標楷體" w:hAnsi="Times New Roman" w:hint="eastAsia"/>
            <w:noProof/>
          </w:rPr>
          <w:t>部門資料</w:t>
        </w:r>
        <w:r w:rsidR="00E375D9" w:rsidRPr="00E375D9">
          <w:rPr>
            <w:rStyle w:val="ae"/>
            <w:rFonts w:ascii="Times New Roman" w:eastAsia="標楷體" w:hAnsi="Times New Roman"/>
            <w:noProof/>
          </w:rPr>
          <w:t>-</w:t>
        </w:r>
        <w:r w:rsidR="00E375D9" w:rsidRPr="00E375D9">
          <w:rPr>
            <w:rStyle w:val="ae"/>
            <w:rFonts w:ascii="Times New Roman" w:eastAsia="標楷體" w:hAnsi="Times New Roman" w:hint="eastAsia"/>
            <w:noProof/>
          </w:rPr>
          <w:t>管理部門授權</w:t>
        </w:r>
        <w:r w:rsidR="00E375D9" w:rsidRPr="00E375D9">
          <w:rPr>
            <w:rFonts w:ascii="Times New Roman" w:eastAsia="標楷體" w:hAnsi="Times New Roman"/>
            <w:noProof/>
            <w:webHidden/>
          </w:rPr>
          <w:tab/>
        </w:r>
        <w:r w:rsidR="00E375D9" w:rsidRPr="00E375D9">
          <w:rPr>
            <w:rFonts w:ascii="Times New Roman" w:eastAsia="標楷體" w:hAnsi="Times New Roman"/>
            <w:noProof/>
            <w:webHidden/>
          </w:rPr>
          <w:fldChar w:fldCharType="begin"/>
        </w:r>
        <w:r w:rsidR="00E375D9" w:rsidRPr="00E375D9">
          <w:rPr>
            <w:rFonts w:ascii="Times New Roman" w:eastAsia="標楷體" w:hAnsi="Times New Roman"/>
            <w:noProof/>
            <w:webHidden/>
          </w:rPr>
          <w:instrText xml:space="preserve"> PAGEREF _Toc152716527 \h </w:instrText>
        </w:r>
        <w:r w:rsidR="00E375D9" w:rsidRPr="00E375D9">
          <w:rPr>
            <w:rFonts w:ascii="Times New Roman" w:eastAsia="標楷體" w:hAnsi="Times New Roman"/>
            <w:noProof/>
            <w:webHidden/>
          </w:rPr>
        </w:r>
        <w:r w:rsidR="00E375D9" w:rsidRPr="00E375D9">
          <w:rPr>
            <w:rFonts w:ascii="Times New Roman" w:eastAsia="標楷體" w:hAnsi="Times New Roman"/>
            <w:noProof/>
            <w:webHidden/>
          </w:rPr>
          <w:fldChar w:fldCharType="separate"/>
        </w:r>
        <w:r w:rsidR="001479FB">
          <w:rPr>
            <w:rFonts w:ascii="Times New Roman" w:eastAsia="標楷體" w:hAnsi="Times New Roman"/>
            <w:noProof/>
            <w:webHidden/>
          </w:rPr>
          <w:t>68</w:t>
        </w:r>
        <w:r w:rsidR="00E375D9" w:rsidRPr="00E375D9">
          <w:rPr>
            <w:rFonts w:ascii="Times New Roman" w:eastAsia="標楷體" w:hAnsi="Times New Roman"/>
            <w:noProof/>
            <w:webHidden/>
          </w:rPr>
          <w:fldChar w:fldCharType="end"/>
        </w:r>
      </w:hyperlink>
    </w:p>
    <w:p w14:paraId="1B259BA5" w14:textId="3ABC08B6" w:rsidR="00FB3979" w:rsidRPr="00E375D9" w:rsidRDefault="00CE517D" w:rsidP="00E375D9">
      <w:pPr>
        <w:tabs>
          <w:tab w:val="left" w:pos="2692"/>
        </w:tabs>
        <w:rPr>
          <w:rStyle w:val="ae"/>
          <w:rFonts w:ascii="Times New Roman" w:eastAsia="標楷體" w:hAnsi="Times New Roman" w:cs="Times New Roman"/>
          <w:bCs/>
          <w:noProof/>
        </w:rPr>
      </w:pPr>
      <w:r w:rsidRPr="00E375D9">
        <w:rPr>
          <w:rStyle w:val="ae"/>
          <w:rFonts w:ascii="Times New Roman" w:eastAsia="標楷體" w:hAnsi="Times New Roman" w:cs="Times New Roman"/>
          <w:bCs/>
          <w:noProof/>
        </w:rPr>
        <w:fldChar w:fldCharType="end"/>
      </w:r>
    </w:p>
    <w:p w14:paraId="440A17C2" w14:textId="6B309D75" w:rsidR="00F13A5C" w:rsidRPr="00E375D9" w:rsidRDefault="00FB3979" w:rsidP="00516EF4">
      <w:pPr>
        <w:widowControl/>
        <w:rPr>
          <w:rFonts w:ascii="Times New Roman" w:eastAsia="標楷體" w:hAnsi="Times New Roman" w:cs="Times New Roman"/>
          <w:bCs/>
          <w:noProof/>
          <w:color w:val="0000FF" w:themeColor="hyperlink"/>
          <w:u w:val="single"/>
        </w:rPr>
      </w:pPr>
      <w:r w:rsidRPr="00E375D9">
        <w:rPr>
          <w:rStyle w:val="ae"/>
          <w:rFonts w:ascii="Times New Roman" w:eastAsia="標楷體" w:hAnsi="Times New Roman" w:cs="Times New Roman"/>
          <w:bCs/>
          <w:noProof/>
        </w:rPr>
        <w:br w:type="page"/>
      </w:r>
    </w:p>
    <w:p w14:paraId="64209CC7" w14:textId="77777777" w:rsidR="00061506" w:rsidRPr="00FB3979" w:rsidRDefault="00524780" w:rsidP="00CB6AE1">
      <w:pPr>
        <w:pStyle w:val="1Y"/>
        <w:rPr>
          <w:rFonts w:ascii="Times New Roman" w:hAnsi="Times New Roman"/>
          <w:rPrChange w:id="15" w:author="user" w:date="2023-11-30T18:21:00Z">
            <w:rPr>
              <w:color w:val="000000"/>
            </w:rPr>
          </w:rPrChange>
        </w:rPr>
      </w:pPr>
      <w:bookmarkStart w:id="16" w:name="_Toc13213"/>
      <w:bookmarkStart w:id="17" w:name="_Toc152677777"/>
      <w:bookmarkStart w:id="18" w:name="_Hlk152627214"/>
      <w:bookmarkStart w:id="19" w:name="_Hlk152626410"/>
      <w:r w:rsidRPr="00FB3979">
        <w:rPr>
          <w:rFonts w:ascii="Times New Roman" w:hAnsi="Times New Roman" w:hint="eastAsia"/>
        </w:rPr>
        <w:lastRenderedPageBreak/>
        <w:t>1.</w:t>
      </w:r>
      <w:r w:rsidRPr="00FB3979">
        <w:rPr>
          <w:rFonts w:ascii="Times New Roman" w:hAnsi="Times New Roman"/>
          <w:rPrChange w:id="20" w:author="user" w:date="2023-11-30T18:21:00Z">
            <w:rPr>
              <w:color w:val="000000"/>
            </w:rPr>
          </w:rPrChange>
        </w:rPr>
        <w:t>系統簡介</w:t>
      </w:r>
      <w:bookmarkEnd w:id="16"/>
      <w:bookmarkEnd w:id="17"/>
    </w:p>
    <w:p w14:paraId="677B9882" w14:textId="0DDB365E" w:rsidR="00061506" w:rsidRPr="00FB3979" w:rsidRDefault="00524780" w:rsidP="00F13A5C">
      <w:pPr>
        <w:spacing w:line="360" w:lineRule="auto"/>
        <w:ind w:left="360"/>
        <w:rPr>
          <w:rFonts w:ascii="Times New Roman" w:eastAsia="標楷體" w:hAnsi="Times New Roman" w:cs="標楷體"/>
        </w:rPr>
      </w:pPr>
      <w:r w:rsidRPr="00FB3979">
        <w:rPr>
          <w:rFonts w:ascii="Times New Roman" w:eastAsia="標楷體" w:hAnsi="Times New Roman" w:cs="標楷體"/>
          <w:b/>
          <w:color w:val="000000"/>
        </w:rPr>
        <w:t xml:space="preserve">   </w:t>
      </w:r>
      <w:r w:rsidR="00E375D9">
        <w:rPr>
          <w:rFonts w:ascii="Times New Roman" w:eastAsia="標楷體" w:hAnsi="Times New Roman" w:cs="標楷體"/>
          <w:b/>
          <w:color w:val="000000"/>
        </w:rPr>
        <w:t xml:space="preserve">  </w:t>
      </w:r>
      <w:r w:rsidRPr="00FB3979">
        <w:rPr>
          <w:rFonts w:ascii="Times New Roman" w:eastAsia="標楷體" w:hAnsi="Times New Roman" w:cs="標楷體" w:hint="eastAsia"/>
          <w:color w:val="000000"/>
        </w:rPr>
        <w:t>為傳統公司開發出一套售後服務系統，以更高效率的方式，針對個案需求變化進行調整，從立案到結案可以大幅縮短人工傳輸的時間，使用者也能夠更便捷的找出所需資料。本系統使用</w:t>
      </w:r>
      <w:r w:rsidRPr="00FB3979">
        <w:rPr>
          <w:rFonts w:ascii="Times New Roman" w:eastAsia="標楷體" w:hAnsi="Times New Roman" w:cs="Times New Roman"/>
          <w:color w:val="000000"/>
          <w:rPrChange w:id="21" w:author="user" w:date="2023-11-30T18:21:00Z">
            <w:rPr>
              <w:rFonts w:ascii="標楷體" w:eastAsia="標楷體" w:hAnsi="標楷體" w:cs="標楷體"/>
              <w:color w:val="000000"/>
            </w:rPr>
          </w:rPrChange>
        </w:rPr>
        <w:t>Oracle Apex</w:t>
      </w:r>
      <w:r w:rsidRPr="00FB3979">
        <w:rPr>
          <w:rFonts w:ascii="Times New Roman" w:eastAsia="標楷體" w:hAnsi="Times New Roman" w:cs="標楷體" w:hint="eastAsia"/>
          <w:color w:val="000000"/>
        </w:rPr>
        <w:t>開發工具打造高度安全的響應式</w:t>
      </w:r>
      <w:r w:rsidRPr="00FB3979">
        <w:rPr>
          <w:rFonts w:ascii="Times New Roman" w:eastAsia="標楷體" w:hAnsi="Times New Roman" w:cs="Times New Roman"/>
          <w:color w:val="000000"/>
          <w:rPrChange w:id="22" w:author="user" w:date="2023-11-30T18:21:00Z">
            <w:rPr>
              <w:rFonts w:ascii="標楷體" w:eastAsia="標楷體" w:hAnsi="標楷體" w:cs="標楷體"/>
              <w:color w:val="000000"/>
            </w:rPr>
          </w:rPrChange>
        </w:rPr>
        <w:t>Web App</w:t>
      </w:r>
      <w:r w:rsidRPr="00FB3979">
        <w:rPr>
          <w:rFonts w:ascii="Times New Roman" w:eastAsia="標楷體" w:hAnsi="Times New Roman" w:cs="標楷體"/>
          <w:color w:val="000000"/>
        </w:rPr>
        <w:t xml:space="preserve"> </w:t>
      </w:r>
      <w:r w:rsidRPr="00FB3979">
        <w:rPr>
          <w:rFonts w:ascii="Times New Roman" w:eastAsia="標楷體" w:hAnsi="Times New Roman" w:cs="標楷體"/>
          <w:color w:val="000000"/>
        </w:rPr>
        <w:t>。</w:t>
      </w:r>
      <w:bookmarkEnd w:id="18"/>
      <w:r w:rsidRPr="00FB3979">
        <w:rPr>
          <w:rFonts w:ascii="Times New Roman" w:eastAsia="標楷體" w:hAnsi="Times New Roman" w:cs="標楷體"/>
        </w:rPr>
        <w:t xml:space="preserve"> </w:t>
      </w:r>
    </w:p>
    <w:p w14:paraId="0B96A07A" w14:textId="77777777" w:rsidR="00061506" w:rsidRPr="00FB3979" w:rsidRDefault="00524780" w:rsidP="00CB6AE1">
      <w:pPr>
        <w:pStyle w:val="1Y"/>
        <w:rPr>
          <w:rFonts w:ascii="Times New Roman" w:hAnsi="Times New Roman"/>
          <w:rPrChange w:id="23" w:author="user" w:date="2023-11-30T18:21:00Z">
            <w:rPr>
              <w:color w:val="000000"/>
            </w:rPr>
          </w:rPrChange>
        </w:rPr>
      </w:pPr>
      <w:bookmarkStart w:id="24" w:name="_Toc30202"/>
      <w:bookmarkStart w:id="25" w:name="_Toc152677778"/>
      <w:bookmarkStart w:id="26" w:name="_Hlk152626742"/>
      <w:r w:rsidRPr="00FB3979">
        <w:rPr>
          <w:rFonts w:ascii="Times New Roman" w:hAnsi="Times New Roman" w:hint="eastAsia"/>
        </w:rPr>
        <w:t>2.</w:t>
      </w:r>
      <w:r w:rsidRPr="00FB3979">
        <w:rPr>
          <w:rFonts w:ascii="Times New Roman" w:hAnsi="Times New Roman"/>
          <w:rPrChange w:id="27" w:author="user" w:date="2023-11-30T18:21:00Z">
            <w:rPr>
              <w:color w:val="000000"/>
            </w:rPr>
          </w:rPrChange>
        </w:rPr>
        <w:t>系統概述</w:t>
      </w:r>
      <w:bookmarkEnd w:id="24"/>
      <w:bookmarkEnd w:id="25"/>
    </w:p>
    <w:p w14:paraId="2C97155B" w14:textId="7BC0033D" w:rsidR="00061506" w:rsidRPr="00FB3979" w:rsidRDefault="00524780">
      <w:pPr>
        <w:spacing w:line="360" w:lineRule="auto"/>
        <w:ind w:left="360"/>
        <w:rPr>
          <w:rFonts w:ascii="Times New Roman" w:eastAsia="標楷體" w:hAnsi="Times New Roman" w:cs="標楷體"/>
          <w:color w:val="000000"/>
        </w:rPr>
      </w:pPr>
      <w:r w:rsidRPr="00FB3979">
        <w:rPr>
          <w:rFonts w:ascii="Times New Roman" w:eastAsia="標楷體" w:hAnsi="Times New Roman" w:cs="標楷體"/>
          <w:color w:val="000000"/>
        </w:rPr>
        <w:t xml:space="preserve">  </w:t>
      </w:r>
      <w:r w:rsidR="00E375D9">
        <w:rPr>
          <w:rFonts w:ascii="Times New Roman" w:eastAsia="標楷體" w:hAnsi="Times New Roman" w:cs="標楷體"/>
          <w:color w:val="000000"/>
        </w:rPr>
        <w:t xml:space="preserve">   </w:t>
      </w:r>
      <w:r w:rsidRPr="00FB3979">
        <w:rPr>
          <w:rFonts w:ascii="Times New Roman" w:eastAsia="標楷體" w:hAnsi="Times New Roman" w:cs="標楷體"/>
          <w:color w:val="000000"/>
        </w:rPr>
        <w:t>本系統「木工機械售後服務系統」旨在運用</w:t>
      </w:r>
      <w:r w:rsidRPr="00FB3979">
        <w:rPr>
          <w:rFonts w:ascii="Times New Roman" w:eastAsia="標楷體" w:hAnsi="Times New Roman" w:cs="Times New Roman"/>
          <w:color w:val="000000"/>
          <w:rPrChange w:id="28" w:author="user" w:date="2023-11-30T18:21:00Z">
            <w:rPr>
              <w:rFonts w:ascii="標楷體" w:eastAsia="標楷體" w:hAnsi="標楷體" w:cs="標楷體"/>
              <w:color w:val="000000"/>
            </w:rPr>
          </w:rPrChange>
        </w:rPr>
        <w:t>Oracle Apex</w:t>
      </w:r>
      <w:r w:rsidRPr="00FB3979">
        <w:rPr>
          <w:rFonts w:ascii="Times New Roman" w:eastAsia="標楷體" w:hAnsi="Times New Roman" w:cs="標楷體"/>
          <w:color w:val="000000"/>
        </w:rPr>
        <w:t>開發工具，幫助相關企業流程數位化的應用程式。本章節內容在說明「木工機械售後服務系統」之系統目標、系統範圍、系統架構、</w:t>
      </w:r>
      <w:r w:rsidRPr="00FB3979">
        <w:rPr>
          <w:rFonts w:ascii="Times New Roman" w:eastAsia="標楷體" w:hAnsi="Times New Roman" w:cs="標楷體" w:hint="eastAsia"/>
          <w:color w:val="000000"/>
        </w:rPr>
        <w:t>商業流程圖、系統流程圖、功能架構圖</w:t>
      </w:r>
      <w:r w:rsidRPr="00FB3979">
        <w:rPr>
          <w:rFonts w:ascii="Times New Roman" w:eastAsia="標楷體" w:hAnsi="Times New Roman" w:cs="標楷體"/>
          <w:color w:val="000000"/>
        </w:rPr>
        <w:t>。</w:t>
      </w:r>
    </w:p>
    <w:p w14:paraId="3B1AFDE7" w14:textId="77777777" w:rsidR="00061506" w:rsidRPr="00FB3979" w:rsidRDefault="00061506">
      <w:pPr>
        <w:spacing w:line="360" w:lineRule="auto"/>
        <w:ind w:left="360"/>
        <w:rPr>
          <w:rFonts w:ascii="Times New Roman" w:eastAsia="標楷體" w:hAnsi="Times New Roman" w:cs="標楷體"/>
          <w:color w:val="000000"/>
        </w:rPr>
      </w:pPr>
    </w:p>
    <w:p w14:paraId="20593526" w14:textId="285CF9C6" w:rsidR="00061506" w:rsidRPr="00FB3979" w:rsidRDefault="00524780" w:rsidP="001D7D50">
      <w:pPr>
        <w:pStyle w:val="2"/>
        <w:rPr>
          <w:rFonts w:ascii="Times New Roman" w:hAnsi="Times New Roman" w:cs="標楷體"/>
          <w:b w:val="0"/>
          <w:szCs w:val="24"/>
        </w:rPr>
      </w:pPr>
      <w:bookmarkStart w:id="29" w:name="_Toc25046"/>
      <w:bookmarkStart w:id="30" w:name="_Toc152677779"/>
      <w:r w:rsidRPr="00FB3979">
        <w:rPr>
          <w:rFonts w:ascii="Times New Roman" w:hAnsi="Times New Roman" w:cs="標楷體"/>
          <w:rPrChange w:id="31" w:author="user" w:date="2023-11-30T18:21:00Z">
            <w:rPr>
              <w:rFonts w:ascii="標楷體" w:hAnsi="標楷體" w:cs="標楷體"/>
              <w:color w:val="000000"/>
            </w:rPr>
          </w:rPrChange>
        </w:rPr>
        <w:t>2.1</w:t>
      </w:r>
      <w:r w:rsidRPr="00FB3979">
        <w:rPr>
          <w:rFonts w:ascii="Times New Roman" w:hAnsi="Times New Roman" w:cs="標楷體"/>
          <w:rPrChange w:id="32" w:author="user" w:date="2023-11-30T18:21:00Z">
            <w:rPr>
              <w:rFonts w:ascii="標楷體" w:hAnsi="標楷體" w:cs="標楷體"/>
              <w:color w:val="000000"/>
            </w:rPr>
          </w:rPrChange>
        </w:rPr>
        <w:t>系統目標</w:t>
      </w:r>
      <w:bookmarkEnd w:id="29"/>
      <w:bookmarkEnd w:id="30"/>
    </w:p>
    <w:p w14:paraId="1958BA84" w14:textId="77777777" w:rsidR="00061506" w:rsidRPr="00FB3979" w:rsidRDefault="00524780">
      <w:pPr>
        <w:spacing w:line="360" w:lineRule="auto"/>
        <w:ind w:left="360"/>
        <w:rPr>
          <w:del w:id="33" w:author="陳宏益" w:date="2023-03-06T16:02:00Z"/>
          <w:rFonts w:ascii="Times New Roman" w:eastAsia="標楷體" w:hAnsi="Times New Roman" w:cs="標楷體"/>
          <w:color w:val="000000"/>
        </w:rPr>
      </w:pPr>
      <w:del w:id="34" w:author="陳宏益" w:date="2023-03-06T16:02:00Z">
        <w:r w:rsidRPr="00FB3979">
          <w:rPr>
            <w:rFonts w:ascii="Times New Roman" w:eastAsia="標楷體" w:hAnsi="Times New Roman" w:cs="標楷體"/>
            <w:color w:val="000000"/>
          </w:rPr>
          <w:delText xml:space="preserve">    </w:delText>
        </w:r>
        <w:r w:rsidRPr="00FB3979">
          <w:rPr>
            <w:rFonts w:ascii="Times New Roman" w:eastAsia="標楷體" w:hAnsi="Times New Roman" w:cs="標楷體"/>
            <w:color w:val="000000"/>
          </w:rPr>
          <w:delText>期望使用者透過本系統能改善企業較傳統的紙本傳遞資料，將資料數位化不僅能使效率提升，也可以改善紙張容易忘記、遺失的事情發生，系統可以隨時上線查看申報單處理狀態，並且可立即回覆或指派責任人員。</w:delText>
        </w:r>
      </w:del>
    </w:p>
    <w:p w14:paraId="27410D0E" w14:textId="1CD3E114" w:rsidR="00061506" w:rsidRPr="00FB3979" w:rsidRDefault="00524780" w:rsidP="00F13A5C">
      <w:pPr>
        <w:spacing w:line="360" w:lineRule="auto"/>
        <w:ind w:left="360"/>
        <w:rPr>
          <w:ins w:id="35" w:author="陳宏益" w:date="2023-03-06T16:02:00Z"/>
          <w:rFonts w:ascii="Times New Roman" w:eastAsia="標楷體" w:hAnsi="Times New Roman" w:cs="標楷體"/>
          <w:color w:val="000000"/>
        </w:rPr>
      </w:pPr>
      <w:r w:rsidRPr="00FB3979">
        <w:rPr>
          <w:rFonts w:ascii="Times New Roman" w:eastAsia="標楷體" w:hAnsi="Times New Roman" w:cs="標楷體"/>
          <w:color w:val="000000"/>
        </w:rPr>
        <w:t xml:space="preserve">  </w:t>
      </w:r>
      <w:r w:rsidR="009419E3" w:rsidRPr="00FB3979">
        <w:rPr>
          <w:rFonts w:ascii="Times New Roman" w:eastAsia="標楷體" w:hAnsi="Times New Roman" w:cs="標楷體"/>
          <w:color w:val="000000"/>
        </w:rPr>
        <w:t xml:space="preserve">  </w:t>
      </w:r>
      <w:r w:rsidRPr="00FB3979">
        <w:rPr>
          <w:rFonts w:ascii="Times New Roman" w:eastAsia="標楷體" w:hAnsi="Times New Roman" w:cs="標楷體"/>
          <w:color w:val="000000"/>
        </w:rPr>
        <w:t xml:space="preserve">  </w:t>
      </w:r>
      <w:r w:rsidR="00E375D9">
        <w:rPr>
          <w:rFonts w:ascii="Times New Roman" w:eastAsia="標楷體" w:hAnsi="Times New Roman" w:cs="標楷體"/>
          <w:color w:val="000000"/>
        </w:rPr>
        <w:t xml:space="preserve">  </w:t>
      </w:r>
      <w:del w:id="36" w:author="Hung-Yi Chen" w:date="2023-11-28T19:32:00Z">
        <w:r w:rsidRPr="00FB3979">
          <w:rPr>
            <w:rFonts w:ascii="Times New Roman" w:eastAsia="標楷體" w:hAnsi="Times New Roman" w:cs="標楷體"/>
            <w:color w:val="000000"/>
          </w:rPr>
          <w:delText>由於</w:delText>
        </w:r>
      </w:del>
      <w:r w:rsidRPr="00FB3979">
        <w:rPr>
          <w:rFonts w:ascii="Times New Roman" w:eastAsia="標楷體" w:hAnsi="Times New Roman" w:cs="標楷體"/>
          <w:color w:val="000000"/>
        </w:rPr>
        <w:t>台灣經濟</w:t>
      </w:r>
      <w:del w:id="37" w:author="Hung-Yi Chen" w:date="2023-11-28T19:31:00Z">
        <w:r w:rsidRPr="00FB3979">
          <w:rPr>
            <w:rFonts w:ascii="Times New Roman" w:eastAsia="標楷體" w:hAnsi="Times New Roman" w:cs="標楷體"/>
            <w:color w:val="000000"/>
          </w:rPr>
          <w:delText>收入</w:delText>
        </w:r>
      </w:del>
      <w:ins w:id="38" w:author="Hung-Yi Chen" w:date="2023-11-28T19:31:00Z">
        <w:r w:rsidRPr="00FB3979">
          <w:rPr>
            <w:rFonts w:ascii="Times New Roman" w:eastAsia="標楷體" w:hAnsi="Times New Roman" w:cs="標楷體" w:hint="eastAsia"/>
            <w:color w:val="000000"/>
          </w:rPr>
          <w:t>仍</w:t>
        </w:r>
      </w:ins>
      <w:del w:id="39" w:author="Hung-Yi Chen" w:date="2023-11-28T19:31:00Z">
        <w:r w:rsidRPr="00FB3979">
          <w:rPr>
            <w:rFonts w:ascii="Times New Roman" w:eastAsia="標楷體" w:hAnsi="Times New Roman" w:cs="標楷體"/>
            <w:color w:val="000000"/>
          </w:rPr>
          <w:delText>還是</w:delText>
        </w:r>
      </w:del>
      <w:r w:rsidRPr="00FB3979">
        <w:rPr>
          <w:rFonts w:ascii="Times New Roman" w:eastAsia="標楷體" w:hAnsi="Times New Roman" w:cs="標楷體"/>
          <w:color w:val="000000"/>
        </w:rPr>
        <w:t>以傳統產業為</w:t>
      </w:r>
      <w:proofErr w:type="gramStart"/>
      <w:r w:rsidRPr="00FB3979">
        <w:rPr>
          <w:rFonts w:ascii="Times New Roman" w:eastAsia="標楷體" w:hAnsi="Times New Roman" w:cs="標楷體"/>
          <w:color w:val="000000"/>
        </w:rPr>
        <w:t>大宗，</w:t>
      </w:r>
      <w:proofErr w:type="gramEnd"/>
      <w:r w:rsidRPr="00FB3979">
        <w:rPr>
          <w:rFonts w:ascii="Times New Roman" w:eastAsia="標楷體" w:hAnsi="Times New Roman" w:cs="標楷體"/>
          <w:color w:val="000000"/>
        </w:rPr>
        <w:t>而傳統產業在現今社會面臨到各種問題，</w:t>
      </w:r>
      <w:proofErr w:type="gramStart"/>
      <w:r w:rsidRPr="00FB3979">
        <w:rPr>
          <w:rFonts w:ascii="Times New Roman" w:eastAsia="標楷體" w:hAnsi="Times New Roman" w:cs="標楷體"/>
          <w:color w:val="000000"/>
        </w:rPr>
        <w:t>像是少子化</w:t>
      </w:r>
      <w:proofErr w:type="gramEnd"/>
      <w:r w:rsidRPr="00FB3979">
        <w:rPr>
          <w:rFonts w:ascii="Times New Roman" w:eastAsia="標楷體" w:hAnsi="Times New Roman" w:cs="標楷體"/>
          <w:color w:val="000000"/>
        </w:rPr>
        <w:t>的人力不足或是行銷國際化的競爭</w:t>
      </w:r>
      <w:ins w:id="40" w:author="Hung-Yi Chen" w:date="2023-11-28T19:32:00Z">
        <w:r w:rsidRPr="00FB3979">
          <w:rPr>
            <w:rFonts w:ascii="Times New Roman" w:eastAsia="標楷體" w:hAnsi="Times New Roman" w:cs="標楷體" w:hint="eastAsia"/>
            <w:color w:val="000000"/>
          </w:rPr>
          <w:t>。在這些壓力下，傳統產業</w:t>
        </w:r>
      </w:ins>
      <w:del w:id="41" w:author="Hung-Yi Chen" w:date="2023-11-28T19:33:00Z">
        <w:r w:rsidRPr="00FB3979">
          <w:rPr>
            <w:rFonts w:ascii="Times New Roman" w:eastAsia="標楷體" w:hAnsi="Times New Roman" w:cs="標楷體" w:hint="eastAsia"/>
            <w:color w:val="000000"/>
          </w:rPr>
          <w:delText>下</w:delText>
        </w:r>
      </w:del>
      <w:r w:rsidRPr="00FB3979">
        <w:rPr>
          <w:rFonts w:ascii="Times New Roman" w:eastAsia="標楷體" w:hAnsi="Times New Roman" w:cs="標楷體"/>
          <w:color w:val="000000"/>
        </w:rPr>
        <w:t>始終還是必須</w:t>
      </w:r>
      <w:del w:id="42" w:author="Hung-Yi Chen" w:date="2023-11-28T19:33:00Z">
        <w:r w:rsidRPr="00FB3979">
          <w:rPr>
            <w:rFonts w:ascii="Times New Roman" w:eastAsia="標楷體" w:hAnsi="Times New Roman" w:cs="標楷體"/>
            <w:color w:val="000000"/>
          </w:rPr>
          <w:delText>學會</w:delText>
        </w:r>
      </w:del>
      <w:r w:rsidRPr="00FB3979">
        <w:rPr>
          <w:rFonts w:ascii="Times New Roman" w:eastAsia="標楷體" w:hAnsi="Times New Roman" w:cs="標楷體"/>
          <w:color w:val="000000"/>
        </w:rPr>
        <w:t>數位轉型。因此，為了改善傳統產業多數以紙本記錄為主的模式，進行文件數位化，幫助企業方便管理資料，本團隊利用</w:t>
      </w:r>
      <w:r w:rsidRPr="00FB3979">
        <w:rPr>
          <w:rFonts w:ascii="Times New Roman" w:eastAsia="標楷體" w:hAnsi="Times New Roman" w:cs="Times New Roman"/>
          <w:color w:val="000000"/>
          <w:rPrChange w:id="43" w:author="user" w:date="2023-11-30T18:21:00Z">
            <w:rPr>
              <w:rFonts w:ascii="標楷體" w:eastAsia="標楷體" w:hAnsi="標楷體" w:cs="標楷體"/>
              <w:color w:val="000000"/>
            </w:rPr>
          </w:rPrChange>
        </w:rPr>
        <w:t>Oracle Apex</w:t>
      </w:r>
      <w:r w:rsidRPr="00FB3979">
        <w:rPr>
          <w:rFonts w:ascii="Times New Roman" w:eastAsia="標楷體" w:hAnsi="Times New Roman" w:cs="標楷體"/>
          <w:color w:val="000000"/>
        </w:rPr>
        <w:t>開發工具開發出一套售後服務系統，讓公司能夠以更高效率的方式，針對個案需求變化進行調整，從立案到結案可以大幅縮短人工傳輸的時間，使用者也能夠更便捷的找出所需資料。</w:t>
      </w:r>
    </w:p>
    <w:p w14:paraId="366DDF99" w14:textId="7C5DDABE" w:rsidR="00061506" w:rsidRPr="00FB3979" w:rsidRDefault="00524780" w:rsidP="00CB6AE1">
      <w:pPr>
        <w:spacing w:line="360" w:lineRule="auto"/>
        <w:ind w:left="360" w:firstLineChars="200" w:firstLine="480"/>
        <w:rPr>
          <w:rFonts w:ascii="Times New Roman" w:eastAsia="標楷體" w:hAnsi="Times New Roman" w:cs="標楷體"/>
          <w:color w:val="000000"/>
        </w:rPr>
      </w:pPr>
      <w:ins w:id="44" w:author="陳宏益" w:date="2023-03-06T16:02:00Z">
        <w:r w:rsidRPr="00FB3979">
          <w:rPr>
            <w:rFonts w:ascii="Times New Roman" w:eastAsia="標楷體" w:hAnsi="Times New Roman" w:cs="標楷體"/>
            <w:color w:val="000000"/>
          </w:rPr>
          <w:t>期望使用者透過本系統能改善企業較傳統的紙本傳遞資料，將資料數位化不僅能使效率提升，也可以改善紙張容易忘記、遺失的事情發生，系統可以隨時上線查看申報單處理狀態，並且可立即回覆或指派責任人員。</w:t>
        </w:r>
      </w:ins>
      <w:proofErr w:type="gramStart"/>
      <w:ins w:id="45" w:author="Hung-Yi Chen" w:date="2023-11-28T19:33:00Z">
        <w:r w:rsidRPr="00FB3979">
          <w:rPr>
            <w:rFonts w:ascii="Times New Roman" w:eastAsia="標楷體" w:hAnsi="Times New Roman" w:cs="標楷體" w:hint="eastAsia"/>
            <w:color w:val="000000"/>
          </w:rPr>
          <w:t>此外，</w:t>
        </w:r>
        <w:proofErr w:type="gramEnd"/>
        <w:r w:rsidRPr="00FB3979">
          <w:rPr>
            <w:rFonts w:ascii="Times New Roman" w:eastAsia="標楷體" w:hAnsi="Times New Roman" w:cs="標楷體" w:hint="eastAsia"/>
            <w:color w:val="000000"/>
          </w:rPr>
          <w:t>數位化的資料更可</w:t>
        </w:r>
      </w:ins>
      <w:ins w:id="46" w:author="Hung-Yi Chen" w:date="2023-11-28T19:34:00Z">
        <w:r w:rsidRPr="00FB3979">
          <w:rPr>
            <w:rFonts w:ascii="Times New Roman" w:eastAsia="標楷體" w:hAnsi="Times New Roman" w:cs="標楷體" w:hint="eastAsia"/>
            <w:color w:val="000000"/>
          </w:rPr>
          <w:t>做為企業</w:t>
        </w:r>
      </w:ins>
      <w:ins w:id="47" w:author="Hung-Yi Chen" w:date="2023-11-28T19:35:00Z">
        <w:r w:rsidRPr="00FB3979">
          <w:rPr>
            <w:rFonts w:ascii="Times New Roman" w:eastAsia="標楷體" w:hAnsi="Times New Roman" w:cs="標楷體" w:hint="eastAsia"/>
            <w:color w:val="000000"/>
          </w:rPr>
          <w:t>數據驅動決策的基礎，</w:t>
        </w:r>
      </w:ins>
      <w:ins w:id="48" w:author="Hung-Yi Chen" w:date="2023-11-28T19:36:00Z">
        <w:r w:rsidRPr="00FB3979">
          <w:rPr>
            <w:rFonts w:ascii="Times New Roman" w:eastAsia="標楷體" w:hAnsi="Times New Roman" w:cs="標楷體" w:hint="eastAsia"/>
            <w:color w:val="000000"/>
          </w:rPr>
          <w:t>能夠邁向數位轉型的下一步。</w:t>
        </w:r>
      </w:ins>
    </w:p>
    <w:p w14:paraId="1A1C2EA6" w14:textId="0CBC6BBC" w:rsidR="00CF5BDE" w:rsidRPr="00FB3979" w:rsidRDefault="00524780" w:rsidP="00CF5BDE">
      <w:pPr>
        <w:spacing w:line="360" w:lineRule="auto"/>
        <w:ind w:left="360"/>
        <w:jc w:val="both"/>
        <w:rPr>
          <w:rFonts w:ascii="Times New Roman" w:eastAsia="標楷體" w:hAnsi="Times New Roman" w:cs="標楷體"/>
          <w:color w:val="000000"/>
        </w:rPr>
      </w:pPr>
      <w:r w:rsidRPr="00FB3979">
        <w:rPr>
          <w:rFonts w:ascii="Times New Roman" w:eastAsia="標楷體" w:hAnsi="Times New Roman" w:cs="標楷體"/>
          <w:color w:val="000000"/>
        </w:rPr>
        <w:t xml:space="preserve">    </w:t>
      </w:r>
      <w:r w:rsidR="009419E3" w:rsidRPr="00FB3979">
        <w:rPr>
          <w:rFonts w:ascii="Times New Roman" w:eastAsia="標楷體" w:hAnsi="Times New Roman" w:cs="標楷體"/>
          <w:color w:val="000000"/>
        </w:rPr>
        <w:t xml:space="preserve">    </w:t>
      </w:r>
      <w:proofErr w:type="gramStart"/>
      <w:r w:rsidRPr="00FB3979">
        <w:rPr>
          <w:rFonts w:ascii="Times New Roman" w:eastAsia="標楷體" w:hAnsi="Times New Roman" w:cs="標楷體"/>
          <w:color w:val="000000"/>
        </w:rPr>
        <w:t>此外，</w:t>
      </w:r>
      <w:proofErr w:type="gramEnd"/>
      <w:r w:rsidRPr="00FB3979">
        <w:rPr>
          <w:rFonts w:ascii="Times New Roman" w:eastAsia="標楷體" w:hAnsi="Times New Roman" w:cs="標楷體"/>
          <w:color w:val="000000"/>
        </w:rPr>
        <w:t>本系統是一個針對資料庫的</w:t>
      </w:r>
      <w:r w:rsidRPr="00FB3979">
        <w:rPr>
          <w:rFonts w:ascii="Times New Roman" w:eastAsia="標楷體" w:hAnsi="Times New Roman" w:cs="標楷體"/>
          <w:color w:val="000000"/>
        </w:rPr>
        <w:t>Web</w:t>
      </w:r>
      <w:r w:rsidRPr="00FB3979">
        <w:rPr>
          <w:rFonts w:ascii="Times New Roman" w:eastAsia="標楷體" w:hAnsi="Times New Roman" w:cs="標楷體"/>
          <w:color w:val="000000"/>
        </w:rPr>
        <w:t>應用程式，因此在何地方都能執行；介面配置清楚明瞭，對於初次使用者能夠直覺性填寫，能減少操作上的困難，因而降低使用者的學習的時間，</w:t>
      </w:r>
      <w:bookmarkStart w:id="49" w:name="_Hlk152627898"/>
      <w:r w:rsidRPr="00FB3979">
        <w:rPr>
          <w:rFonts w:ascii="Times New Roman" w:eastAsia="標楷體" w:hAnsi="Times New Roman" w:cs="標楷體"/>
          <w:color w:val="000000"/>
        </w:rPr>
        <w:t>同時</w:t>
      </w:r>
      <w:ins w:id="50" w:author="Hung-Yi Chen" w:date="2023-11-28T19:37:00Z">
        <w:r w:rsidRPr="00FB3979">
          <w:rPr>
            <w:rFonts w:ascii="Times New Roman" w:eastAsia="標楷體" w:hAnsi="Times New Roman" w:cs="Times New Roman"/>
            <w:color w:val="C0504D" w:themeColor="accent2"/>
            <w:rPrChange w:id="51" w:author="user" w:date="2023-11-30T18:24:00Z">
              <w:rPr>
                <w:rFonts w:ascii="標楷體" w:eastAsia="標楷體" w:hAnsi="標楷體" w:cs="標楷體"/>
                <w:color w:val="000000"/>
              </w:rPr>
            </w:rPrChange>
          </w:rPr>
          <w:t>Oracle A</w:t>
        </w:r>
      </w:ins>
      <w:del w:id="52" w:author="Hung-Yi Chen" w:date="2023-11-28T19:36:00Z">
        <w:r w:rsidRPr="00FB3979">
          <w:rPr>
            <w:rFonts w:ascii="Times New Roman" w:eastAsia="標楷體" w:hAnsi="Times New Roman" w:cs="Times New Roman"/>
            <w:color w:val="C0504D" w:themeColor="accent2"/>
            <w:rPrChange w:id="53" w:author="user" w:date="2023-11-30T18:24:00Z">
              <w:rPr>
                <w:rFonts w:ascii="標楷體" w:eastAsia="標楷體" w:hAnsi="標楷體" w:cs="標楷體"/>
                <w:color w:val="000000"/>
              </w:rPr>
            </w:rPrChange>
          </w:rPr>
          <w:delText>a</w:delText>
        </w:r>
      </w:del>
      <w:r w:rsidRPr="00FB3979">
        <w:rPr>
          <w:rFonts w:ascii="Times New Roman" w:eastAsia="標楷體" w:hAnsi="Times New Roman" w:cs="Times New Roman"/>
          <w:color w:val="C0504D" w:themeColor="accent2"/>
          <w:rPrChange w:id="54" w:author="user" w:date="2023-11-30T18:24:00Z">
            <w:rPr>
              <w:rFonts w:ascii="標楷體" w:eastAsia="標楷體" w:hAnsi="標楷體" w:cs="標楷體"/>
              <w:color w:val="000000"/>
            </w:rPr>
          </w:rPrChange>
        </w:rPr>
        <w:t>pex</w:t>
      </w:r>
      <w:r w:rsidRPr="00FB3979">
        <w:rPr>
          <w:rFonts w:ascii="Times New Roman" w:eastAsia="標楷體" w:hAnsi="Times New Roman" w:cs="標楷體"/>
          <w:color w:val="000000"/>
        </w:rPr>
        <w:t>除</w:t>
      </w:r>
      <w:bookmarkEnd w:id="49"/>
      <w:r w:rsidRPr="00FB3979">
        <w:rPr>
          <w:rFonts w:ascii="Times New Roman" w:eastAsia="標楷體" w:hAnsi="Times New Roman" w:cs="標楷體"/>
          <w:color w:val="000000"/>
        </w:rPr>
        <w:t>了擁有高度的安全性，不用擔心會有駭客或</w:t>
      </w:r>
      <w:proofErr w:type="gramStart"/>
      <w:r w:rsidRPr="00FB3979">
        <w:rPr>
          <w:rFonts w:ascii="Times New Roman" w:eastAsia="標楷體" w:hAnsi="Times New Roman" w:cs="標楷體"/>
          <w:color w:val="000000"/>
        </w:rPr>
        <w:t>個</w:t>
      </w:r>
      <w:proofErr w:type="gramEnd"/>
      <w:r w:rsidRPr="00FB3979">
        <w:rPr>
          <w:rFonts w:ascii="Times New Roman" w:eastAsia="標楷體" w:hAnsi="Times New Roman" w:cs="標楷體"/>
          <w:color w:val="000000"/>
        </w:rPr>
        <w:t>資洩漏等問題，而後端人員變動程式也非常便捷，綜合上述優點讓本團隊的系統更加完善，進而增加了企業使用的意願性。</w:t>
      </w:r>
      <w:bookmarkEnd w:id="19"/>
    </w:p>
    <w:p w14:paraId="4C6CD26E" w14:textId="5445F683" w:rsidR="00061506" w:rsidRPr="00FB3979" w:rsidRDefault="00524780" w:rsidP="001D7D50">
      <w:pPr>
        <w:pStyle w:val="2"/>
        <w:rPr>
          <w:rFonts w:ascii="Times New Roman" w:hAnsi="Times New Roman" w:cs="標楷體"/>
        </w:rPr>
      </w:pPr>
      <w:bookmarkStart w:id="55" w:name="_Toc21205"/>
      <w:bookmarkStart w:id="56" w:name="_Toc152677780"/>
      <w:bookmarkEnd w:id="26"/>
      <w:r w:rsidRPr="00FB3979">
        <w:rPr>
          <w:rFonts w:ascii="Times New Roman" w:hAnsi="Times New Roman" w:cs="標楷體"/>
          <w:rPrChange w:id="57" w:author="user" w:date="2023-11-30T18:21:00Z">
            <w:rPr>
              <w:rFonts w:ascii="標楷體" w:hAnsi="標楷體" w:cs="標楷體"/>
              <w:b w:val="0"/>
            </w:rPr>
          </w:rPrChange>
        </w:rPr>
        <w:lastRenderedPageBreak/>
        <w:t xml:space="preserve">2.2 </w:t>
      </w:r>
      <w:r w:rsidRPr="00FB3979">
        <w:rPr>
          <w:rFonts w:ascii="Times New Roman" w:hAnsi="Times New Roman" w:cs="標楷體"/>
          <w:rPrChange w:id="58" w:author="user" w:date="2023-11-30T18:21:00Z">
            <w:rPr>
              <w:rFonts w:ascii="標楷體" w:hAnsi="標楷體" w:cs="標楷體"/>
              <w:highlight w:val="yellow"/>
            </w:rPr>
          </w:rPrChange>
        </w:rPr>
        <w:t>系統範圍</w:t>
      </w:r>
      <w:bookmarkEnd w:id="55"/>
      <w:bookmarkEnd w:id="56"/>
    </w:p>
    <w:p w14:paraId="4D2F6CE3" w14:textId="6D7F7EB6" w:rsidR="00061506" w:rsidRPr="00FB3979" w:rsidRDefault="008B0893">
      <w:pPr>
        <w:rPr>
          <w:rFonts w:ascii="Times New Roman" w:eastAsia="標楷體" w:hAnsi="Times New Roman" w:cs="標楷體"/>
          <w:b/>
        </w:rPr>
      </w:pPr>
      <w:r w:rsidRPr="00FB3979">
        <w:rPr>
          <w:rFonts w:ascii="Times New Roman" w:eastAsia="標楷體" w:hAnsi="Times New Roman" w:cs="標楷體"/>
          <w:b/>
          <w:noProof/>
        </w:rPr>
        <w:drawing>
          <wp:inline distT="0" distB="0" distL="0" distR="0" wp14:anchorId="4F2D03DA" wp14:editId="0C8002B9">
            <wp:extent cx="5579745" cy="4426585"/>
            <wp:effectExtent l="0" t="0" r="1905" b="0"/>
            <wp:docPr id="1559746030" name="圖片 1559746030">
              <a:extLst xmlns:a="http://schemas.openxmlformats.org/drawingml/2006/main">
                <a:ext uri="{FF2B5EF4-FFF2-40B4-BE49-F238E27FC236}">
                  <a16:creationId xmlns:a16="http://schemas.microsoft.com/office/drawing/2014/main" id="{19CF8029-D1E6-19FE-3CDB-171B223A4C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a:extLst>
                        <a:ext uri="{FF2B5EF4-FFF2-40B4-BE49-F238E27FC236}">
                          <a16:creationId xmlns:a16="http://schemas.microsoft.com/office/drawing/2014/main" id="{19CF8029-D1E6-19FE-3CDB-171B223A4CE2}"/>
                        </a:ext>
                      </a:extLst>
                    </pic:cNvPr>
                    <pic:cNvPicPr>
                      <a:picLocks noGrp="1" noChangeAspect="1"/>
                    </pic:cNvPicPr>
                  </pic:nvPicPr>
                  <pic:blipFill>
                    <a:blip r:embed="rId9">
                      <a:extLst>
                        <a:ext uri="{28A0092B-C50C-407E-A947-70E740481C1C}">
                          <a14:useLocalDpi xmlns:a14="http://schemas.microsoft.com/office/drawing/2010/main" val="0"/>
                        </a:ext>
                      </a:extLst>
                    </a:blip>
                    <a:srcRect/>
                    <a:stretch/>
                  </pic:blipFill>
                  <pic:spPr>
                    <a:xfrm>
                      <a:off x="0" y="0"/>
                      <a:ext cx="5579745" cy="4426585"/>
                    </a:xfrm>
                    <a:prstGeom prst="rect">
                      <a:avLst/>
                    </a:prstGeom>
                  </pic:spPr>
                </pic:pic>
              </a:graphicData>
            </a:graphic>
          </wp:inline>
        </w:drawing>
      </w:r>
    </w:p>
    <w:p w14:paraId="23B1557D" w14:textId="1A2A144B" w:rsidR="00061506" w:rsidRPr="00FB3979" w:rsidRDefault="006C59B1" w:rsidP="006C59B1">
      <w:pPr>
        <w:pStyle w:val="a9"/>
        <w:rPr>
          <w:ins w:id="59" w:author="user" w:date="2023-11-30T18:25:00Z"/>
          <w:rFonts w:cs="標楷體"/>
          <w:b/>
        </w:rPr>
      </w:pPr>
      <w:bookmarkStart w:id="60" w:name="_Toc152429909"/>
      <w:bookmarkStart w:id="61" w:name="_Toc152716100"/>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w:t>
      </w:r>
      <w:r w:rsidRPr="00FB3979">
        <w:rPr>
          <w:b/>
          <w:bCs/>
        </w:rPr>
        <w:fldChar w:fldCharType="end"/>
      </w:r>
      <w:r w:rsidR="00B718C9" w:rsidRPr="00FB3979">
        <w:rPr>
          <w:rFonts w:hint="eastAsia"/>
          <w:b/>
          <w:bCs/>
        </w:rPr>
        <w:t xml:space="preserve">  </w:t>
      </w:r>
      <w:r w:rsidR="00524780" w:rsidRPr="00FB3979">
        <w:rPr>
          <w:rFonts w:cs="標楷體"/>
          <w:b/>
          <w:bCs/>
          <w:rPrChange w:id="62" w:author="user" w:date="2023-11-30T18:21:00Z">
            <w:rPr>
              <w:rFonts w:ascii="標楷體" w:hAnsi="標楷體" w:cs="標楷體"/>
            </w:rPr>
          </w:rPrChange>
        </w:rPr>
        <w:t>說明</w:t>
      </w:r>
      <w:r w:rsidR="00524780" w:rsidRPr="00FB3979">
        <w:rPr>
          <w:rFonts w:cs="標楷體"/>
          <w:b/>
          <w:bCs/>
          <w:color w:val="000000"/>
          <w:rPrChange w:id="63" w:author="user" w:date="2023-11-30T18:21:00Z">
            <w:rPr>
              <w:rFonts w:ascii="標楷體" w:hAnsi="標楷體" w:cs="標楷體"/>
              <w:color w:val="000000"/>
            </w:rPr>
          </w:rPrChange>
        </w:rPr>
        <w:t>木工機械售後服務系統</w:t>
      </w:r>
      <w:r w:rsidR="00524780" w:rsidRPr="00FB3979">
        <w:rPr>
          <w:rFonts w:cs="標楷體"/>
          <w:b/>
          <w:bCs/>
          <w:rPrChange w:id="64" w:author="user" w:date="2023-11-30T18:21:00Z">
            <w:rPr>
              <w:rFonts w:ascii="標楷體" w:hAnsi="標楷體" w:cs="標楷體"/>
            </w:rPr>
          </w:rPrChange>
        </w:rPr>
        <w:t>的</w:t>
      </w:r>
      <w:r w:rsidR="000B7500" w:rsidRPr="00FB3979">
        <w:rPr>
          <w:rFonts w:cs="標楷體" w:hint="eastAsia"/>
          <w:b/>
          <w:bCs/>
        </w:rPr>
        <w:t>簡易流程圖</w:t>
      </w:r>
      <w:bookmarkEnd w:id="60"/>
      <w:bookmarkEnd w:id="61"/>
    </w:p>
    <w:p w14:paraId="65296850" w14:textId="77777777" w:rsidR="00061506" w:rsidRPr="00FB3979" w:rsidRDefault="00061506">
      <w:pPr>
        <w:ind w:firstLine="720"/>
        <w:rPr>
          <w:rFonts w:ascii="Times New Roman" w:eastAsia="標楷體" w:hAnsi="Times New Roman" w:cs="標楷體"/>
          <w:b/>
        </w:rPr>
      </w:pPr>
    </w:p>
    <w:p w14:paraId="00939EFB" w14:textId="77777777" w:rsidR="00061506" w:rsidRPr="00FB3979" w:rsidRDefault="00524780">
      <w:pPr>
        <w:rPr>
          <w:rStyle w:val="30"/>
          <w:rFonts w:ascii="Times New Roman" w:hAnsi="Times New Roman"/>
          <w:szCs w:val="24"/>
          <w:rPrChange w:id="65" w:author="user" w:date="2023-11-30T18:21:00Z">
            <w:rPr>
              <w:rFonts w:ascii="標楷體" w:eastAsia="標楷體" w:hAnsi="標楷體" w:cs="標楷體"/>
              <w:b/>
            </w:rPr>
          </w:rPrChange>
        </w:rPr>
      </w:pPr>
      <w:r w:rsidRPr="00FB3979">
        <w:rPr>
          <w:rFonts w:ascii="Times New Roman" w:eastAsia="標楷體" w:hAnsi="Times New Roman" w:cs="標楷體"/>
          <w:b/>
        </w:rPr>
        <w:tab/>
      </w:r>
      <w:bookmarkStart w:id="66" w:name="_Toc152677781"/>
      <w:bookmarkStart w:id="67" w:name="_Toc14802"/>
      <w:r w:rsidRPr="00FB3979">
        <w:rPr>
          <w:rStyle w:val="30"/>
          <w:rFonts w:ascii="Times New Roman" w:hAnsi="Times New Roman"/>
          <w:szCs w:val="24"/>
          <w:rPrChange w:id="68" w:author="user" w:date="2023-11-30T18:21:00Z">
            <w:rPr>
              <w:rFonts w:ascii="標楷體" w:eastAsia="標楷體" w:hAnsi="標楷體" w:cs="標楷體"/>
              <w:b/>
            </w:rPr>
          </w:rPrChange>
        </w:rPr>
        <w:t xml:space="preserve">2.2.1 </w:t>
      </w:r>
      <w:r w:rsidRPr="00FB3979">
        <w:rPr>
          <w:rStyle w:val="30"/>
          <w:rFonts w:ascii="Times New Roman" w:hAnsi="Times New Roman"/>
          <w:szCs w:val="24"/>
          <w:rPrChange w:id="69" w:author="user" w:date="2023-11-30T18:21:00Z">
            <w:rPr>
              <w:rFonts w:ascii="標楷體" w:eastAsia="標楷體" w:hAnsi="標楷體" w:cs="標楷體"/>
            </w:rPr>
          </w:rPrChange>
        </w:rPr>
        <w:t>系統名稱</w:t>
      </w:r>
      <w:bookmarkEnd w:id="66"/>
    </w:p>
    <w:bookmarkEnd w:id="67"/>
    <w:p w14:paraId="3A46B576" w14:textId="77777777" w:rsidR="00061506" w:rsidRPr="00FB3979" w:rsidRDefault="00524780">
      <w:pPr>
        <w:ind w:left="720" w:firstLine="720"/>
        <w:rPr>
          <w:rFonts w:ascii="Times New Roman" w:eastAsia="標楷體" w:hAnsi="Times New Roman" w:cs="標楷體"/>
        </w:rPr>
      </w:pPr>
      <w:r w:rsidRPr="00FB3979">
        <w:rPr>
          <w:rFonts w:ascii="Times New Roman" w:eastAsia="標楷體" w:hAnsi="Times New Roman" w:cs="標楷體"/>
        </w:rPr>
        <w:t>「</w:t>
      </w:r>
      <w:r w:rsidRPr="00FB3979">
        <w:rPr>
          <w:rFonts w:ascii="Times New Roman" w:eastAsia="標楷體" w:hAnsi="Times New Roman" w:cs="標楷體"/>
          <w:color w:val="000000"/>
        </w:rPr>
        <w:t>木工機械售後服務系統</w:t>
      </w:r>
      <w:r w:rsidRPr="00FB3979">
        <w:rPr>
          <w:rFonts w:ascii="Times New Roman" w:eastAsia="標楷體" w:hAnsi="Times New Roman" w:cs="標楷體"/>
        </w:rPr>
        <w:t>」</w:t>
      </w:r>
    </w:p>
    <w:p w14:paraId="45AC4523" w14:textId="77777777" w:rsidR="00061506" w:rsidRPr="00FB3979" w:rsidRDefault="00524780">
      <w:pPr>
        <w:rPr>
          <w:rFonts w:ascii="Times New Roman" w:eastAsia="標楷體" w:hAnsi="Times New Roman" w:cs="標楷體"/>
          <w:b/>
        </w:rPr>
      </w:pPr>
      <w:r w:rsidRPr="00FB3979">
        <w:rPr>
          <w:rFonts w:ascii="Times New Roman" w:eastAsia="標楷體" w:hAnsi="Times New Roman" w:cs="標楷體"/>
          <w:b/>
        </w:rPr>
        <w:tab/>
      </w:r>
    </w:p>
    <w:p w14:paraId="7E809DDE" w14:textId="3898EC67" w:rsidR="00061506" w:rsidRPr="00FB3979" w:rsidRDefault="00524780">
      <w:pPr>
        <w:rPr>
          <w:rFonts w:ascii="Times New Roman" w:eastAsia="標楷體" w:hAnsi="Times New Roman" w:cs="標楷體"/>
        </w:rPr>
      </w:pPr>
      <w:r w:rsidRPr="00FB3979">
        <w:rPr>
          <w:rFonts w:ascii="Times New Roman" w:eastAsia="標楷體" w:hAnsi="Times New Roman" w:cs="標楷體"/>
          <w:b/>
        </w:rPr>
        <w:tab/>
      </w:r>
      <w:bookmarkStart w:id="70" w:name="_Toc4063"/>
      <w:bookmarkStart w:id="71" w:name="_Toc152677782"/>
      <w:r w:rsidRPr="00FB3979">
        <w:rPr>
          <w:rStyle w:val="30"/>
          <w:rFonts w:ascii="Times New Roman" w:hAnsi="Times New Roman"/>
          <w:szCs w:val="24"/>
          <w:rPrChange w:id="72" w:author="user" w:date="2023-11-30T18:21:00Z">
            <w:rPr>
              <w:rFonts w:ascii="標楷體" w:eastAsia="標楷體" w:hAnsi="標楷體" w:cs="標楷體"/>
              <w:b/>
            </w:rPr>
          </w:rPrChange>
        </w:rPr>
        <w:t xml:space="preserve">2.2.2 </w:t>
      </w:r>
      <w:r w:rsidRPr="00FB3979">
        <w:rPr>
          <w:rStyle w:val="30"/>
          <w:rFonts w:ascii="Times New Roman" w:hAnsi="Times New Roman"/>
          <w:szCs w:val="24"/>
          <w:rPrChange w:id="73" w:author="user" w:date="2023-11-30T18:21:00Z">
            <w:rPr>
              <w:rFonts w:ascii="標楷體" w:eastAsia="標楷體" w:hAnsi="標楷體" w:cs="標楷體"/>
            </w:rPr>
          </w:rPrChange>
        </w:rPr>
        <w:t>具備之功能</w:t>
      </w:r>
      <w:bookmarkEnd w:id="70"/>
      <w:bookmarkEnd w:id="71"/>
    </w:p>
    <w:p w14:paraId="2735411D" w14:textId="77777777" w:rsidR="00061506" w:rsidRPr="00FB3979" w:rsidRDefault="00524780">
      <w:pPr>
        <w:numPr>
          <w:ilvl w:val="0"/>
          <w:numId w:val="2"/>
        </w:numPr>
        <w:ind w:leftChars="300" w:left="1202" w:hanging="482"/>
        <w:rPr>
          <w:rFonts w:ascii="Times New Roman" w:eastAsia="標楷體" w:hAnsi="Times New Roman" w:cs="標楷體"/>
          <w:rPrChange w:id="74" w:author="user" w:date="2023-11-30T18:21:00Z">
            <w:rPr/>
          </w:rPrChange>
        </w:rPr>
      </w:pPr>
      <w:r w:rsidRPr="00FB3979">
        <w:rPr>
          <w:rFonts w:ascii="Times New Roman" w:eastAsia="標楷體" w:hAnsi="Times New Roman" w:cs="標楷體"/>
        </w:rPr>
        <w:t>使用者</w:t>
      </w:r>
      <w:r w:rsidRPr="00FB3979">
        <w:rPr>
          <w:rFonts w:ascii="Times New Roman" w:eastAsia="標楷體" w:hAnsi="Times New Roman" w:cs="標楷體"/>
          <w:color w:val="000000"/>
        </w:rPr>
        <w:t>端</w:t>
      </w:r>
      <w:r w:rsidRPr="00FB3979">
        <w:rPr>
          <w:rFonts w:ascii="Times New Roman" w:eastAsia="標楷體" w:hAnsi="Times New Roman" w:cs="標楷體"/>
          <w:color w:val="000000"/>
        </w:rPr>
        <w:t>(Client):</w:t>
      </w:r>
    </w:p>
    <w:p w14:paraId="410FCBEE"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員工登入</w:t>
      </w:r>
    </w:p>
    <w:p w14:paraId="160F2D80" w14:textId="77777777" w:rsidR="00061506" w:rsidRPr="00FB3979" w:rsidRDefault="00524780">
      <w:pPr>
        <w:pStyle w:val="12"/>
        <w:numPr>
          <w:ilvl w:val="0"/>
          <w:numId w:val="3"/>
        </w:numPr>
        <w:spacing w:before="120"/>
        <w:ind w:leftChars="0"/>
        <w:rPr>
          <w:rFonts w:ascii="Times New Roman" w:eastAsia="標楷體" w:hAnsi="Times New Roman" w:cs="標楷體"/>
        </w:rPr>
      </w:pPr>
      <w:bookmarkStart w:id="75" w:name="_Hlk142148341"/>
      <w:r w:rsidRPr="00FB3979">
        <w:rPr>
          <w:rFonts w:ascii="Times New Roman" w:eastAsia="標楷體" w:hAnsi="Times New Roman" w:cs="標楷體" w:hint="eastAsia"/>
        </w:rPr>
        <w:t>帳號申請</w:t>
      </w:r>
      <w:bookmarkEnd w:id="75"/>
    </w:p>
    <w:p w14:paraId="5F513847"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申報單建立</w:t>
      </w:r>
    </w:p>
    <w:p w14:paraId="49E8DF26"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檢視異常申報單查詢</w:t>
      </w:r>
      <w:r w:rsidRPr="00FB3979">
        <w:rPr>
          <w:rFonts w:ascii="Times New Roman" w:eastAsia="標楷體" w:hAnsi="Times New Roman" w:cs="標楷體"/>
        </w:rPr>
        <w:t>(</w:t>
      </w:r>
      <w:proofErr w:type="gramStart"/>
      <w:r w:rsidRPr="00FB3979">
        <w:rPr>
          <w:rFonts w:ascii="Times New Roman" w:eastAsia="標楷體" w:hAnsi="Times New Roman" w:cs="標楷體"/>
        </w:rPr>
        <w:t>售服</w:t>
      </w:r>
      <w:proofErr w:type="gramEnd"/>
      <w:r w:rsidRPr="00FB3979">
        <w:rPr>
          <w:rFonts w:ascii="Times New Roman" w:eastAsia="標楷體" w:hAnsi="Times New Roman" w:cs="標楷體"/>
        </w:rPr>
        <w:t>)</w:t>
      </w:r>
      <w:r w:rsidRPr="00FB3979">
        <w:rPr>
          <w:rFonts w:ascii="Times New Roman" w:eastAsia="標楷體" w:hAnsi="Times New Roman" w:cs="標楷體"/>
        </w:rPr>
        <w:t>頁面</w:t>
      </w:r>
    </w:p>
    <w:p w14:paraId="05C5891A"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尚未提交</w:t>
      </w:r>
      <w:r w:rsidRPr="00FB3979">
        <w:rPr>
          <w:rFonts w:ascii="Times New Roman" w:eastAsia="標楷體" w:hAnsi="Times New Roman" w:cs="標楷體"/>
        </w:rPr>
        <w:t>-</w:t>
      </w:r>
      <w:r w:rsidRPr="00FB3979">
        <w:rPr>
          <w:rFonts w:ascii="Times New Roman" w:eastAsia="標楷體" w:hAnsi="Times New Roman" w:cs="標楷體"/>
        </w:rPr>
        <w:t>編輯</w:t>
      </w:r>
    </w:p>
    <w:p w14:paraId="06296B30"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搜尋</w:t>
      </w:r>
    </w:p>
    <w:p w14:paraId="7E01C183" w14:textId="77777777" w:rsidR="00061506" w:rsidRPr="00FB3979" w:rsidRDefault="00524780">
      <w:pPr>
        <w:pStyle w:val="12"/>
        <w:numPr>
          <w:ilvl w:val="0"/>
          <w:numId w:val="3"/>
        </w:numPr>
        <w:adjustRightInd w:val="0"/>
        <w:spacing w:before="120"/>
        <w:ind w:leftChars="0"/>
        <w:rPr>
          <w:rFonts w:ascii="Times New Roman" w:eastAsia="標楷體" w:hAnsi="Times New Roman" w:cs="標楷體"/>
        </w:rPr>
      </w:pPr>
      <w:r w:rsidRPr="00FB3979">
        <w:rPr>
          <w:rFonts w:ascii="Times New Roman" w:eastAsia="標楷體" w:hAnsi="Times New Roman" w:cs="標楷體" w:hint="eastAsia"/>
        </w:rPr>
        <w:t>檢視異常處理查詢</w:t>
      </w:r>
      <w:r w:rsidRPr="00FB3979">
        <w:rPr>
          <w:rFonts w:ascii="Times New Roman" w:eastAsia="標楷體" w:hAnsi="Times New Roman" w:cs="標楷體"/>
        </w:rPr>
        <w:t>(</w:t>
      </w:r>
      <w:r w:rsidRPr="00FB3979">
        <w:rPr>
          <w:rFonts w:ascii="Times New Roman" w:eastAsia="標楷體" w:hAnsi="Times New Roman" w:cs="標楷體"/>
        </w:rPr>
        <w:t>品管</w:t>
      </w:r>
      <w:r w:rsidRPr="00FB3979">
        <w:rPr>
          <w:rFonts w:ascii="Times New Roman" w:eastAsia="標楷體" w:hAnsi="Times New Roman" w:cs="標楷體"/>
        </w:rPr>
        <w:t>)</w:t>
      </w:r>
      <w:r w:rsidRPr="00FB3979">
        <w:rPr>
          <w:rFonts w:ascii="Times New Roman" w:eastAsia="標楷體" w:hAnsi="Times New Roman" w:cs="標楷體"/>
        </w:rPr>
        <w:t>頁面</w:t>
      </w:r>
    </w:p>
    <w:p w14:paraId="2469BDD2" w14:textId="77777777" w:rsidR="00061506" w:rsidRPr="00FB3979" w:rsidRDefault="00524780">
      <w:pPr>
        <w:pStyle w:val="12"/>
        <w:numPr>
          <w:ilvl w:val="0"/>
          <w:numId w:val="3"/>
        </w:numPr>
        <w:adjustRightInd w:val="0"/>
        <w:spacing w:before="120"/>
        <w:ind w:leftChars="0"/>
        <w:rPr>
          <w:rFonts w:ascii="Times New Roman" w:eastAsia="標楷體" w:hAnsi="Times New Roman" w:cs="標楷體"/>
        </w:rPr>
      </w:pPr>
      <w:r w:rsidRPr="00FB3979">
        <w:rPr>
          <w:rFonts w:ascii="Times New Roman" w:eastAsia="標楷體" w:hAnsi="Times New Roman" w:cs="標楷體" w:hint="eastAsia"/>
        </w:rPr>
        <w:t>檢視分析</w:t>
      </w:r>
      <w:r w:rsidRPr="00FB3979">
        <w:rPr>
          <w:rFonts w:ascii="Times New Roman" w:eastAsia="標楷體" w:hAnsi="Times New Roman" w:cs="標楷體"/>
        </w:rPr>
        <w:t>-</w:t>
      </w:r>
      <w:r w:rsidRPr="00FB3979">
        <w:rPr>
          <w:rFonts w:ascii="Times New Roman" w:eastAsia="標楷體" w:hAnsi="Times New Roman" w:cs="標楷體"/>
        </w:rPr>
        <w:t>近期查詢</w:t>
      </w:r>
    </w:p>
    <w:p w14:paraId="07A3E541" w14:textId="77777777" w:rsidR="00061506" w:rsidRPr="00FB3979" w:rsidRDefault="00524780">
      <w:pPr>
        <w:pStyle w:val="12"/>
        <w:numPr>
          <w:ilvl w:val="0"/>
          <w:numId w:val="3"/>
        </w:numPr>
        <w:adjustRightInd w:val="0"/>
        <w:spacing w:before="120"/>
        <w:ind w:leftChars="0"/>
        <w:rPr>
          <w:rFonts w:ascii="Times New Roman" w:eastAsia="標楷體" w:hAnsi="Times New Roman" w:cs="標楷體"/>
        </w:rPr>
      </w:pPr>
      <w:r w:rsidRPr="00FB3979">
        <w:rPr>
          <w:rFonts w:ascii="Times New Roman" w:eastAsia="標楷體" w:hAnsi="Times New Roman" w:cs="標楷體" w:hint="eastAsia"/>
        </w:rPr>
        <w:t>檢視分析</w:t>
      </w:r>
      <w:r w:rsidRPr="00FB3979">
        <w:rPr>
          <w:rFonts w:ascii="Times New Roman" w:eastAsia="標楷體" w:hAnsi="Times New Roman" w:cs="標楷體"/>
        </w:rPr>
        <w:t>-</w:t>
      </w:r>
      <w:r w:rsidRPr="00FB3979">
        <w:rPr>
          <w:rFonts w:ascii="Times New Roman" w:eastAsia="標楷體" w:hAnsi="Times New Roman" w:cs="標楷體"/>
        </w:rPr>
        <w:t>指定日期</w:t>
      </w:r>
    </w:p>
    <w:p w14:paraId="359E986D" w14:textId="77777777" w:rsidR="00061506" w:rsidRPr="00FB3979" w:rsidRDefault="00524780">
      <w:pPr>
        <w:pStyle w:val="12"/>
        <w:numPr>
          <w:ilvl w:val="0"/>
          <w:numId w:val="3"/>
        </w:numPr>
        <w:adjustRightInd w:val="0"/>
        <w:spacing w:before="120"/>
        <w:ind w:leftChars="0"/>
        <w:rPr>
          <w:rFonts w:ascii="Times New Roman" w:eastAsia="標楷體" w:hAnsi="Times New Roman" w:cs="標楷體"/>
        </w:rPr>
      </w:pPr>
      <w:r w:rsidRPr="00FB3979">
        <w:rPr>
          <w:rFonts w:ascii="Times New Roman" w:eastAsia="標楷體" w:hAnsi="Times New Roman" w:cs="標楷體" w:hint="eastAsia"/>
        </w:rPr>
        <w:t>等待處理</w:t>
      </w:r>
      <w:r w:rsidRPr="00FB3979">
        <w:rPr>
          <w:rFonts w:ascii="Times New Roman" w:eastAsia="標楷體" w:hAnsi="Times New Roman" w:cs="標楷體"/>
        </w:rPr>
        <w:t>-</w:t>
      </w:r>
      <w:r w:rsidRPr="00FB3979">
        <w:rPr>
          <w:rFonts w:ascii="Times New Roman" w:eastAsia="標楷體" w:hAnsi="Times New Roman" w:cs="標楷體"/>
        </w:rPr>
        <w:t>指派</w:t>
      </w:r>
    </w:p>
    <w:p w14:paraId="204A4EB6" w14:textId="77777777" w:rsidR="00061506" w:rsidRPr="00FB3979" w:rsidRDefault="00524780">
      <w:pPr>
        <w:pStyle w:val="12"/>
        <w:numPr>
          <w:ilvl w:val="0"/>
          <w:numId w:val="3"/>
        </w:numPr>
        <w:adjustRightInd w:val="0"/>
        <w:spacing w:before="120"/>
        <w:ind w:leftChars="0"/>
        <w:rPr>
          <w:rFonts w:ascii="Times New Roman" w:eastAsia="標楷體" w:hAnsi="Times New Roman" w:cs="標楷體"/>
        </w:rPr>
      </w:pPr>
      <w:r w:rsidRPr="00FB3979">
        <w:rPr>
          <w:rFonts w:ascii="Times New Roman" w:eastAsia="標楷體" w:hAnsi="Times New Roman" w:cs="標楷體" w:hint="eastAsia"/>
        </w:rPr>
        <w:lastRenderedPageBreak/>
        <w:t>責任指派</w:t>
      </w:r>
    </w:p>
    <w:p w14:paraId="5DBA7009"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等待處理</w:t>
      </w:r>
      <w:r w:rsidRPr="00FB3979">
        <w:rPr>
          <w:rFonts w:ascii="Times New Roman" w:eastAsia="標楷體" w:hAnsi="Times New Roman" w:cs="標楷體"/>
        </w:rPr>
        <w:t>-</w:t>
      </w:r>
      <w:r w:rsidRPr="00FB3979">
        <w:rPr>
          <w:rFonts w:ascii="Times New Roman" w:eastAsia="標楷體" w:hAnsi="Times New Roman" w:cs="標楷體"/>
        </w:rPr>
        <w:t>裁定</w:t>
      </w:r>
    </w:p>
    <w:p w14:paraId="5468F3E4" w14:textId="77777777" w:rsidR="00061506" w:rsidRPr="00FB3979" w:rsidRDefault="00524780">
      <w:pPr>
        <w:pStyle w:val="12"/>
        <w:numPr>
          <w:ilvl w:val="0"/>
          <w:numId w:val="3"/>
        </w:numPr>
        <w:spacing w:before="120"/>
        <w:ind w:leftChars="0"/>
        <w:rPr>
          <w:rFonts w:ascii="Times New Roman" w:eastAsia="標楷體" w:hAnsi="Times New Roman" w:cs="標楷體"/>
        </w:rPr>
      </w:pPr>
      <w:ins w:id="76" w:author="hsin yu wang" w:date="2023-03-15T21:44:00Z">
        <w:r w:rsidRPr="00FB3979">
          <w:rPr>
            <w:rFonts w:ascii="Times New Roman" w:eastAsia="標楷體" w:hAnsi="Times New Roman" w:cs="標楷體"/>
          </w:rPr>
          <w:t>回覆進度</w:t>
        </w:r>
      </w:ins>
    </w:p>
    <w:p w14:paraId="59615DE0"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檢視異常處理回覆</w:t>
      </w:r>
      <w:r w:rsidRPr="00FB3979">
        <w:rPr>
          <w:rFonts w:ascii="Times New Roman" w:eastAsia="標楷體" w:hAnsi="Times New Roman" w:cs="標楷體"/>
        </w:rPr>
        <w:t>(</w:t>
      </w:r>
      <w:r w:rsidRPr="00FB3979">
        <w:rPr>
          <w:rFonts w:ascii="Times New Roman" w:eastAsia="標楷體" w:hAnsi="Times New Roman" w:cs="標楷體"/>
        </w:rPr>
        <w:t>主管</w:t>
      </w:r>
      <w:r w:rsidRPr="00FB3979">
        <w:rPr>
          <w:rFonts w:ascii="Times New Roman" w:eastAsia="標楷體" w:hAnsi="Times New Roman" w:cs="標楷體"/>
        </w:rPr>
        <w:t>)</w:t>
      </w:r>
      <w:r w:rsidRPr="00FB3979">
        <w:rPr>
          <w:rFonts w:ascii="Times New Roman" w:eastAsia="標楷體" w:hAnsi="Times New Roman" w:cs="標楷體" w:hint="eastAsia"/>
        </w:rPr>
        <w:t>頁面</w:t>
      </w:r>
    </w:p>
    <w:p w14:paraId="075B315F"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需回覆</w:t>
      </w:r>
      <w:r w:rsidRPr="00FB3979">
        <w:rPr>
          <w:rFonts w:ascii="Times New Roman" w:eastAsia="標楷體" w:hAnsi="Times New Roman" w:cs="標楷體"/>
        </w:rPr>
        <w:t>(</w:t>
      </w:r>
      <w:r w:rsidRPr="00FB3979">
        <w:rPr>
          <w:rFonts w:ascii="Times New Roman" w:eastAsia="標楷體" w:hAnsi="Times New Roman" w:cs="標楷體"/>
        </w:rPr>
        <w:t>主管</w:t>
      </w:r>
      <w:r w:rsidRPr="00FB3979">
        <w:rPr>
          <w:rFonts w:ascii="Times New Roman" w:eastAsia="標楷體" w:hAnsi="Times New Roman" w:cs="標楷體"/>
        </w:rPr>
        <w:t>)-</w:t>
      </w:r>
      <w:r w:rsidRPr="00FB3979">
        <w:rPr>
          <w:rFonts w:ascii="Times New Roman" w:eastAsia="標楷體" w:hAnsi="Times New Roman" w:cs="標楷體"/>
        </w:rPr>
        <w:t>指派</w:t>
      </w:r>
    </w:p>
    <w:p w14:paraId="5081B891"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需回覆（主管</w:t>
      </w:r>
      <w:r w:rsidRPr="00FB3979">
        <w:rPr>
          <w:rFonts w:ascii="Times New Roman" w:eastAsia="標楷體" w:hAnsi="Times New Roman" w:cs="標楷體"/>
        </w:rPr>
        <w:t>）</w:t>
      </w:r>
      <w:r w:rsidRPr="00FB3979">
        <w:rPr>
          <w:rFonts w:ascii="Times New Roman" w:eastAsia="標楷體" w:hAnsi="Times New Roman" w:cs="標楷體"/>
        </w:rPr>
        <w:t>-</w:t>
      </w:r>
      <w:r w:rsidRPr="00FB3979">
        <w:rPr>
          <w:rFonts w:ascii="Times New Roman" w:eastAsia="標楷體" w:hAnsi="Times New Roman" w:cs="標楷體" w:hint="eastAsia"/>
        </w:rPr>
        <w:t>回覆</w:t>
      </w:r>
    </w:p>
    <w:p w14:paraId="1B926F37"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檢視異常處理回覆</w:t>
      </w:r>
      <w:r w:rsidRPr="00FB3979">
        <w:rPr>
          <w:rFonts w:ascii="Times New Roman" w:eastAsia="標楷體" w:hAnsi="Times New Roman" w:cs="標楷體"/>
        </w:rPr>
        <w:t>(</w:t>
      </w:r>
      <w:r w:rsidRPr="00FB3979">
        <w:rPr>
          <w:rFonts w:ascii="Times New Roman" w:eastAsia="標楷體" w:hAnsi="Times New Roman" w:cs="標楷體"/>
        </w:rPr>
        <w:t>個人</w:t>
      </w:r>
      <w:r w:rsidRPr="00FB3979">
        <w:rPr>
          <w:rFonts w:ascii="Times New Roman" w:eastAsia="標楷體" w:hAnsi="Times New Roman" w:cs="標楷體"/>
        </w:rPr>
        <w:t>)</w:t>
      </w:r>
      <w:r w:rsidRPr="00FB3979">
        <w:rPr>
          <w:rFonts w:ascii="Times New Roman" w:eastAsia="標楷體" w:hAnsi="Times New Roman" w:cs="標楷體" w:hint="eastAsia"/>
        </w:rPr>
        <w:t>頁面</w:t>
      </w:r>
    </w:p>
    <w:p w14:paraId="5BC150F8"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需回覆（個人</w:t>
      </w:r>
      <w:r w:rsidRPr="00FB3979">
        <w:rPr>
          <w:rFonts w:ascii="Times New Roman" w:eastAsia="標楷體" w:hAnsi="Times New Roman" w:cs="標楷體"/>
        </w:rPr>
        <w:t>）</w:t>
      </w:r>
      <w:r w:rsidRPr="00FB3979">
        <w:rPr>
          <w:rFonts w:ascii="Times New Roman" w:eastAsia="標楷體" w:hAnsi="Times New Roman" w:cs="標楷體"/>
        </w:rPr>
        <w:t>-</w:t>
      </w:r>
      <w:r w:rsidRPr="00FB3979">
        <w:rPr>
          <w:rFonts w:ascii="Times New Roman" w:eastAsia="標楷體" w:hAnsi="Times New Roman" w:cs="標楷體" w:hint="eastAsia"/>
        </w:rPr>
        <w:t>回覆</w:t>
      </w:r>
    </w:p>
    <w:p w14:paraId="224C1895"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申報狀況追蹤</w:t>
      </w:r>
    </w:p>
    <w:p w14:paraId="5C57C17A" w14:textId="77777777" w:rsidR="00061506" w:rsidRPr="00FB3979" w:rsidRDefault="00524780">
      <w:pPr>
        <w:pStyle w:val="12"/>
        <w:numPr>
          <w:ilvl w:val="0"/>
          <w:numId w:val="3"/>
        </w:numPr>
        <w:spacing w:before="120"/>
        <w:ind w:leftChars="0"/>
        <w:rPr>
          <w:rFonts w:ascii="Times New Roman" w:eastAsia="標楷體" w:hAnsi="Times New Roman" w:cs="標楷體"/>
        </w:rPr>
      </w:pPr>
      <w:r w:rsidRPr="00FB3979">
        <w:rPr>
          <w:rFonts w:ascii="Times New Roman" w:eastAsia="標楷體" w:hAnsi="Times New Roman" w:cs="標楷體" w:hint="eastAsia"/>
        </w:rPr>
        <w:t>案件負責查詢</w:t>
      </w:r>
      <w:r w:rsidRPr="00FB3979">
        <w:rPr>
          <w:rFonts w:ascii="Times New Roman" w:eastAsia="標楷體" w:hAnsi="Times New Roman" w:cs="標楷體"/>
        </w:rPr>
        <w:t>-</w:t>
      </w:r>
      <w:r w:rsidRPr="00FB3979">
        <w:rPr>
          <w:rFonts w:ascii="Times New Roman" w:eastAsia="標楷體" w:hAnsi="Times New Roman" w:cs="標楷體"/>
        </w:rPr>
        <w:t>檢視</w:t>
      </w:r>
    </w:p>
    <w:p w14:paraId="2DA64BC0" w14:textId="77777777" w:rsidR="00061506" w:rsidRPr="00FB3979" w:rsidRDefault="00061506">
      <w:pPr>
        <w:ind w:left="1202"/>
        <w:rPr>
          <w:rFonts w:ascii="Times New Roman" w:eastAsia="標楷體" w:hAnsi="Times New Roman" w:cs="標楷體"/>
        </w:rPr>
      </w:pPr>
    </w:p>
    <w:p w14:paraId="5FB4C3D7" w14:textId="77777777" w:rsidR="00061506" w:rsidRPr="00FB3979" w:rsidRDefault="00524780">
      <w:pPr>
        <w:numPr>
          <w:ilvl w:val="0"/>
          <w:numId w:val="2"/>
        </w:numPr>
        <w:ind w:leftChars="300" w:left="1202" w:hanging="482"/>
        <w:rPr>
          <w:rFonts w:ascii="Times New Roman" w:eastAsia="標楷體" w:hAnsi="Times New Roman" w:cs="標楷體"/>
        </w:rPr>
      </w:pPr>
      <w:r w:rsidRPr="00FB3979">
        <w:rPr>
          <w:rFonts w:ascii="Times New Roman" w:eastAsia="標楷體" w:hAnsi="Times New Roman" w:cs="標楷體"/>
        </w:rPr>
        <w:t>系統管理者端</w:t>
      </w:r>
      <w:r w:rsidRPr="00FB3979">
        <w:rPr>
          <w:rFonts w:ascii="Times New Roman" w:eastAsia="標楷體" w:hAnsi="Times New Roman" w:cs="標楷體"/>
        </w:rPr>
        <w:t>:</w:t>
      </w:r>
    </w:p>
    <w:p w14:paraId="34C9E6B3"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員工帳號審核</w:t>
      </w:r>
    </w:p>
    <w:p w14:paraId="40A42177"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部門授權</w:t>
      </w:r>
    </w:p>
    <w:p w14:paraId="73A4B429"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授權狀況頁面</w:t>
      </w:r>
    </w:p>
    <w:p w14:paraId="10A0723F"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異常申報單管理</w:t>
      </w:r>
    </w:p>
    <w:p w14:paraId="764B9D58"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產品資料</w:t>
      </w:r>
    </w:p>
    <w:p w14:paraId="4DE03D97"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客戶資料</w:t>
      </w:r>
    </w:p>
    <w:p w14:paraId="2EA7B72D" w14:textId="77777777" w:rsidR="00061506" w:rsidRPr="00FB3979" w:rsidRDefault="00524780">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員工資料</w:t>
      </w:r>
    </w:p>
    <w:p w14:paraId="04E8F5A3" w14:textId="2226BDBA" w:rsidR="00F13A5C" w:rsidRPr="00FB3979" w:rsidRDefault="00524780" w:rsidP="00F13A5C">
      <w:pPr>
        <w:numPr>
          <w:ilvl w:val="0"/>
          <w:numId w:val="4"/>
        </w:numPr>
        <w:spacing w:before="120"/>
        <w:ind w:left="1775" w:hanging="357"/>
        <w:rPr>
          <w:rFonts w:ascii="Times New Roman" w:eastAsia="標楷體" w:hAnsi="Times New Roman" w:cs="標楷體"/>
        </w:rPr>
      </w:pPr>
      <w:r w:rsidRPr="00FB3979">
        <w:rPr>
          <w:rFonts w:ascii="Times New Roman" w:eastAsia="標楷體" w:hAnsi="Times New Roman" w:cs="標楷體" w:hint="eastAsia"/>
        </w:rPr>
        <w:t>部門資料</w:t>
      </w:r>
    </w:p>
    <w:p w14:paraId="1DAEAF28" w14:textId="77777777" w:rsidR="00F13A5C" w:rsidRPr="00FB3979" w:rsidRDefault="00F13A5C">
      <w:pPr>
        <w:spacing w:before="120"/>
        <w:ind w:left="1418"/>
        <w:rPr>
          <w:rFonts w:ascii="Times New Roman" w:eastAsia="標楷體" w:hAnsi="Times New Roman" w:cs="標楷體"/>
        </w:rPr>
      </w:pPr>
    </w:p>
    <w:p w14:paraId="22192E43" w14:textId="77777777" w:rsidR="00A611FB" w:rsidRPr="00FB3979" w:rsidRDefault="00A611FB">
      <w:pPr>
        <w:spacing w:before="120"/>
        <w:ind w:left="1418"/>
        <w:rPr>
          <w:rFonts w:ascii="Times New Roman" w:eastAsia="標楷體" w:hAnsi="Times New Roman" w:cs="標楷體"/>
        </w:rPr>
      </w:pPr>
    </w:p>
    <w:p w14:paraId="29580D16" w14:textId="22A02E78" w:rsidR="00061506" w:rsidRPr="00FB3979" w:rsidRDefault="00524780">
      <w:pPr>
        <w:rPr>
          <w:rFonts w:ascii="Times New Roman" w:eastAsia="標楷體" w:hAnsi="Times New Roman" w:cs="標楷體"/>
          <w:b/>
        </w:rPr>
      </w:pPr>
      <w:r w:rsidRPr="00FB3979">
        <w:rPr>
          <w:rFonts w:ascii="Times New Roman" w:eastAsia="標楷體" w:hAnsi="Times New Roman" w:cs="標楷體"/>
        </w:rPr>
        <w:tab/>
      </w:r>
      <w:bookmarkStart w:id="77" w:name="_Toc478"/>
      <w:bookmarkStart w:id="78" w:name="_Toc152677783"/>
      <w:r w:rsidRPr="00FB3979">
        <w:rPr>
          <w:rStyle w:val="30"/>
          <w:rFonts w:ascii="Times New Roman" w:hAnsi="Times New Roman"/>
          <w:szCs w:val="24"/>
          <w:rPrChange w:id="79" w:author="user" w:date="2023-11-30T18:21:00Z">
            <w:rPr>
              <w:rFonts w:ascii="標楷體" w:eastAsia="標楷體" w:hAnsi="標楷體" w:cs="標楷體"/>
              <w:b/>
            </w:rPr>
          </w:rPrChange>
        </w:rPr>
        <w:t xml:space="preserve">2.2.3 </w:t>
      </w:r>
      <w:r w:rsidRPr="00FB3979">
        <w:rPr>
          <w:rStyle w:val="30"/>
          <w:rFonts w:ascii="Times New Roman" w:hAnsi="Times New Roman"/>
          <w:szCs w:val="24"/>
          <w:rPrChange w:id="80" w:author="user" w:date="2023-11-30T18:21:00Z">
            <w:rPr>
              <w:rFonts w:ascii="標楷體" w:eastAsia="標楷體" w:hAnsi="標楷體" w:cs="標楷體"/>
            </w:rPr>
          </w:rPrChange>
        </w:rPr>
        <w:t>系統環境</w:t>
      </w:r>
      <w:bookmarkStart w:id="81" w:name="_gjdgxs" w:colFirst="0" w:colLast="0"/>
      <w:bookmarkEnd w:id="77"/>
      <w:bookmarkEnd w:id="78"/>
      <w:bookmarkEnd w:id="81"/>
    </w:p>
    <w:p w14:paraId="19B48D29" w14:textId="77777777" w:rsidR="00C47F8F" w:rsidRPr="00FB3979" w:rsidRDefault="00C47F8F" w:rsidP="00CE517D">
      <w:pPr>
        <w:jc w:val="center"/>
        <w:rPr>
          <w:rFonts w:ascii="Times New Roman" w:eastAsia="標楷體" w:hAnsi="Times New Roman" w:cs="標楷體"/>
          <w:b/>
        </w:rPr>
      </w:pPr>
      <w:bookmarkStart w:id="82" w:name="_GoBack"/>
      <w:bookmarkEnd w:id="82"/>
    </w:p>
    <w:p w14:paraId="7E88B6F7" w14:textId="0E1A6461" w:rsidR="00061506" w:rsidRPr="00FB3979" w:rsidRDefault="00CE517D" w:rsidP="00A611FB">
      <w:pPr>
        <w:pStyle w:val="a9"/>
        <w:rPr>
          <w:b/>
        </w:rPr>
      </w:pPr>
      <w:bookmarkStart w:id="83" w:name="_Toc152421472"/>
      <w:bookmarkStart w:id="84" w:name="_Toc152716482"/>
      <w:r w:rsidRPr="00FB3979">
        <w:rPr>
          <w:rFonts w:hint="eastAsia"/>
          <w:b/>
          <w:bCs/>
        </w:rPr>
        <w:t>表</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表</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w:t>
      </w:r>
      <w:r w:rsidRPr="00FB3979">
        <w:rPr>
          <w:b/>
          <w:bCs/>
        </w:rPr>
        <w:fldChar w:fldCharType="end"/>
      </w:r>
      <w:r w:rsidR="00524780" w:rsidRPr="00FB3979">
        <w:rPr>
          <w:rFonts w:cs="標楷體"/>
          <w:b/>
          <w:bCs/>
          <w:rPrChange w:id="85" w:author="user" w:date="2023-11-30T18:21:00Z">
            <w:rPr>
              <w:rFonts w:ascii="標楷體" w:hAnsi="標楷體" w:cs="標楷體"/>
            </w:rPr>
          </w:rPrChange>
        </w:rPr>
        <w:t>軟體需求</w:t>
      </w:r>
      <w:bookmarkEnd w:id="83"/>
      <w:bookmarkEnd w:id="84"/>
    </w:p>
    <w:tbl>
      <w:tblPr>
        <w:tblStyle w:val="Style14"/>
        <w:tblW w:w="62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4560"/>
      </w:tblGrid>
      <w:tr w:rsidR="00061506" w:rsidRPr="00FB3979" w14:paraId="1E2D3EA4" w14:textId="77777777">
        <w:trPr>
          <w:trHeight w:val="384"/>
          <w:jc w:val="center"/>
        </w:trPr>
        <w:tc>
          <w:tcPr>
            <w:tcW w:w="1696" w:type="dxa"/>
            <w:shd w:val="clear" w:color="auto" w:fill="E7E6E6"/>
          </w:tcPr>
          <w:p w14:paraId="5DE00FF3" w14:textId="77777777" w:rsidR="00061506" w:rsidRPr="00FB3979" w:rsidRDefault="00524780">
            <w:pPr>
              <w:jc w:val="center"/>
              <w:rPr>
                <w:rFonts w:ascii="Times New Roman" w:eastAsia="標楷體" w:hAnsi="Times New Roman" w:cs="標楷體"/>
              </w:rPr>
            </w:pPr>
            <w:r w:rsidRPr="00FB3979">
              <w:rPr>
                <w:rFonts w:ascii="Times New Roman" w:eastAsia="標楷體" w:hAnsi="Times New Roman" w:cs="標楷體"/>
              </w:rPr>
              <w:t>作業系統</w:t>
            </w:r>
          </w:p>
        </w:tc>
        <w:tc>
          <w:tcPr>
            <w:tcW w:w="4560" w:type="dxa"/>
          </w:tcPr>
          <w:p w14:paraId="77D0BE9B" w14:textId="77777777" w:rsidR="00061506" w:rsidRPr="00FB3979" w:rsidRDefault="00524780">
            <w:pPr>
              <w:rPr>
                <w:rFonts w:ascii="Times New Roman" w:eastAsia="標楷體" w:hAnsi="Times New Roman" w:cs="Times New Roman"/>
                <w:rPrChange w:id="86" w:author="user" w:date="2023-11-30T18:21:00Z">
                  <w:rPr>
                    <w:rFonts w:ascii="標楷體" w:eastAsia="標楷體" w:hAnsi="標楷體" w:cs="標楷體"/>
                  </w:rPr>
                </w:rPrChange>
              </w:rPr>
            </w:pPr>
            <w:r w:rsidRPr="00FB3979">
              <w:rPr>
                <w:rFonts w:ascii="Times New Roman" w:eastAsia="標楷體" w:hAnsi="Times New Roman" w:cs="Times New Roman"/>
                <w:rPrChange w:id="87" w:author="user" w:date="2023-11-30T18:21:00Z">
                  <w:rPr>
                    <w:rFonts w:ascii="標楷體" w:eastAsia="標楷體" w:hAnsi="標楷體" w:cs="標楷體"/>
                  </w:rPr>
                </w:rPrChange>
              </w:rPr>
              <w:t>Windows 10</w:t>
            </w:r>
          </w:p>
        </w:tc>
      </w:tr>
      <w:tr w:rsidR="00061506" w:rsidRPr="00FB3979" w14:paraId="2187D4E0" w14:textId="77777777">
        <w:trPr>
          <w:trHeight w:val="384"/>
          <w:jc w:val="center"/>
        </w:trPr>
        <w:tc>
          <w:tcPr>
            <w:tcW w:w="1696" w:type="dxa"/>
            <w:shd w:val="clear" w:color="auto" w:fill="E7E6E6"/>
          </w:tcPr>
          <w:p w14:paraId="48C8D6A5" w14:textId="77777777" w:rsidR="00061506" w:rsidRPr="00FB3979" w:rsidRDefault="00524780">
            <w:pPr>
              <w:jc w:val="center"/>
              <w:rPr>
                <w:rFonts w:ascii="Times New Roman" w:eastAsia="標楷體" w:hAnsi="Times New Roman" w:cs="標楷體"/>
              </w:rPr>
            </w:pPr>
            <w:r w:rsidRPr="00FB3979">
              <w:rPr>
                <w:rFonts w:ascii="Times New Roman" w:eastAsia="標楷體" w:hAnsi="Times New Roman" w:cs="標楷體"/>
              </w:rPr>
              <w:t>瀏覽器</w:t>
            </w:r>
          </w:p>
        </w:tc>
        <w:tc>
          <w:tcPr>
            <w:tcW w:w="4560" w:type="dxa"/>
          </w:tcPr>
          <w:p w14:paraId="5BDF5334" w14:textId="77777777" w:rsidR="00061506" w:rsidRPr="00FB3979" w:rsidRDefault="00524780">
            <w:pPr>
              <w:rPr>
                <w:rFonts w:ascii="Times New Roman" w:eastAsia="標楷體" w:hAnsi="Times New Roman" w:cs="Times New Roman"/>
                <w:color w:val="000000"/>
                <w:rPrChange w:id="88" w:author="user" w:date="2023-11-30T18:21:00Z">
                  <w:rPr>
                    <w:rFonts w:ascii="標楷體" w:eastAsia="標楷體" w:hAnsi="標楷體" w:cs="標楷體"/>
                    <w:color w:val="000000"/>
                    <w:sz w:val="23"/>
                    <w:szCs w:val="23"/>
                  </w:rPr>
                </w:rPrChange>
              </w:rPr>
            </w:pPr>
            <w:r w:rsidRPr="00FB3979">
              <w:rPr>
                <w:rFonts w:ascii="Times New Roman" w:eastAsia="標楷體" w:hAnsi="Times New Roman" w:cs="Times New Roman"/>
                <w:color w:val="000000"/>
                <w:rPrChange w:id="89" w:author="user" w:date="2023-11-30T18:21:00Z">
                  <w:rPr>
                    <w:rFonts w:ascii="標楷體" w:eastAsia="標楷體" w:hAnsi="標楷體" w:cs="標楷體"/>
                    <w:color w:val="000000"/>
                    <w:sz w:val="23"/>
                    <w:szCs w:val="23"/>
                  </w:rPr>
                </w:rPrChange>
              </w:rPr>
              <w:t xml:space="preserve">Google Chrome </w:t>
            </w:r>
          </w:p>
        </w:tc>
      </w:tr>
      <w:tr w:rsidR="00061506" w:rsidRPr="00FB3979" w14:paraId="567D8710" w14:textId="77777777">
        <w:trPr>
          <w:trHeight w:val="384"/>
          <w:jc w:val="center"/>
        </w:trPr>
        <w:tc>
          <w:tcPr>
            <w:tcW w:w="1696" w:type="dxa"/>
            <w:shd w:val="clear" w:color="auto" w:fill="E7E6E6"/>
          </w:tcPr>
          <w:p w14:paraId="72FE46D3" w14:textId="77777777" w:rsidR="00061506" w:rsidRPr="00FB3979" w:rsidRDefault="00524780">
            <w:pPr>
              <w:jc w:val="center"/>
              <w:rPr>
                <w:rFonts w:ascii="Times New Roman" w:eastAsia="標楷體" w:hAnsi="Times New Roman" w:cs="標楷體"/>
              </w:rPr>
            </w:pPr>
            <w:r w:rsidRPr="00FB3979">
              <w:rPr>
                <w:rFonts w:ascii="Times New Roman" w:eastAsia="標楷體" w:hAnsi="Times New Roman" w:cs="標楷體"/>
              </w:rPr>
              <w:t>開發工具</w:t>
            </w:r>
          </w:p>
        </w:tc>
        <w:tc>
          <w:tcPr>
            <w:tcW w:w="4560" w:type="dxa"/>
          </w:tcPr>
          <w:p w14:paraId="1FF0085C" w14:textId="77777777" w:rsidR="00061506" w:rsidRPr="00FB3979" w:rsidRDefault="00524780">
            <w:pPr>
              <w:rPr>
                <w:rFonts w:ascii="Times New Roman" w:eastAsia="標楷體" w:hAnsi="Times New Roman" w:cs="Times New Roman"/>
                <w:rPrChange w:id="90" w:author="user" w:date="2023-11-30T18:21:00Z">
                  <w:rPr>
                    <w:rFonts w:ascii="標楷體" w:eastAsia="標楷體" w:hAnsi="標楷體" w:cs="標楷體"/>
                  </w:rPr>
                </w:rPrChange>
              </w:rPr>
            </w:pPr>
            <w:r w:rsidRPr="00FB3979">
              <w:rPr>
                <w:rFonts w:ascii="Times New Roman" w:eastAsia="標楷體" w:hAnsi="Times New Roman" w:cs="Times New Roman"/>
                <w:rPrChange w:id="91" w:author="user" w:date="2023-11-30T18:21:00Z">
                  <w:rPr>
                    <w:rFonts w:ascii="標楷體" w:eastAsia="標楷體" w:hAnsi="標楷體" w:cs="標楷體"/>
                  </w:rPr>
                </w:rPrChange>
              </w:rPr>
              <w:t>Oracle Apex</w:t>
            </w:r>
          </w:p>
        </w:tc>
      </w:tr>
      <w:tr w:rsidR="00061506" w:rsidRPr="00FB3979" w14:paraId="4EF4C08E" w14:textId="77777777">
        <w:trPr>
          <w:trHeight w:val="384"/>
          <w:jc w:val="center"/>
        </w:trPr>
        <w:tc>
          <w:tcPr>
            <w:tcW w:w="1696" w:type="dxa"/>
            <w:shd w:val="clear" w:color="auto" w:fill="E7E6E6"/>
          </w:tcPr>
          <w:p w14:paraId="28B36241" w14:textId="77777777" w:rsidR="00061506" w:rsidRPr="00FB3979" w:rsidRDefault="00524780">
            <w:pPr>
              <w:jc w:val="center"/>
              <w:rPr>
                <w:rFonts w:ascii="Times New Roman" w:eastAsia="標楷體" w:hAnsi="Times New Roman" w:cs="標楷體"/>
              </w:rPr>
            </w:pPr>
            <w:r w:rsidRPr="00FB3979">
              <w:rPr>
                <w:rFonts w:ascii="Times New Roman" w:eastAsia="標楷體" w:hAnsi="Times New Roman" w:cs="標楷體"/>
              </w:rPr>
              <w:t>開發語言</w:t>
            </w:r>
          </w:p>
        </w:tc>
        <w:tc>
          <w:tcPr>
            <w:tcW w:w="4560" w:type="dxa"/>
          </w:tcPr>
          <w:p w14:paraId="04CD319B" w14:textId="77777777" w:rsidR="00061506" w:rsidRPr="00FB3979" w:rsidRDefault="00524780">
            <w:pPr>
              <w:rPr>
                <w:rFonts w:ascii="Times New Roman" w:eastAsia="標楷體" w:hAnsi="Times New Roman" w:cs="Times New Roman"/>
                <w:rPrChange w:id="92" w:author="user" w:date="2023-11-30T18:21:00Z">
                  <w:rPr>
                    <w:rFonts w:ascii="標楷體" w:eastAsia="標楷體" w:hAnsi="標楷體" w:cs="標楷體"/>
                  </w:rPr>
                </w:rPrChange>
              </w:rPr>
            </w:pPr>
            <w:r w:rsidRPr="00FB3979">
              <w:rPr>
                <w:rFonts w:ascii="Times New Roman" w:eastAsia="標楷體" w:hAnsi="Times New Roman" w:cs="Times New Roman"/>
                <w:rPrChange w:id="93" w:author="user" w:date="2023-11-30T18:21:00Z">
                  <w:rPr>
                    <w:rFonts w:ascii="標楷體" w:eastAsia="標楷體" w:hAnsi="標楷體" w:cs="標楷體"/>
                  </w:rPr>
                </w:rPrChange>
              </w:rPr>
              <w:t>JavaScript</w:t>
            </w:r>
            <w:r w:rsidRPr="00FB3979">
              <w:rPr>
                <w:rFonts w:ascii="Times New Roman" w:eastAsia="標楷體" w:hAnsi="Times New Roman" w:cs="Times New Roman"/>
                <w:rPrChange w:id="94" w:author="user" w:date="2023-11-30T18:21:00Z">
                  <w:rPr>
                    <w:rFonts w:ascii="標楷體" w:eastAsia="標楷體" w:hAnsi="標楷體" w:cs="標楷體"/>
                  </w:rPr>
                </w:rPrChange>
              </w:rPr>
              <w:t>、</w:t>
            </w:r>
            <w:r w:rsidRPr="00FB3979">
              <w:rPr>
                <w:rFonts w:ascii="Times New Roman" w:eastAsia="標楷體" w:hAnsi="Times New Roman" w:cs="Times New Roman"/>
                <w:rPrChange w:id="95" w:author="user" w:date="2023-11-30T18:21:00Z">
                  <w:rPr>
                    <w:rFonts w:ascii="標楷體" w:eastAsia="標楷體" w:hAnsi="標楷體" w:cs="標楷體"/>
                  </w:rPr>
                </w:rPrChange>
              </w:rPr>
              <w:t>CSS</w:t>
            </w:r>
            <w:r w:rsidRPr="00FB3979">
              <w:rPr>
                <w:rFonts w:ascii="Times New Roman" w:eastAsia="標楷體" w:hAnsi="Times New Roman" w:cs="Times New Roman"/>
                <w:rPrChange w:id="96" w:author="user" w:date="2023-11-30T18:21:00Z">
                  <w:rPr>
                    <w:rFonts w:ascii="標楷體" w:eastAsia="標楷體" w:hAnsi="標楷體" w:cs="標楷體"/>
                  </w:rPr>
                </w:rPrChange>
              </w:rPr>
              <w:t>、</w:t>
            </w:r>
            <w:r w:rsidRPr="00FB3979">
              <w:rPr>
                <w:rFonts w:ascii="Times New Roman" w:eastAsia="標楷體" w:hAnsi="Times New Roman" w:cs="Times New Roman"/>
                <w:rPrChange w:id="97" w:author="user" w:date="2023-11-30T18:21:00Z">
                  <w:rPr>
                    <w:rFonts w:ascii="標楷體" w:eastAsia="標楷體" w:hAnsi="標楷體" w:cs="標楷體"/>
                  </w:rPr>
                </w:rPrChange>
              </w:rPr>
              <w:t>HTML</w:t>
            </w:r>
          </w:p>
        </w:tc>
      </w:tr>
      <w:tr w:rsidR="00061506" w:rsidRPr="00FB3979" w14:paraId="70810923" w14:textId="77777777">
        <w:trPr>
          <w:trHeight w:val="384"/>
          <w:jc w:val="center"/>
        </w:trPr>
        <w:tc>
          <w:tcPr>
            <w:tcW w:w="1696" w:type="dxa"/>
            <w:shd w:val="clear" w:color="auto" w:fill="E7E6E6"/>
          </w:tcPr>
          <w:p w14:paraId="1E8BD8BC" w14:textId="77777777" w:rsidR="00061506" w:rsidRPr="00FB3979" w:rsidRDefault="00524780">
            <w:pPr>
              <w:jc w:val="center"/>
              <w:rPr>
                <w:rFonts w:ascii="Times New Roman" w:eastAsia="標楷體" w:hAnsi="Times New Roman" w:cs="標楷體"/>
              </w:rPr>
            </w:pPr>
            <w:r w:rsidRPr="00FB3979">
              <w:rPr>
                <w:rFonts w:ascii="Times New Roman" w:eastAsia="標楷體" w:hAnsi="Times New Roman" w:cs="標楷體"/>
              </w:rPr>
              <w:t>資料庫軟體</w:t>
            </w:r>
          </w:p>
        </w:tc>
        <w:tc>
          <w:tcPr>
            <w:tcW w:w="4560" w:type="dxa"/>
          </w:tcPr>
          <w:p w14:paraId="76067345" w14:textId="77777777" w:rsidR="00061506" w:rsidRPr="00FB3979" w:rsidRDefault="00524780">
            <w:pPr>
              <w:rPr>
                <w:rFonts w:ascii="Times New Roman" w:eastAsia="標楷體" w:hAnsi="Times New Roman" w:cs="Times New Roman"/>
                <w:rPrChange w:id="98" w:author="user" w:date="2023-11-30T18:21:00Z">
                  <w:rPr>
                    <w:rFonts w:ascii="標楷體" w:eastAsia="標楷體" w:hAnsi="標楷體" w:cs="標楷體"/>
                  </w:rPr>
                </w:rPrChange>
              </w:rPr>
            </w:pPr>
            <w:r w:rsidRPr="00FB3979">
              <w:rPr>
                <w:rFonts w:ascii="Times New Roman" w:eastAsia="標楷體" w:hAnsi="Times New Roman" w:cs="Times New Roman"/>
                <w:rPrChange w:id="99" w:author="user" w:date="2023-11-30T18:21:00Z">
                  <w:rPr>
                    <w:rFonts w:ascii="標楷體" w:eastAsia="標楷體" w:hAnsi="標楷體" w:cs="標楷體"/>
                  </w:rPr>
                </w:rPrChange>
              </w:rPr>
              <w:t>SQL</w:t>
            </w:r>
          </w:p>
        </w:tc>
      </w:tr>
    </w:tbl>
    <w:p w14:paraId="21487349" w14:textId="77777777" w:rsidR="00061506" w:rsidRPr="00FB3979" w:rsidRDefault="00061506">
      <w:pPr>
        <w:jc w:val="center"/>
        <w:rPr>
          <w:rFonts w:ascii="Times New Roman" w:eastAsia="標楷體" w:hAnsi="Times New Roman" w:cs="標楷體"/>
        </w:rPr>
      </w:pPr>
    </w:p>
    <w:p w14:paraId="6EFC3715" w14:textId="2CB36CB5" w:rsidR="00C47F8F" w:rsidRPr="00FB3979" w:rsidRDefault="00C47F8F" w:rsidP="00E375D9">
      <w:pPr>
        <w:widowControl/>
        <w:jc w:val="center"/>
        <w:rPr>
          <w:del w:id="100" w:author="user" w:date="2023-11-30T18:22:00Z"/>
          <w:rFonts w:ascii="Times New Roman" w:eastAsia="標楷體" w:hAnsi="Times New Roman" w:cs="標楷體"/>
          <w:b/>
          <w:bCs/>
          <w:rPrChange w:id="101" w:author="user" w:date="2023-11-30T18:21:00Z">
            <w:rPr>
              <w:del w:id="102" w:author="user" w:date="2023-11-30T18:22:00Z"/>
              <w:rFonts w:ascii="標楷體" w:eastAsia="標楷體" w:hAnsi="標楷體" w:cs="標楷體"/>
            </w:rPr>
          </w:rPrChange>
        </w:rPr>
      </w:pPr>
    </w:p>
    <w:p w14:paraId="3EB781E4" w14:textId="10A23623" w:rsidR="00E375D9" w:rsidRPr="00E375D9" w:rsidRDefault="00E375D9" w:rsidP="00E375D9">
      <w:pPr>
        <w:rPr>
          <w:rStyle w:val="30"/>
          <w:rFonts w:ascii="Times New Roman" w:hAnsi="Times New Roman" w:cs="標楷體"/>
          <w:bCs/>
          <w:szCs w:val="24"/>
        </w:rPr>
      </w:pPr>
      <w:bookmarkStart w:id="103" w:name="_Toc20448"/>
      <w:bookmarkStart w:id="104" w:name="_Toc152677784"/>
    </w:p>
    <w:p w14:paraId="353F8A93" w14:textId="77777777" w:rsidR="00E375D9" w:rsidRDefault="00E375D9">
      <w:pPr>
        <w:widowControl/>
        <w:rPr>
          <w:rStyle w:val="30"/>
          <w:rFonts w:ascii="Times New Roman" w:hAnsi="Times New Roman"/>
          <w:bCs/>
          <w:szCs w:val="24"/>
        </w:rPr>
      </w:pPr>
      <w:r>
        <w:rPr>
          <w:rStyle w:val="30"/>
          <w:rFonts w:ascii="Times New Roman" w:hAnsi="Times New Roman"/>
          <w:bCs/>
          <w:szCs w:val="24"/>
        </w:rPr>
        <w:br w:type="page"/>
      </w:r>
    </w:p>
    <w:p w14:paraId="74714410" w14:textId="252FC905" w:rsidR="00061506" w:rsidRPr="00FB3979" w:rsidRDefault="00524780">
      <w:pPr>
        <w:rPr>
          <w:rFonts w:ascii="Times New Roman" w:eastAsia="標楷體" w:hAnsi="Times New Roman" w:cs="標楷體"/>
          <w:b/>
          <w:bCs/>
          <w:rPrChange w:id="105" w:author="user" w:date="2023-11-30T18:21:00Z">
            <w:rPr>
              <w:rFonts w:ascii="標楷體" w:eastAsia="標楷體" w:hAnsi="標楷體" w:cs="標楷體"/>
            </w:rPr>
          </w:rPrChange>
        </w:rPr>
      </w:pPr>
      <w:r w:rsidRPr="00FB3979">
        <w:rPr>
          <w:rStyle w:val="30"/>
          <w:rFonts w:ascii="Times New Roman" w:hAnsi="Times New Roman"/>
          <w:bCs/>
          <w:szCs w:val="24"/>
          <w:rPrChange w:id="106" w:author="user" w:date="2023-11-30T18:21:00Z">
            <w:rPr>
              <w:rFonts w:ascii="標楷體" w:eastAsia="標楷體" w:hAnsi="標楷體" w:cs="標楷體"/>
              <w:b/>
            </w:rPr>
          </w:rPrChange>
        </w:rPr>
        <w:lastRenderedPageBreak/>
        <w:t xml:space="preserve">2.2.4 </w:t>
      </w:r>
      <w:r w:rsidRPr="00FB3979">
        <w:rPr>
          <w:rStyle w:val="30"/>
          <w:rFonts w:ascii="Times New Roman" w:hAnsi="Times New Roman"/>
          <w:bCs/>
          <w:szCs w:val="24"/>
          <w:rPrChange w:id="107" w:author="user" w:date="2023-11-30T18:21:00Z">
            <w:rPr>
              <w:rFonts w:ascii="標楷體" w:eastAsia="標楷體" w:hAnsi="標楷體" w:cs="標楷體"/>
            </w:rPr>
          </w:rPrChange>
        </w:rPr>
        <w:t>系統特色</w:t>
      </w:r>
      <w:bookmarkEnd w:id="103"/>
      <w:bookmarkEnd w:id="104"/>
    </w:p>
    <w:p w14:paraId="384D1AD7" w14:textId="77777777" w:rsidR="00061506" w:rsidRPr="00FB3979" w:rsidRDefault="00061506">
      <w:pPr>
        <w:rPr>
          <w:rFonts w:ascii="Times New Roman" w:eastAsia="標楷體" w:hAnsi="Times New Roman" w:cs="標楷體"/>
        </w:rPr>
      </w:pPr>
    </w:p>
    <w:p w14:paraId="4BDC929F" w14:textId="2D2C0AB3" w:rsidR="00F13A5C" w:rsidRPr="00FB3979" w:rsidRDefault="00F13A5C" w:rsidP="00F13A5C">
      <w:pPr>
        <w:pStyle w:val="afa"/>
        <w:numPr>
          <w:ilvl w:val="0"/>
          <w:numId w:val="6"/>
        </w:numPr>
        <w:spacing w:before="120"/>
        <w:ind w:leftChars="0"/>
        <w:rPr>
          <w:rFonts w:ascii="Times New Roman" w:eastAsia="標楷體" w:hAnsi="Times New Roman" w:cs="標楷體"/>
        </w:rPr>
      </w:pPr>
      <w:r w:rsidRPr="00FB3979">
        <w:rPr>
          <w:rFonts w:ascii="Times New Roman" w:eastAsia="標楷體" w:hAnsi="Times New Roman" w:cs="標楷體" w:hint="eastAsia"/>
        </w:rPr>
        <w:t>連結</w:t>
      </w:r>
      <w:r w:rsidRPr="00FB3979">
        <w:rPr>
          <w:rFonts w:ascii="Times New Roman" w:eastAsia="標楷體" w:hAnsi="Times New Roman" w:cs="標楷體" w:hint="eastAsia"/>
        </w:rPr>
        <w:t>Google</w:t>
      </w:r>
      <w:r w:rsidRPr="00FB3979">
        <w:rPr>
          <w:rFonts w:ascii="Times New Roman" w:eastAsia="標楷體" w:hAnsi="Times New Roman" w:cs="標楷體" w:hint="eastAsia"/>
        </w:rPr>
        <w:t>登入：利用</w:t>
      </w:r>
      <w:r w:rsidRPr="00FB3979">
        <w:rPr>
          <w:rFonts w:ascii="Times New Roman" w:eastAsia="標楷體" w:hAnsi="Times New Roman" w:cs="標楷體" w:hint="eastAsia"/>
        </w:rPr>
        <w:t>Google</w:t>
      </w:r>
      <w:r w:rsidRPr="00FB3979">
        <w:rPr>
          <w:rFonts w:ascii="Times New Roman" w:eastAsia="標楷體" w:hAnsi="Times New Roman" w:cs="標楷體" w:hint="eastAsia"/>
        </w:rPr>
        <w:t>帳戶作為系統登入，使用者無需再申辦新的帳號和密碼，提供了更加便捷的登入方式。</w:t>
      </w:r>
    </w:p>
    <w:p w14:paraId="67F1B8F3" w14:textId="3055FE9A" w:rsidR="00F13A5C" w:rsidRPr="00FB3979" w:rsidRDefault="00F13A5C" w:rsidP="00F13A5C">
      <w:pPr>
        <w:pStyle w:val="afa"/>
        <w:numPr>
          <w:ilvl w:val="0"/>
          <w:numId w:val="6"/>
        </w:numPr>
        <w:spacing w:before="120"/>
        <w:ind w:leftChars="0"/>
        <w:rPr>
          <w:rFonts w:ascii="Times New Roman" w:eastAsia="標楷體" w:hAnsi="Times New Roman" w:cs="標楷體"/>
        </w:rPr>
      </w:pPr>
      <w:r w:rsidRPr="00FB3979">
        <w:rPr>
          <w:rFonts w:ascii="Times New Roman" w:eastAsia="標楷體" w:hAnsi="Times New Roman" w:cs="標楷體" w:hint="eastAsia"/>
        </w:rPr>
        <w:t>身份鑑別與角色管理：將所有部門主管、員工及客戶進行分類，系統會判定使用者身份，展現屬於該角色的畫面。</w:t>
      </w:r>
    </w:p>
    <w:p w14:paraId="3F511E4A" w14:textId="37299AE5" w:rsidR="00F13A5C" w:rsidRPr="00FB3979" w:rsidRDefault="00F13A5C" w:rsidP="00F13A5C">
      <w:pPr>
        <w:pStyle w:val="afa"/>
        <w:numPr>
          <w:ilvl w:val="0"/>
          <w:numId w:val="6"/>
        </w:numPr>
        <w:spacing w:before="120"/>
        <w:ind w:leftChars="0"/>
        <w:rPr>
          <w:rFonts w:ascii="Times New Roman" w:eastAsia="標楷體" w:hAnsi="Times New Roman" w:cs="標楷體"/>
        </w:rPr>
      </w:pPr>
      <w:r w:rsidRPr="00FB3979">
        <w:rPr>
          <w:rFonts w:ascii="Times New Roman" w:eastAsia="標楷體" w:hAnsi="Times New Roman" w:cs="標楷體" w:hint="eastAsia"/>
        </w:rPr>
        <w:t>資料視覺化：根據選擇的條件透過長條圖、</w:t>
      </w:r>
      <w:proofErr w:type="gramStart"/>
      <w:r w:rsidRPr="00FB3979">
        <w:rPr>
          <w:rFonts w:ascii="Times New Roman" w:eastAsia="標楷體" w:hAnsi="Times New Roman" w:cs="標楷體" w:hint="eastAsia"/>
        </w:rPr>
        <w:t>圓餅圖顯示</w:t>
      </w:r>
      <w:proofErr w:type="gramEnd"/>
      <w:r w:rsidRPr="00FB3979">
        <w:rPr>
          <w:rFonts w:ascii="Times New Roman" w:eastAsia="標楷體" w:hAnsi="Times New Roman" w:cs="標楷體" w:hint="eastAsia"/>
        </w:rPr>
        <w:t>更直觀的數據。</w:t>
      </w:r>
    </w:p>
    <w:p w14:paraId="2603D8D2" w14:textId="6359A313" w:rsidR="00F13A5C" w:rsidRPr="00FB3979" w:rsidRDefault="00F13A5C" w:rsidP="00F13A5C">
      <w:pPr>
        <w:pStyle w:val="afa"/>
        <w:numPr>
          <w:ilvl w:val="0"/>
          <w:numId w:val="6"/>
        </w:numPr>
        <w:spacing w:before="120"/>
        <w:ind w:leftChars="0"/>
        <w:rPr>
          <w:rFonts w:ascii="Times New Roman" w:eastAsia="標楷體" w:hAnsi="Times New Roman" w:cs="標楷體"/>
        </w:rPr>
      </w:pPr>
      <w:r w:rsidRPr="00FB3979">
        <w:rPr>
          <w:rFonts w:ascii="Times New Roman" w:eastAsia="標楷體" w:hAnsi="Times New Roman" w:cs="標楷體" w:hint="eastAsia"/>
        </w:rPr>
        <w:t>權限設置與授權管理：設置各部門主管及員工不同的功能權限，並於授權狀況頁面，檢視該功能其下的部門、員工授權詳情。</w:t>
      </w:r>
    </w:p>
    <w:p w14:paraId="7CA1C541" w14:textId="6B46F29F" w:rsidR="00F13A5C" w:rsidRPr="00FB3979" w:rsidRDefault="00F13A5C" w:rsidP="00F13A5C">
      <w:pPr>
        <w:pStyle w:val="afa"/>
        <w:numPr>
          <w:ilvl w:val="0"/>
          <w:numId w:val="6"/>
        </w:numPr>
        <w:spacing w:before="120"/>
        <w:ind w:leftChars="0"/>
        <w:rPr>
          <w:rFonts w:ascii="Times New Roman" w:eastAsia="標楷體" w:hAnsi="Times New Roman" w:cs="標楷體"/>
        </w:rPr>
      </w:pPr>
      <w:r w:rsidRPr="00FB3979">
        <w:rPr>
          <w:rFonts w:ascii="Times New Roman" w:eastAsia="標楷體" w:hAnsi="Times New Roman" w:cs="標楷體" w:hint="eastAsia"/>
        </w:rPr>
        <w:t>狀態追蹤：讓使用者可以隨時了解每張申報單目前的狀態。</w:t>
      </w:r>
    </w:p>
    <w:p w14:paraId="5FD9A1E8" w14:textId="58714FB4" w:rsidR="000B7500" w:rsidRPr="00FB3979" w:rsidRDefault="00F13A5C" w:rsidP="00F13A5C">
      <w:pPr>
        <w:pStyle w:val="afa"/>
        <w:numPr>
          <w:ilvl w:val="0"/>
          <w:numId w:val="6"/>
        </w:numPr>
        <w:spacing w:before="120"/>
        <w:ind w:leftChars="0"/>
        <w:rPr>
          <w:rFonts w:ascii="Times New Roman" w:eastAsia="標楷體" w:hAnsi="Times New Roman" w:cs="標楷體"/>
        </w:rPr>
      </w:pPr>
      <w:r w:rsidRPr="00FB3979">
        <w:rPr>
          <w:rFonts w:ascii="Times New Roman" w:eastAsia="標楷體" w:hAnsi="Times New Roman" w:cs="標楷體" w:hint="eastAsia"/>
        </w:rPr>
        <w:t>資料管理：提供友善且直觀的使用者介面，讓後台管理員更方便地編輯所需的資料。</w:t>
      </w:r>
    </w:p>
    <w:p w14:paraId="202D2439" w14:textId="002EB2CC" w:rsidR="008B0893" w:rsidRPr="00FB3979" w:rsidRDefault="008B0893" w:rsidP="000B7500">
      <w:pPr>
        <w:widowControl/>
        <w:rPr>
          <w:rFonts w:ascii="Times New Roman" w:eastAsia="標楷體" w:hAnsi="Times New Roman" w:cs="標楷體"/>
        </w:rPr>
      </w:pPr>
    </w:p>
    <w:p w14:paraId="4851A282" w14:textId="77777777" w:rsidR="00061506" w:rsidRPr="00FB3979" w:rsidRDefault="00524780">
      <w:pPr>
        <w:pStyle w:val="2"/>
        <w:rPr>
          <w:rFonts w:ascii="Times New Roman" w:hAnsi="Times New Roman" w:cs="標楷體"/>
        </w:rPr>
        <w:pPrChange w:id="108" w:author="user" w:date="2023-11-30T18:25:00Z">
          <w:pPr/>
        </w:pPrChange>
      </w:pPr>
      <w:bookmarkStart w:id="109" w:name="_Toc14474"/>
      <w:bookmarkStart w:id="110" w:name="_Toc152677785"/>
      <w:r w:rsidRPr="00FB3979">
        <w:rPr>
          <w:rFonts w:ascii="Times New Roman" w:hAnsi="Times New Roman" w:cs="標楷體"/>
          <w:b w:val="0"/>
          <w:szCs w:val="24"/>
          <w:rPrChange w:id="111" w:author="user" w:date="2023-11-30T18:21:00Z">
            <w:rPr>
              <w:rFonts w:ascii="標楷體" w:hAnsi="標楷體" w:cs="標楷體"/>
            </w:rPr>
          </w:rPrChange>
        </w:rPr>
        <w:t xml:space="preserve">2.3 </w:t>
      </w:r>
      <w:r w:rsidRPr="00FB3979">
        <w:rPr>
          <w:rFonts w:ascii="Times New Roman" w:hAnsi="Times New Roman" w:cs="標楷體"/>
          <w:szCs w:val="24"/>
        </w:rPr>
        <w:t>系統架構</w:t>
      </w:r>
      <w:bookmarkEnd w:id="109"/>
      <w:bookmarkEnd w:id="110"/>
    </w:p>
    <w:p w14:paraId="7ED43103" w14:textId="3CBA4AF0" w:rsidR="00061506" w:rsidRPr="00FB3979" w:rsidRDefault="00524780">
      <w:pPr>
        <w:rPr>
          <w:ins w:id="112" w:author="陳宏益" w:date="2023-03-06T16:10:00Z"/>
          <w:rFonts w:ascii="Times New Roman" w:eastAsia="標楷體" w:hAnsi="Times New Roman" w:cs="Times New Roman"/>
          <w:rPrChange w:id="113" w:author="user" w:date="2023-11-30T18:21:00Z">
            <w:rPr>
              <w:ins w:id="114" w:author="陳宏益" w:date="2023-03-06T16:10:00Z"/>
              <w:rFonts w:ascii="標楷體" w:eastAsia="標楷體" w:hAnsi="標楷體" w:cs="標楷體"/>
            </w:rPr>
          </w:rPrChange>
        </w:rPr>
      </w:pPr>
      <w:ins w:id="115" w:author="陳宏益" w:date="2023-03-06T16:10:00Z">
        <w:r w:rsidRPr="00FB3979">
          <w:rPr>
            <w:rFonts w:ascii="Times New Roman" w:eastAsia="標楷體" w:hAnsi="Times New Roman" w:cs="Times New Roman"/>
            <w:rPrChange w:id="116" w:author="user" w:date="2023-11-30T18:21:00Z">
              <w:rPr>
                <w:rFonts w:ascii="標楷體" w:eastAsia="標楷體" w:hAnsi="標楷體" w:cs="標楷體"/>
              </w:rPr>
            </w:rPrChange>
          </w:rPr>
          <w:t xml:space="preserve">Ref: </w:t>
        </w:r>
        <w:r w:rsidRPr="00FB3979">
          <w:rPr>
            <w:rFonts w:ascii="Times New Roman" w:eastAsia="標楷體" w:hAnsi="Times New Roman" w:cs="Times New Roman"/>
            <w:rPrChange w:id="117" w:author="user" w:date="2023-11-30T18:21:00Z">
              <w:rPr/>
            </w:rPrChange>
          </w:rPr>
          <w:fldChar w:fldCharType="begin"/>
        </w:r>
        <w:r w:rsidRPr="00FB3979">
          <w:rPr>
            <w:rFonts w:ascii="Times New Roman" w:eastAsia="標楷體" w:hAnsi="Times New Roman" w:cs="Times New Roman"/>
            <w:rPrChange w:id="118" w:author="user" w:date="2023-11-30T18:21:00Z">
              <w:rPr/>
            </w:rPrChange>
          </w:rPr>
          <w:instrText>HYPERLINK "https://technology.amis.nl/languages/apex-oracle/oracle-apex-the-low-code-and-low-cost-application-middle-tier/"</w:instrText>
        </w:r>
        <w:r w:rsidRPr="00FB3979">
          <w:rPr>
            <w:rFonts w:ascii="Times New Roman" w:eastAsia="標楷體" w:hAnsi="Times New Roman" w:cs="Times New Roman"/>
            <w:rPrChange w:id="119" w:author="user" w:date="2023-11-30T18:21:00Z">
              <w:rPr/>
            </w:rPrChange>
          </w:rPr>
          <w:fldChar w:fldCharType="separate"/>
        </w:r>
        <w:r w:rsidRPr="00FB3979">
          <w:rPr>
            <w:rFonts w:ascii="Times New Roman" w:eastAsia="標楷體" w:hAnsi="Times New Roman" w:cs="Times New Roman"/>
            <w:color w:val="0000FF"/>
            <w:u w:val="single"/>
            <w:rPrChange w:id="120" w:author="user" w:date="2023-11-30T18:21:00Z">
              <w:rPr>
                <w:rFonts w:ascii="標楷體" w:eastAsia="標楷體" w:hAnsi="標楷體" w:cs="標楷體"/>
                <w:color w:val="0000FF"/>
                <w:u w:val="single"/>
              </w:rPr>
            </w:rPrChange>
          </w:rPr>
          <w:t>https://technology.amis.nl/languages/apex-oracle/oracle-apex-the-low-code-and-low-cost-application-middle-tier/</w:t>
        </w:r>
        <w:r w:rsidRPr="00FB3979">
          <w:rPr>
            <w:rFonts w:ascii="Times New Roman" w:eastAsia="標楷體" w:hAnsi="Times New Roman" w:cs="Times New Roman"/>
            <w:rPrChange w:id="121" w:author="user" w:date="2023-11-30T18:21:00Z">
              <w:rPr/>
            </w:rPrChange>
          </w:rPr>
          <w:fldChar w:fldCharType="end"/>
        </w:r>
      </w:ins>
    </w:p>
    <w:p w14:paraId="2D692D7D" w14:textId="77777777" w:rsidR="00061506" w:rsidRPr="00FB3979" w:rsidRDefault="00061506">
      <w:pPr>
        <w:rPr>
          <w:rFonts w:ascii="Times New Roman" w:eastAsia="標楷體" w:hAnsi="Times New Roman" w:cs="標楷體"/>
        </w:rPr>
      </w:pPr>
    </w:p>
    <w:p w14:paraId="3702CF61" w14:textId="77777777" w:rsidR="00061506" w:rsidRPr="00FB3979" w:rsidRDefault="00524780">
      <w:pPr>
        <w:ind w:firstLine="720"/>
        <w:rPr>
          <w:rFonts w:ascii="Times New Roman" w:eastAsia="標楷體" w:hAnsi="Times New Roman" w:cs="標楷體"/>
        </w:rPr>
      </w:pPr>
      <w:r w:rsidRPr="00FB3979">
        <w:rPr>
          <w:rFonts w:ascii="Times New Roman" w:eastAsia="標楷體" w:hAnsi="Times New Roman" w:cs="標楷體"/>
        </w:rPr>
        <w:t>本系統架構由使用者端與系統管理者端透過</w:t>
      </w:r>
      <w:r w:rsidRPr="00FB3979">
        <w:rPr>
          <w:rFonts w:ascii="Times New Roman" w:eastAsia="標楷體" w:hAnsi="Times New Roman" w:cs="Times New Roman"/>
          <w:rPrChange w:id="122" w:author="user" w:date="2023-11-30T18:21:00Z">
            <w:rPr>
              <w:rFonts w:ascii="標楷體" w:eastAsia="標楷體" w:hAnsi="標楷體" w:cs="標楷體"/>
            </w:rPr>
          </w:rPrChange>
        </w:rPr>
        <w:t>Internet</w:t>
      </w:r>
      <w:r w:rsidRPr="00FB3979">
        <w:rPr>
          <w:rFonts w:ascii="Times New Roman" w:eastAsia="標楷體" w:hAnsi="Times New Roman" w:cs="標楷體"/>
        </w:rPr>
        <w:t>所組成，「</w:t>
      </w:r>
      <w:r w:rsidRPr="00FB3979">
        <w:rPr>
          <w:rFonts w:ascii="Times New Roman" w:eastAsia="標楷體" w:hAnsi="Times New Roman" w:cs="標楷體"/>
          <w:color w:val="000000"/>
        </w:rPr>
        <w:t>木工機械售後服務系統</w:t>
      </w:r>
      <w:r w:rsidRPr="00FB3979">
        <w:rPr>
          <w:rFonts w:ascii="Times New Roman" w:eastAsia="標楷體" w:hAnsi="Times New Roman" w:cs="標楷體"/>
        </w:rPr>
        <w:t>」系統架構如</w:t>
      </w:r>
      <w:r w:rsidRPr="00FB3979">
        <w:rPr>
          <w:rFonts w:ascii="Times New Roman" w:eastAsia="標楷體" w:hAnsi="Times New Roman" w:cs="標楷體" w:hint="eastAsia"/>
          <w:b/>
          <w:bCs/>
        </w:rPr>
        <w:t>圖</w:t>
      </w:r>
      <w:r w:rsidRPr="00FB3979">
        <w:rPr>
          <w:rFonts w:ascii="Times New Roman" w:eastAsia="標楷體" w:hAnsi="Times New Roman" w:cs="標楷體" w:hint="eastAsia"/>
          <w:b/>
          <w:bCs/>
        </w:rPr>
        <w:t>2</w:t>
      </w:r>
      <w:r w:rsidRPr="00FB3979">
        <w:rPr>
          <w:rFonts w:ascii="Times New Roman" w:eastAsia="標楷體" w:hAnsi="Times New Roman" w:cs="標楷體"/>
        </w:rPr>
        <w:t>所表示。</w:t>
      </w:r>
    </w:p>
    <w:p w14:paraId="01DA9435" w14:textId="77777777" w:rsidR="00061506" w:rsidRPr="00FB3979" w:rsidRDefault="00524780">
      <w:pPr>
        <w:ind w:firstLine="720"/>
        <w:rPr>
          <w:rFonts w:ascii="Times New Roman" w:eastAsia="標楷體" w:hAnsi="Times New Roman" w:cs="標楷體"/>
        </w:rPr>
      </w:pPr>
      <w:r w:rsidRPr="00FB3979">
        <w:rPr>
          <w:rFonts w:ascii="Times New Roman" w:eastAsia="標楷體" w:hAnsi="Times New Roman" w:cs="標楷體"/>
        </w:rPr>
        <w:tab/>
      </w:r>
    </w:p>
    <w:p w14:paraId="3974722C" w14:textId="77777777" w:rsidR="00061506" w:rsidRPr="00FB3979" w:rsidRDefault="00524780">
      <w:pPr>
        <w:jc w:val="center"/>
        <w:rPr>
          <w:rFonts w:ascii="Times New Roman" w:eastAsia="標楷體" w:hAnsi="Times New Roman" w:cs="標楷體"/>
        </w:rPr>
      </w:pPr>
      <w:del w:id="123" w:author="hsin yu wang" w:date="2023-03-10T14:07:00Z">
        <w:r w:rsidRPr="00FB3979">
          <w:rPr>
            <w:rFonts w:ascii="Times New Roman" w:eastAsia="標楷體" w:hAnsi="Times New Roman" w:cs="標楷體"/>
            <w:noProof/>
          </w:rPr>
          <w:drawing>
            <wp:inline distT="114300" distB="114300" distL="114300" distR="114300" wp14:anchorId="20F7CFD2" wp14:editId="5DEC771D">
              <wp:extent cx="3990975" cy="27336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0"/>
                      <a:srcRect/>
                      <a:stretch>
                        <a:fillRect/>
                      </a:stretch>
                    </pic:blipFill>
                    <pic:spPr>
                      <a:xfrm>
                        <a:off x="0" y="0"/>
                        <a:ext cx="3990975" cy="2733675"/>
                      </a:xfrm>
                      <a:prstGeom prst="rect">
                        <a:avLst/>
                      </a:prstGeom>
                    </pic:spPr>
                  </pic:pic>
                </a:graphicData>
              </a:graphic>
            </wp:inline>
          </w:drawing>
        </w:r>
      </w:del>
      <w:r w:rsidRPr="00FB3979">
        <w:rPr>
          <w:rFonts w:ascii="Times New Roman" w:eastAsia="標楷體" w:hAnsi="Times New Roman" w:cs="標楷體"/>
          <w:noProof/>
        </w:rPr>
        <w:drawing>
          <wp:inline distT="0" distB="0" distL="0" distR="0" wp14:anchorId="53A28CD8" wp14:editId="1E02173B">
            <wp:extent cx="5274310" cy="2966720"/>
            <wp:effectExtent l="0" t="0" r="2540" b="508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CFC095E" w14:textId="6274B6F8" w:rsidR="00061506" w:rsidRPr="00FB3979" w:rsidRDefault="006C59B1" w:rsidP="006C59B1">
      <w:pPr>
        <w:pStyle w:val="a9"/>
        <w:widowControl/>
        <w:rPr>
          <w:b/>
          <w:bCs/>
        </w:rPr>
      </w:pPr>
      <w:bookmarkStart w:id="124" w:name="_Toc152429910"/>
      <w:bookmarkStart w:id="125" w:name="_Toc152716101"/>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2</w:t>
      </w:r>
      <w:r w:rsidRPr="00FB3979">
        <w:rPr>
          <w:b/>
          <w:bCs/>
        </w:rPr>
        <w:fldChar w:fldCharType="end"/>
      </w:r>
      <w:r w:rsidR="00B718C9" w:rsidRPr="00FB3979">
        <w:rPr>
          <w:rFonts w:hint="eastAsia"/>
          <w:b/>
          <w:bCs/>
        </w:rPr>
        <w:t xml:space="preserve"> </w:t>
      </w:r>
      <w:r w:rsidR="00524780" w:rsidRPr="00FB3979">
        <w:rPr>
          <w:b/>
          <w:bCs/>
          <w:rPrChange w:id="126" w:author="user" w:date="2023-11-30T18:21:00Z">
            <w:rPr>
              <w:rFonts w:ascii="標楷體" w:hAnsi="標楷體" w:cs="標楷體"/>
            </w:rPr>
          </w:rPrChange>
        </w:rPr>
        <w:t>「木工機械售後服務系統」的系統架構</w:t>
      </w:r>
      <w:bookmarkEnd w:id="124"/>
      <w:bookmarkEnd w:id="125"/>
    </w:p>
    <w:p w14:paraId="4C003A75"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rPr>
        <w:br w:type="page"/>
      </w:r>
    </w:p>
    <w:p w14:paraId="3FCF7624" w14:textId="2B8EEC0D" w:rsidR="00061506" w:rsidRPr="00FB3979" w:rsidRDefault="00524780">
      <w:pPr>
        <w:pStyle w:val="2"/>
        <w:rPr>
          <w:rFonts w:ascii="Times New Roman" w:hAnsi="Times New Roman" w:cs="標楷體"/>
          <w:szCs w:val="24"/>
        </w:rPr>
      </w:pPr>
      <w:bookmarkStart w:id="127" w:name="_Toc2667"/>
      <w:bookmarkStart w:id="128" w:name="_Toc152677786"/>
      <w:r w:rsidRPr="00FB3979">
        <w:rPr>
          <w:rFonts w:ascii="Times New Roman" w:hAnsi="Times New Roman" w:cs="標楷體"/>
          <w:bCs/>
          <w:szCs w:val="24"/>
        </w:rPr>
        <w:lastRenderedPageBreak/>
        <w:t xml:space="preserve">2.4 </w:t>
      </w:r>
      <w:r w:rsidRPr="00FB3979">
        <w:rPr>
          <w:rFonts w:ascii="Times New Roman" w:hAnsi="Times New Roman" w:cs="標楷體" w:hint="eastAsia"/>
          <w:szCs w:val="24"/>
        </w:rPr>
        <w:t>商業流程</w:t>
      </w:r>
      <w:bookmarkEnd w:id="127"/>
      <w:bookmarkEnd w:id="128"/>
    </w:p>
    <w:p w14:paraId="14F4228A"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51420754" wp14:editId="4A922E11">
            <wp:extent cx="5603318" cy="7058025"/>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a:picLocks noChangeAspect="1"/>
                    </pic:cNvPicPr>
                  </pic:nvPicPr>
                  <pic:blipFill rotWithShape="1">
                    <a:blip r:embed="rId12" cstate="print">
                      <a:extLst>
                        <a:ext uri="{28A0092B-C50C-407E-A947-70E740481C1C}">
                          <a14:useLocalDpi xmlns:a14="http://schemas.microsoft.com/office/drawing/2010/main" val="0"/>
                        </a:ext>
                      </a:extLst>
                    </a:blip>
                    <a:srcRect r="2884" b="1215"/>
                    <a:stretch/>
                  </pic:blipFill>
                  <pic:spPr bwMode="auto">
                    <a:xfrm>
                      <a:off x="0" y="0"/>
                      <a:ext cx="5605946" cy="7061335"/>
                    </a:xfrm>
                    <a:prstGeom prst="rect">
                      <a:avLst/>
                    </a:prstGeom>
                    <a:ln>
                      <a:noFill/>
                    </a:ln>
                    <a:extLst>
                      <a:ext uri="{53640926-AAD7-44D8-BBD7-CCE9431645EC}">
                        <a14:shadowObscured xmlns:a14="http://schemas.microsoft.com/office/drawing/2010/main"/>
                      </a:ext>
                    </a:extLst>
                  </pic:spPr>
                </pic:pic>
              </a:graphicData>
            </a:graphic>
          </wp:inline>
        </w:drawing>
      </w:r>
    </w:p>
    <w:p w14:paraId="04D73E2A" w14:textId="449E28B2" w:rsidR="00F13A5C" w:rsidRPr="00FB3979" w:rsidRDefault="006C59B1" w:rsidP="00F13A5C">
      <w:pPr>
        <w:pStyle w:val="a9"/>
        <w:widowControl/>
        <w:rPr>
          <w:b/>
          <w:bCs/>
        </w:rPr>
      </w:pPr>
      <w:bookmarkStart w:id="129" w:name="_Toc152429911"/>
      <w:bookmarkStart w:id="130" w:name="_Toc152716102"/>
      <w:r w:rsidRPr="00FB3979">
        <w:rPr>
          <w:rFonts w:hint="eastAsia"/>
          <w:b/>
          <w:bCs/>
        </w:rPr>
        <w:t>圖</w:t>
      </w:r>
      <w:r w:rsidR="00B718C9" w:rsidRPr="00FB3979">
        <w:rPr>
          <w:rFonts w:hint="eastAsia"/>
          <w:b/>
          <w:bCs/>
        </w:rPr>
        <w:t xml:space="preserve"> </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3</w:t>
      </w:r>
      <w:r w:rsidRPr="00FB3979">
        <w:rPr>
          <w:b/>
          <w:bCs/>
        </w:rPr>
        <w:fldChar w:fldCharType="end"/>
      </w:r>
      <w:r w:rsidR="00B718C9" w:rsidRPr="00FB3979">
        <w:rPr>
          <w:rFonts w:hint="eastAsia"/>
          <w:b/>
          <w:bCs/>
        </w:rPr>
        <w:t xml:space="preserve"> </w:t>
      </w:r>
      <w:r w:rsidR="00B718C9" w:rsidRPr="00FB3979">
        <w:rPr>
          <w:b/>
          <w:bCs/>
        </w:rPr>
        <w:t xml:space="preserve">  </w:t>
      </w:r>
      <w:r w:rsidR="00524780" w:rsidRPr="00FB3979">
        <w:rPr>
          <w:rFonts w:hint="eastAsia"/>
          <w:b/>
          <w:bCs/>
          <w:rPrChange w:id="131" w:author="user" w:date="2023-11-30T18:21:00Z">
            <w:rPr>
              <w:rFonts w:ascii="標楷體" w:hAnsi="標楷體" w:cs="標楷體" w:hint="eastAsia"/>
            </w:rPr>
          </w:rPrChange>
        </w:rPr>
        <w:t>商業流程圖</w:t>
      </w:r>
      <w:bookmarkEnd w:id="129"/>
      <w:bookmarkEnd w:id="130"/>
    </w:p>
    <w:p w14:paraId="292B219B" w14:textId="2FFC99AE" w:rsidR="00960378" w:rsidRPr="00FB3979" w:rsidRDefault="00960378">
      <w:pPr>
        <w:rPr>
          <w:ins w:id="132" w:author="user" w:date="2023-11-30T18:23:00Z"/>
          <w:rFonts w:ascii="Times New Roman" w:eastAsia="標楷體" w:hAnsi="Times New Roman" w:cs="標楷體"/>
        </w:rPr>
      </w:pPr>
    </w:p>
    <w:p w14:paraId="1D0F3A35" w14:textId="37DC9CB4" w:rsidR="00061506" w:rsidRPr="00FB3979" w:rsidRDefault="00524780">
      <w:pPr>
        <w:rPr>
          <w:rFonts w:ascii="Times New Roman" w:eastAsia="標楷體" w:hAnsi="Times New Roman" w:cs="標楷體"/>
        </w:rPr>
      </w:pPr>
      <w:r w:rsidRPr="00FB3979">
        <w:rPr>
          <w:rFonts w:ascii="Times New Roman" w:eastAsia="標楷體" w:hAnsi="Times New Roman" w:cs="標楷體" w:hint="eastAsia"/>
        </w:rPr>
        <w:t>當客戶提出問題會交</w:t>
      </w:r>
      <w:proofErr w:type="gramStart"/>
      <w:r w:rsidRPr="00FB3979">
        <w:rPr>
          <w:rFonts w:ascii="Times New Roman" w:eastAsia="標楷體" w:hAnsi="Times New Roman" w:cs="標楷體" w:hint="eastAsia"/>
        </w:rPr>
        <w:t>由售服部</w:t>
      </w:r>
      <w:proofErr w:type="gramEnd"/>
      <w:r w:rsidRPr="00FB3979">
        <w:rPr>
          <w:rFonts w:ascii="Times New Roman" w:eastAsia="標楷體" w:hAnsi="Times New Roman" w:cs="標楷體" w:hint="eastAsia"/>
        </w:rPr>
        <w:t>進行受理，客服人員會建立品質異常申報單</w:t>
      </w:r>
      <w:r w:rsidRPr="00FB3979">
        <w:rPr>
          <w:rFonts w:ascii="Times New Roman" w:eastAsia="標楷體" w:hAnsi="Times New Roman" w:cs="標楷體"/>
        </w:rPr>
        <w:t>(1-2-1)</w:t>
      </w:r>
      <w:r w:rsidRPr="00FB3979">
        <w:rPr>
          <w:rFonts w:ascii="Times New Roman" w:eastAsia="標楷體" w:hAnsi="Times New Roman" w:cs="標楷體"/>
        </w:rPr>
        <w:t>，立案完成後可至異常申報單查詢</w:t>
      </w:r>
      <w:r w:rsidRPr="00FB3979">
        <w:rPr>
          <w:rFonts w:ascii="Times New Roman" w:eastAsia="標楷體" w:hAnsi="Times New Roman" w:cs="標楷體"/>
        </w:rPr>
        <w:t>(</w:t>
      </w:r>
      <w:proofErr w:type="gramStart"/>
      <w:r w:rsidRPr="00FB3979">
        <w:rPr>
          <w:rFonts w:ascii="Times New Roman" w:eastAsia="標楷體" w:hAnsi="Times New Roman" w:cs="標楷體"/>
        </w:rPr>
        <w:t>售服</w:t>
      </w:r>
      <w:proofErr w:type="gramEnd"/>
      <w:r w:rsidRPr="00FB3979">
        <w:rPr>
          <w:rFonts w:ascii="Times New Roman" w:eastAsia="標楷體" w:hAnsi="Times New Roman" w:cs="標楷體"/>
        </w:rPr>
        <w:t>)</w:t>
      </w:r>
      <w:r w:rsidRPr="00FB3979">
        <w:rPr>
          <w:rFonts w:ascii="Times New Roman" w:eastAsia="標楷體" w:hAnsi="Times New Roman" w:cs="標楷體"/>
        </w:rPr>
        <w:t>頁面</w:t>
      </w:r>
      <w:r w:rsidRPr="00FB3979">
        <w:rPr>
          <w:rFonts w:ascii="Times New Roman" w:eastAsia="標楷體" w:hAnsi="Times New Roman" w:cs="標楷體"/>
        </w:rPr>
        <w:t>(1-2-2)</w:t>
      </w:r>
      <w:r w:rsidRPr="00FB3979">
        <w:rPr>
          <w:rFonts w:ascii="Times New Roman" w:eastAsia="標楷體" w:hAnsi="Times New Roman" w:cs="標楷體"/>
        </w:rPr>
        <w:t>檢視其餘功能，包括可繼續編輯、檢視存為草稿的申報單</w:t>
      </w:r>
      <w:r w:rsidRPr="00FB3979">
        <w:rPr>
          <w:rFonts w:ascii="Times New Roman" w:eastAsia="標楷體" w:hAnsi="Times New Roman" w:cs="標楷體"/>
        </w:rPr>
        <w:t>(1-2-3</w:t>
      </w:r>
      <w:r w:rsidRPr="00FB3979">
        <w:rPr>
          <w:rFonts w:ascii="Times New Roman" w:eastAsia="標楷體" w:hAnsi="Times New Roman" w:cs="標楷體"/>
        </w:rPr>
        <w:t>、</w:t>
      </w:r>
      <w:r w:rsidRPr="00FB3979">
        <w:rPr>
          <w:rFonts w:ascii="Times New Roman" w:eastAsia="標楷體" w:hAnsi="Times New Roman" w:cs="標楷體"/>
        </w:rPr>
        <w:t>1-2-4)</w:t>
      </w:r>
      <w:r w:rsidRPr="00FB3979">
        <w:rPr>
          <w:rFonts w:ascii="Times New Roman" w:eastAsia="標楷體" w:hAnsi="Times New Roman" w:cs="標楷體"/>
        </w:rPr>
        <w:t>，以及檢視處理中或已結案的申報單</w:t>
      </w:r>
      <w:r w:rsidRPr="00FB3979">
        <w:rPr>
          <w:rFonts w:ascii="Times New Roman" w:eastAsia="標楷體" w:hAnsi="Times New Roman" w:cs="標楷體"/>
        </w:rPr>
        <w:t>(1-2-5</w:t>
      </w:r>
      <w:r w:rsidRPr="00FB3979">
        <w:rPr>
          <w:rFonts w:ascii="Times New Roman" w:eastAsia="標楷體" w:hAnsi="Times New Roman" w:cs="標楷體"/>
        </w:rPr>
        <w:t>、</w:t>
      </w:r>
      <w:r w:rsidRPr="00FB3979">
        <w:rPr>
          <w:rFonts w:ascii="Times New Roman" w:eastAsia="標楷體" w:hAnsi="Times New Roman" w:cs="標楷體"/>
        </w:rPr>
        <w:t>1-2-6)</w:t>
      </w:r>
      <w:r w:rsidRPr="00FB3979">
        <w:rPr>
          <w:rFonts w:ascii="Times New Roman" w:eastAsia="標楷體" w:hAnsi="Times New Roman" w:cs="標楷體"/>
        </w:rPr>
        <w:t>。</w:t>
      </w:r>
    </w:p>
    <w:p w14:paraId="6C38C664"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hint="eastAsia"/>
        </w:rPr>
        <w:t>立案完成後申報單會</w:t>
      </w:r>
      <w:proofErr w:type="gramStart"/>
      <w:r w:rsidRPr="00FB3979">
        <w:rPr>
          <w:rFonts w:ascii="Times New Roman" w:eastAsia="標楷體" w:hAnsi="Times New Roman" w:cs="標楷體" w:hint="eastAsia"/>
        </w:rPr>
        <w:t>轉至品管</w:t>
      </w:r>
      <w:proofErr w:type="gramEnd"/>
      <w:r w:rsidRPr="00FB3979">
        <w:rPr>
          <w:rFonts w:ascii="Times New Roman" w:eastAsia="標楷體" w:hAnsi="Times New Roman" w:cs="標楷體" w:hint="eastAsia"/>
        </w:rPr>
        <w:t>部，主管可先於異常處理查詢</w:t>
      </w:r>
      <w:r w:rsidRPr="00FB3979">
        <w:rPr>
          <w:rFonts w:ascii="Times New Roman" w:eastAsia="標楷體" w:hAnsi="Times New Roman" w:cs="標楷體"/>
        </w:rPr>
        <w:t>(</w:t>
      </w:r>
      <w:r w:rsidRPr="00FB3979">
        <w:rPr>
          <w:rFonts w:ascii="Times New Roman" w:eastAsia="標楷體" w:hAnsi="Times New Roman" w:cs="標楷體"/>
        </w:rPr>
        <w:t>品管</w:t>
      </w:r>
      <w:r w:rsidRPr="00FB3979">
        <w:rPr>
          <w:rFonts w:ascii="Times New Roman" w:eastAsia="標楷體" w:hAnsi="Times New Roman" w:cs="標楷體"/>
        </w:rPr>
        <w:t>)</w:t>
      </w:r>
      <w:r w:rsidRPr="00FB3979">
        <w:rPr>
          <w:rFonts w:ascii="Times New Roman" w:eastAsia="標楷體" w:hAnsi="Times New Roman" w:cs="標楷體"/>
        </w:rPr>
        <w:t>頁面</w:t>
      </w:r>
      <w:r w:rsidRPr="00FB3979">
        <w:rPr>
          <w:rFonts w:ascii="Times New Roman" w:eastAsia="標楷體" w:hAnsi="Times New Roman" w:cs="標楷體"/>
        </w:rPr>
        <w:t>(1-3-1)</w:t>
      </w:r>
      <w:r w:rsidRPr="00FB3979">
        <w:rPr>
          <w:rFonts w:ascii="Times New Roman" w:eastAsia="標楷體" w:hAnsi="Times New Roman" w:cs="標楷體"/>
        </w:rPr>
        <w:t>檢視圖</w:t>
      </w:r>
      <w:r w:rsidRPr="00FB3979">
        <w:rPr>
          <w:rFonts w:ascii="Times New Roman" w:eastAsia="標楷體" w:hAnsi="Times New Roman" w:cs="標楷體"/>
        </w:rPr>
        <w:lastRenderedPageBreak/>
        <w:t>表化的數據</w:t>
      </w:r>
      <w:r w:rsidRPr="00FB3979">
        <w:rPr>
          <w:rFonts w:ascii="Times New Roman" w:eastAsia="標楷體" w:hAnsi="Times New Roman" w:cs="標楷體"/>
        </w:rPr>
        <w:t>(1-3-2</w:t>
      </w:r>
      <w:r w:rsidRPr="00FB3979">
        <w:rPr>
          <w:rFonts w:ascii="Times New Roman" w:eastAsia="標楷體" w:hAnsi="Times New Roman" w:cs="標楷體"/>
        </w:rPr>
        <w:t>、</w:t>
      </w:r>
      <w:r w:rsidRPr="00FB3979">
        <w:rPr>
          <w:rFonts w:ascii="Times New Roman" w:eastAsia="標楷體" w:hAnsi="Times New Roman" w:cs="標楷體"/>
        </w:rPr>
        <w:t>1-3-3)</w:t>
      </w:r>
      <w:r w:rsidRPr="00FB3979">
        <w:rPr>
          <w:rFonts w:ascii="Times New Roman" w:eastAsia="標楷體" w:hAnsi="Times New Roman" w:cs="標楷體"/>
        </w:rPr>
        <w:t>與查看各部門回覆詳情</w:t>
      </w:r>
      <w:r w:rsidRPr="00FB3979">
        <w:rPr>
          <w:rFonts w:ascii="Times New Roman" w:eastAsia="標楷體" w:hAnsi="Times New Roman" w:cs="標楷體"/>
        </w:rPr>
        <w:t>(1-3-6)</w:t>
      </w:r>
      <w:r w:rsidRPr="00FB3979">
        <w:rPr>
          <w:rFonts w:ascii="Times New Roman" w:eastAsia="標楷體" w:hAnsi="Times New Roman" w:cs="標楷體"/>
        </w:rPr>
        <w:t>，再挑出某張申報單填寫確認責任單</w:t>
      </w:r>
      <w:r w:rsidRPr="00FB3979">
        <w:rPr>
          <w:rFonts w:ascii="Times New Roman" w:eastAsia="標楷體" w:hAnsi="Times New Roman" w:cs="標楷體"/>
        </w:rPr>
        <w:t>(1-3-4)</w:t>
      </w:r>
      <w:r w:rsidRPr="00FB3979">
        <w:rPr>
          <w:rFonts w:ascii="Times New Roman" w:eastAsia="標楷體" w:hAnsi="Times New Roman" w:cs="標楷體"/>
        </w:rPr>
        <w:t>，針對負責項目</w:t>
      </w:r>
      <w:r w:rsidRPr="00FB3979">
        <w:rPr>
          <w:rFonts w:ascii="Times New Roman" w:eastAsia="標楷體" w:hAnsi="Times New Roman" w:cs="標楷體"/>
        </w:rPr>
        <w:t>(</w:t>
      </w:r>
      <w:r w:rsidRPr="00FB3979">
        <w:rPr>
          <w:rFonts w:ascii="Times New Roman" w:eastAsia="標楷體" w:hAnsi="Times New Roman" w:cs="標楷體"/>
        </w:rPr>
        <w:t>原因分析、臨時對策、再防止發生</w:t>
      </w:r>
      <w:r w:rsidRPr="00FB3979">
        <w:rPr>
          <w:rFonts w:ascii="Times New Roman" w:eastAsia="標楷體" w:hAnsi="Times New Roman" w:cs="標楷體"/>
        </w:rPr>
        <w:t>)</w:t>
      </w:r>
      <w:r w:rsidRPr="00FB3979">
        <w:rPr>
          <w:rFonts w:ascii="Times New Roman" w:eastAsia="標楷體" w:hAnsi="Times New Roman" w:cs="標楷體"/>
        </w:rPr>
        <w:t>指派負責部門及負責主管</w:t>
      </w:r>
      <w:r w:rsidRPr="00FB3979">
        <w:rPr>
          <w:rFonts w:ascii="Times New Roman" w:eastAsia="標楷體" w:hAnsi="Times New Roman" w:cs="標楷體"/>
        </w:rPr>
        <w:t>(1-3-4-1)</w:t>
      </w:r>
      <w:r w:rsidRPr="00FB3979">
        <w:rPr>
          <w:rFonts w:ascii="Times New Roman" w:eastAsia="標楷體" w:hAnsi="Times New Roman" w:cs="標楷體"/>
        </w:rPr>
        <w:t>，指派完成後等待各部門回覆，也可至回覆進度頁面</w:t>
      </w:r>
      <w:r w:rsidRPr="00FB3979">
        <w:rPr>
          <w:rFonts w:ascii="Times New Roman" w:eastAsia="標楷體" w:hAnsi="Times New Roman" w:cs="標楷體"/>
        </w:rPr>
        <w:t>(1-3-8)</w:t>
      </w:r>
      <w:r w:rsidRPr="00FB3979">
        <w:rPr>
          <w:rFonts w:ascii="Times New Roman" w:eastAsia="標楷體" w:hAnsi="Times New Roman" w:cs="標楷體"/>
        </w:rPr>
        <w:t>查看各部門已回覆、待回覆數量。</w:t>
      </w:r>
    </w:p>
    <w:p w14:paraId="591FC8F6" w14:textId="77777777" w:rsidR="00061506" w:rsidRPr="00FB3979" w:rsidRDefault="00061506">
      <w:pPr>
        <w:rPr>
          <w:rFonts w:ascii="Times New Roman" w:eastAsia="標楷體" w:hAnsi="Times New Roman" w:cs="標楷體"/>
        </w:rPr>
      </w:pPr>
    </w:p>
    <w:p w14:paraId="336D6F18"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hint="eastAsia"/>
        </w:rPr>
        <w:t>申報單會轉至各個被指派部門，各部門主管至異常處理回覆</w:t>
      </w:r>
      <w:r w:rsidRPr="00FB3979">
        <w:rPr>
          <w:rFonts w:ascii="Times New Roman" w:eastAsia="標楷體" w:hAnsi="Times New Roman" w:cs="標楷體"/>
        </w:rPr>
        <w:t>(</w:t>
      </w:r>
      <w:r w:rsidRPr="00FB3979">
        <w:rPr>
          <w:rFonts w:ascii="Times New Roman" w:eastAsia="標楷體" w:hAnsi="Times New Roman" w:cs="標楷體"/>
        </w:rPr>
        <w:t>主管</w:t>
      </w:r>
      <w:r w:rsidRPr="00FB3979">
        <w:rPr>
          <w:rFonts w:ascii="Times New Roman" w:eastAsia="標楷體" w:hAnsi="Times New Roman" w:cs="標楷體"/>
        </w:rPr>
        <w:t>)</w:t>
      </w:r>
      <w:r w:rsidRPr="00FB3979">
        <w:rPr>
          <w:rFonts w:ascii="Times New Roman" w:eastAsia="標楷體" w:hAnsi="Times New Roman" w:cs="標楷體"/>
        </w:rPr>
        <w:t>頁面</w:t>
      </w:r>
      <w:r w:rsidRPr="00FB3979">
        <w:rPr>
          <w:rFonts w:ascii="Times New Roman" w:eastAsia="標楷體" w:hAnsi="Times New Roman" w:cs="標楷體"/>
        </w:rPr>
        <w:t>(1-4-1)</w:t>
      </w:r>
      <w:r w:rsidRPr="00FB3979">
        <w:rPr>
          <w:rFonts w:ascii="Times New Roman" w:eastAsia="標楷體" w:hAnsi="Times New Roman" w:cs="標楷體"/>
        </w:rPr>
        <w:t>，可挑出某負責項目查看其申報單詳細內容</w:t>
      </w:r>
      <w:r w:rsidRPr="00FB3979">
        <w:rPr>
          <w:rFonts w:ascii="Times New Roman" w:eastAsia="標楷體" w:hAnsi="Times New Roman" w:cs="標楷體"/>
        </w:rPr>
        <w:t>(1-4-2)</w:t>
      </w:r>
      <w:r w:rsidRPr="00FB3979">
        <w:rPr>
          <w:rFonts w:ascii="Times New Roman" w:eastAsia="標楷體" w:hAnsi="Times New Roman" w:cs="標楷體"/>
        </w:rPr>
        <w:t>、檢視正在回覆中或是回覆完成的負責項目</w:t>
      </w:r>
      <w:r w:rsidRPr="00FB3979">
        <w:rPr>
          <w:rFonts w:ascii="Times New Roman" w:eastAsia="標楷體" w:hAnsi="Times New Roman" w:cs="標楷體"/>
        </w:rPr>
        <w:t xml:space="preserve"> (1-4-5</w:t>
      </w:r>
      <w:r w:rsidRPr="00FB3979">
        <w:rPr>
          <w:rFonts w:ascii="Times New Roman" w:eastAsia="標楷體" w:hAnsi="Times New Roman" w:cs="標楷體"/>
        </w:rPr>
        <w:t>、</w:t>
      </w:r>
      <w:r w:rsidRPr="00FB3979">
        <w:rPr>
          <w:rFonts w:ascii="Times New Roman" w:eastAsia="標楷體" w:hAnsi="Times New Roman" w:cs="標楷體"/>
        </w:rPr>
        <w:t>1-4-6)</w:t>
      </w:r>
      <w:r w:rsidRPr="00FB3979">
        <w:rPr>
          <w:rFonts w:ascii="Times New Roman" w:eastAsia="標楷體" w:hAnsi="Times New Roman" w:cs="標楷體"/>
        </w:rPr>
        <w:t>。除此之外，主管能於異常處理回覆</w:t>
      </w:r>
      <w:r w:rsidRPr="00FB3979">
        <w:rPr>
          <w:rFonts w:ascii="Times New Roman" w:eastAsia="標楷體" w:hAnsi="Times New Roman" w:cs="標楷體"/>
        </w:rPr>
        <w:t>(</w:t>
      </w:r>
      <w:r w:rsidRPr="00FB3979">
        <w:rPr>
          <w:rFonts w:ascii="Times New Roman" w:eastAsia="標楷體" w:hAnsi="Times New Roman" w:cs="標楷體"/>
        </w:rPr>
        <w:t>主管</w:t>
      </w:r>
      <w:r w:rsidRPr="00FB3979">
        <w:rPr>
          <w:rFonts w:ascii="Times New Roman" w:eastAsia="標楷體" w:hAnsi="Times New Roman" w:cs="標楷體"/>
        </w:rPr>
        <w:t>)</w:t>
      </w:r>
      <w:r w:rsidRPr="00FB3979">
        <w:rPr>
          <w:rFonts w:ascii="Times New Roman" w:eastAsia="標楷體" w:hAnsi="Times New Roman" w:cs="標楷體"/>
        </w:rPr>
        <w:t>頁面</w:t>
      </w:r>
      <w:r w:rsidRPr="00FB3979">
        <w:rPr>
          <w:rFonts w:ascii="Times New Roman" w:eastAsia="標楷體" w:hAnsi="Times New Roman" w:cs="標楷體"/>
        </w:rPr>
        <w:t>(1-4-1)</w:t>
      </w:r>
      <w:r w:rsidRPr="00FB3979">
        <w:rPr>
          <w:rFonts w:ascii="Times New Roman" w:eastAsia="標楷體" w:hAnsi="Times New Roman" w:cs="標楷體"/>
        </w:rPr>
        <w:t>指派負責人員</w:t>
      </w:r>
      <w:r w:rsidRPr="00FB3979">
        <w:rPr>
          <w:rFonts w:ascii="Times New Roman" w:eastAsia="標楷體" w:hAnsi="Times New Roman" w:cs="標楷體"/>
        </w:rPr>
        <w:t>(1-4-3)</w:t>
      </w:r>
      <w:r w:rsidRPr="00FB3979">
        <w:rPr>
          <w:rFonts w:ascii="Times New Roman" w:eastAsia="標楷體" w:hAnsi="Times New Roman" w:cs="標楷體"/>
        </w:rPr>
        <w:t>，此回覆便轉交由負責人員做填寫，或是由主管直接進行填寫回覆</w:t>
      </w:r>
      <w:r w:rsidRPr="00FB3979">
        <w:rPr>
          <w:rFonts w:ascii="Times New Roman" w:eastAsia="標楷體" w:hAnsi="Times New Roman" w:cs="標楷體"/>
        </w:rPr>
        <w:t>(1-4-4)</w:t>
      </w:r>
      <w:r w:rsidRPr="00FB3979">
        <w:rPr>
          <w:rFonts w:ascii="Times New Roman" w:eastAsia="標楷體" w:hAnsi="Times New Roman" w:cs="標楷體"/>
        </w:rPr>
        <w:t>。</w:t>
      </w:r>
    </w:p>
    <w:p w14:paraId="084BAA83" w14:textId="77777777" w:rsidR="00061506" w:rsidRPr="00FB3979" w:rsidRDefault="00061506">
      <w:pPr>
        <w:rPr>
          <w:rFonts w:ascii="Times New Roman" w:eastAsia="標楷體" w:hAnsi="Times New Roman" w:cs="標楷體"/>
        </w:rPr>
      </w:pPr>
    </w:p>
    <w:p w14:paraId="59D91F4E"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hint="eastAsia"/>
        </w:rPr>
        <w:t>被指派的負責人員可至異常處理回覆</w:t>
      </w:r>
      <w:r w:rsidRPr="00FB3979">
        <w:rPr>
          <w:rFonts w:ascii="Times New Roman" w:eastAsia="標楷體" w:hAnsi="Times New Roman" w:cs="標楷體"/>
        </w:rPr>
        <w:t>(</w:t>
      </w:r>
      <w:r w:rsidRPr="00FB3979">
        <w:rPr>
          <w:rFonts w:ascii="Times New Roman" w:eastAsia="標楷體" w:hAnsi="Times New Roman" w:cs="標楷體"/>
        </w:rPr>
        <w:t>個人</w:t>
      </w:r>
      <w:r w:rsidRPr="00FB3979">
        <w:rPr>
          <w:rFonts w:ascii="Times New Roman" w:eastAsia="標楷體" w:hAnsi="Times New Roman" w:cs="標楷體"/>
        </w:rPr>
        <w:t>)</w:t>
      </w:r>
      <w:r w:rsidRPr="00FB3979">
        <w:rPr>
          <w:rFonts w:ascii="Times New Roman" w:eastAsia="標楷體" w:hAnsi="Times New Roman" w:cs="標楷體"/>
        </w:rPr>
        <w:t>頁面</w:t>
      </w:r>
      <w:r w:rsidRPr="00FB3979">
        <w:rPr>
          <w:rFonts w:ascii="Times New Roman" w:eastAsia="標楷體" w:hAnsi="Times New Roman" w:cs="標楷體"/>
        </w:rPr>
        <w:t>(1-4-7)</w:t>
      </w:r>
      <w:r w:rsidRPr="00FB3979">
        <w:rPr>
          <w:rFonts w:ascii="Times New Roman" w:eastAsia="標楷體" w:hAnsi="Times New Roman" w:cs="標楷體"/>
        </w:rPr>
        <w:t>查看有</w:t>
      </w:r>
      <w:proofErr w:type="gramStart"/>
      <w:r w:rsidRPr="00FB3979">
        <w:rPr>
          <w:rFonts w:ascii="Times New Roman" w:eastAsia="標楷體" w:hAnsi="Times New Roman" w:cs="標楷體"/>
        </w:rPr>
        <w:t>哪些需回覆</w:t>
      </w:r>
      <w:proofErr w:type="gramEnd"/>
      <w:r w:rsidRPr="00FB3979">
        <w:rPr>
          <w:rFonts w:ascii="Times New Roman" w:eastAsia="標楷體" w:hAnsi="Times New Roman" w:cs="標楷體"/>
        </w:rPr>
        <w:t>及已回覆完成的負責項目</w:t>
      </w:r>
      <w:r w:rsidRPr="00FB3979">
        <w:rPr>
          <w:rFonts w:ascii="Times New Roman" w:eastAsia="標楷體" w:hAnsi="Times New Roman" w:cs="標楷體"/>
        </w:rPr>
        <w:t>(1-4-9</w:t>
      </w:r>
      <w:r w:rsidRPr="00FB3979">
        <w:rPr>
          <w:rFonts w:ascii="Times New Roman" w:eastAsia="標楷體" w:hAnsi="Times New Roman" w:cs="標楷體"/>
        </w:rPr>
        <w:t>、</w:t>
      </w:r>
      <w:r w:rsidRPr="00FB3979">
        <w:rPr>
          <w:rFonts w:ascii="Times New Roman" w:eastAsia="標楷體" w:hAnsi="Times New Roman" w:cs="標楷體"/>
        </w:rPr>
        <w:t>1-4-10)</w:t>
      </w:r>
      <w:r w:rsidRPr="00FB3979">
        <w:rPr>
          <w:rFonts w:ascii="Times New Roman" w:eastAsia="標楷體" w:hAnsi="Times New Roman" w:cs="標楷體"/>
        </w:rPr>
        <w:t>，隨後進行填寫回覆</w:t>
      </w:r>
      <w:r w:rsidRPr="00FB3979">
        <w:rPr>
          <w:rFonts w:ascii="Times New Roman" w:eastAsia="標楷體" w:hAnsi="Times New Roman" w:cs="標楷體"/>
        </w:rPr>
        <w:t>(1-4-8)</w:t>
      </w:r>
      <w:r w:rsidRPr="00FB3979">
        <w:rPr>
          <w:rFonts w:ascii="Times New Roman" w:eastAsia="標楷體" w:hAnsi="Times New Roman" w:cs="標楷體"/>
        </w:rPr>
        <w:t>。</w:t>
      </w:r>
    </w:p>
    <w:p w14:paraId="7992EA9E" w14:textId="77777777" w:rsidR="00061506" w:rsidRPr="00FB3979" w:rsidRDefault="00061506">
      <w:pPr>
        <w:rPr>
          <w:rFonts w:ascii="Times New Roman" w:eastAsia="標楷體" w:hAnsi="Times New Roman" w:cs="標楷體"/>
        </w:rPr>
      </w:pPr>
    </w:p>
    <w:p w14:paraId="143FB633"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hint="eastAsia"/>
        </w:rPr>
        <w:t>當負責項目接回覆完成後，申報單會轉</w:t>
      </w:r>
      <w:proofErr w:type="gramStart"/>
      <w:r w:rsidRPr="00FB3979">
        <w:rPr>
          <w:rFonts w:ascii="Times New Roman" w:eastAsia="標楷體" w:hAnsi="Times New Roman" w:cs="標楷體" w:hint="eastAsia"/>
        </w:rPr>
        <w:t>回品管部並</w:t>
      </w:r>
      <w:proofErr w:type="gramEnd"/>
      <w:r w:rsidRPr="00FB3979">
        <w:rPr>
          <w:rFonts w:ascii="Times New Roman" w:eastAsia="標楷體" w:hAnsi="Times New Roman" w:cs="標楷體" w:hint="eastAsia"/>
        </w:rPr>
        <w:t>由該部門主管進行裁定</w:t>
      </w:r>
      <w:r w:rsidRPr="00FB3979">
        <w:rPr>
          <w:rFonts w:ascii="Times New Roman" w:eastAsia="標楷體" w:hAnsi="Times New Roman" w:cs="標楷體"/>
        </w:rPr>
        <w:t>(1-3-5)</w:t>
      </w:r>
      <w:r w:rsidRPr="00FB3979">
        <w:rPr>
          <w:rFonts w:ascii="Times New Roman" w:eastAsia="標楷體" w:hAnsi="Times New Roman" w:cs="標楷體"/>
        </w:rPr>
        <w:t>，決定是否結案。</w:t>
      </w:r>
    </w:p>
    <w:p w14:paraId="0115A878" w14:textId="210F22C6" w:rsidR="00F13A5C" w:rsidRPr="00FB3979" w:rsidRDefault="007141B3" w:rsidP="007141B3">
      <w:pPr>
        <w:widowControl/>
        <w:rPr>
          <w:rFonts w:ascii="Times New Roman" w:eastAsia="標楷體" w:hAnsi="Times New Roman" w:cs="標楷體"/>
        </w:rPr>
      </w:pPr>
      <w:bookmarkStart w:id="133" w:name="_Toc9561"/>
      <w:r>
        <w:rPr>
          <w:rFonts w:ascii="Times New Roman" w:eastAsia="標楷體" w:hAnsi="Times New Roman" w:cs="標楷體"/>
        </w:rPr>
        <w:br w:type="page"/>
      </w:r>
    </w:p>
    <w:p w14:paraId="1C47497F" w14:textId="15D610B8" w:rsidR="00061506" w:rsidRPr="00FB3979" w:rsidRDefault="00524780" w:rsidP="001D7D50">
      <w:pPr>
        <w:pStyle w:val="2"/>
        <w:rPr>
          <w:rFonts w:ascii="Times New Roman" w:hAnsi="Times New Roman" w:cs="標楷體"/>
          <w:szCs w:val="24"/>
        </w:rPr>
      </w:pPr>
      <w:bookmarkStart w:id="134" w:name="_Toc152677787"/>
      <w:r w:rsidRPr="00FB3979">
        <w:rPr>
          <w:rFonts w:ascii="Times New Roman" w:hAnsi="Times New Roman" w:cs="標楷體"/>
          <w:szCs w:val="24"/>
        </w:rPr>
        <w:lastRenderedPageBreak/>
        <w:t xml:space="preserve">2.5 </w:t>
      </w:r>
      <w:r w:rsidRPr="00FB3979">
        <w:rPr>
          <w:rFonts w:ascii="Times New Roman" w:hAnsi="Times New Roman" w:cs="標楷體" w:hint="eastAsia"/>
          <w:szCs w:val="24"/>
        </w:rPr>
        <w:t>系統流程圖</w:t>
      </w:r>
      <w:bookmarkEnd w:id="133"/>
      <w:bookmarkEnd w:id="134"/>
    </w:p>
    <w:p w14:paraId="75DB4AA6"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DD2910C" wp14:editId="4A960C7F">
            <wp:extent cx="5591204" cy="5991225"/>
            <wp:effectExtent l="0" t="0" r="9525"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a:picLocks noChangeAspect="1"/>
                    </pic:cNvPicPr>
                  </pic:nvPicPr>
                  <pic:blipFill rotWithShape="1">
                    <a:blip r:embed="rId13" cstate="print">
                      <a:extLst>
                        <a:ext uri="{28A0092B-C50C-407E-A947-70E740481C1C}">
                          <a14:useLocalDpi xmlns:a14="http://schemas.microsoft.com/office/drawing/2010/main" val="0"/>
                        </a:ext>
                      </a:extLst>
                    </a:blip>
                    <a:srcRect r="2762" b="1542"/>
                    <a:stretch/>
                  </pic:blipFill>
                  <pic:spPr bwMode="auto">
                    <a:xfrm>
                      <a:off x="0" y="0"/>
                      <a:ext cx="5601497" cy="6002254"/>
                    </a:xfrm>
                    <a:prstGeom prst="rect">
                      <a:avLst/>
                    </a:prstGeom>
                    <a:ln>
                      <a:noFill/>
                    </a:ln>
                    <a:extLst>
                      <a:ext uri="{53640926-AAD7-44D8-BBD7-CCE9431645EC}">
                        <a14:shadowObscured xmlns:a14="http://schemas.microsoft.com/office/drawing/2010/main"/>
                      </a:ext>
                    </a:extLst>
                  </pic:spPr>
                </pic:pic>
              </a:graphicData>
            </a:graphic>
          </wp:inline>
        </w:drawing>
      </w:r>
    </w:p>
    <w:p w14:paraId="028CCE60" w14:textId="007F156A" w:rsidR="00061506" w:rsidRPr="00FB3979" w:rsidRDefault="006C59B1" w:rsidP="006C59B1">
      <w:pPr>
        <w:pStyle w:val="a9"/>
        <w:widowControl/>
        <w:rPr>
          <w:b/>
          <w:bCs/>
        </w:rPr>
      </w:pPr>
      <w:bookmarkStart w:id="135" w:name="_Toc152429912"/>
      <w:bookmarkStart w:id="136" w:name="_Toc152716103"/>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4</w:t>
      </w:r>
      <w:r w:rsidRPr="00FB3979">
        <w:rPr>
          <w:b/>
          <w:bCs/>
        </w:rPr>
        <w:fldChar w:fldCharType="end"/>
      </w:r>
      <w:r w:rsidR="00B718C9" w:rsidRPr="00FB3979">
        <w:rPr>
          <w:rFonts w:hint="eastAsia"/>
          <w:b/>
          <w:bCs/>
        </w:rPr>
        <w:t xml:space="preserve"> </w:t>
      </w:r>
      <w:r w:rsidR="00B718C9" w:rsidRPr="00FB3979">
        <w:rPr>
          <w:b/>
          <w:bCs/>
        </w:rPr>
        <w:t xml:space="preserve">  </w:t>
      </w:r>
      <w:r w:rsidR="00524780" w:rsidRPr="00FB3979">
        <w:rPr>
          <w:rFonts w:hint="eastAsia"/>
          <w:b/>
          <w:bCs/>
          <w:rPrChange w:id="137" w:author="user" w:date="2023-11-30T18:21:00Z">
            <w:rPr>
              <w:rFonts w:ascii="標楷體" w:hAnsi="標楷體" w:cs="標楷體" w:hint="eastAsia"/>
            </w:rPr>
          </w:rPrChange>
        </w:rPr>
        <w:t>系統流程圖</w:t>
      </w:r>
      <w:bookmarkEnd w:id="135"/>
      <w:bookmarkEnd w:id="136"/>
    </w:p>
    <w:p w14:paraId="6ED5F5CA" w14:textId="77777777" w:rsidR="00061506" w:rsidRPr="00FB3979" w:rsidRDefault="00061506">
      <w:pPr>
        <w:widowControl/>
        <w:rPr>
          <w:rFonts w:ascii="Times New Roman" w:eastAsia="標楷體" w:hAnsi="Times New Roman" w:cs="標楷體"/>
        </w:rPr>
      </w:pPr>
    </w:p>
    <w:p w14:paraId="21433A14" w14:textId="77777777" w:rsidR="00061506" w:rsidRPr="00FB3979" w:rsidRDefault="00524780">
      <w:pPr>
        <w:widowControl/>
        <w:rPr>
          <w:rFonts w:ascii="Times New Roman" w:eastAsia="標楷體" w:hAnsi="Times New Roman" w:cs="標楷體"/>
        </w:rPr>
      </w:pPr>
      <w:r w:rsidRPr="00FB3979">
        <w:rPr>
          <w:rFonts w:ascii="Times New Roman" w:eastAsia="標楷體" w:hAnsi="Times New Roman" w:cs="標楷體" w:hint="eastAsia"/>
        </w:rPr>
        <w:t>系統管理員於後台管理</w:t>
      </w:r>
      <w:r w:rsidRPr="00FB3979">
        <w:rPr>
          <w:rFonts w:ascii="Times New Roman" w:eastAsia="標楷體" w:hAnsi="Times New Roman" w:cs="標楷體"/>
        </w:rPr>
        <w:t>-</w:t>
      </w:r>
      <w:r w:rsidRPr="00FB3979">
        <w:rPr>
          <w:rFonts w:ascii="Times New Roman" w:eastAsia="標楷體" w:hAnsi="Times New Roman" w:cs="標楷體"/>
        </w:rPr>
        <w:t>應用程式（</w:t>
      </w:r>
      <w:r w:rsidRPr="00FB3979">
        <w:rPr>
          <w:rFonts w:ascii="Times New Roman" w:eastAsia="標楷體" w:hAnsi="Times New Roman" w:cs="標楷體"/>
        </w:rPr>
        <w:t>1-7-1</w:t>
      </w:r>
      <w:r w:rsidRPr="00FB3979">
        <w:rPr>
          <w:rFonts w:ascii="Times New Roman" w:eastAsia="標楷體" w:hAnsi="Times New Roman" w:cs="標楷體"/>
        </w:rPr>
        <w:t>），針對有問題的異常申報單進行修改與管理（</w:t>
      </w:r>
      <w:r w:rsidRPr="00FB3979">
        <w:rPr>
          <w:rFonts w:ascii="Times New Roman" w:eastAsia="標楷體" w:hAnsi="Times New Roman" w:cs="標楷體"/>
        </w:rPr>
        <w:t>1-7-5</w:t>
      </w:r>
      <w:r w:rsidRPr="00FB3979">
        <w:rPr>
          <w:rFonts w:ascii="Times New Roman" w:eastAsia="標楷體" w:hAnsi="Times New Roman" w:cs="標楷體"/>
        </w:rPr>
        <w:t>），還可檢視各權限的授權狀況（</w:t>
      </w:r>
      <w:r w:rsidRPr="00FB3979">
        <w:rPr>
          <w:rFonts w:ascii="Times New Roman" w:eastAsia="標楷體" w:hAnsi="Times New Roman" w:cs="標楷體"/>
        </w:rPr>
        <w:t>1-7-4</w:t>
      </w:r>
      <w:r w:rsidRPr="00FB3979">
        <w:rPr>
          <w:rFonts w:ascii="Times New Roman" w:eastAsia="標楷體" w:hAnsi="Times New Roman" w:cs="標楷體"/>
        </w:rPr>
        <w:t>）與管理每</w:t>
      </w:r>
      <w:proofErr w:type="gramStart"/>
      <w:r w:rsidRPr="00FB3979">
        <w:rPr>
          <w:rFonts w:ascii="Times New Roman" w:eastAsia="標楷體" w:hAnsi="Times New Roman" w:cs="標楷體"/>
        </w:rPr>
        <w:t>個</w:t>
      </w:r>
      <w:proofErr w:type="gramEnd"/>
      <w:r w:rsidRPr="00FB3979">
        <w:rPr>
          <w:rFonts w:ascii="Times New Roman" w:eastAsia="標楷體" w:hAnsi="Times New Roman" w:cs="標楷體"/>
        </w:rPr>
        <w:t>部門可使用之權限（</w:t>
      </w:r>
      <w:r w:rsidRPr="00FB3979">
        <w:rPr>
          <w:rFonts w:ascii="Times New Roman" w:eastAsia="標楷體" w:hAnsi="Times New Roman" w:cs="標楷體"/>
        </w:rPr>
        <w:t>1-7-3</w:t>
      </w:r>
      <w:r w:rsidRPr="00FB3979">
        <w:rPr>
          <w:rFonts w:ascii="Times New Roman" w:eastAsia="標楷體" w:hAnsi="Times New Roman" w:cs="標楷體"/>
        </w:rPr>
        <w:t>）。</w:t>
      </w:r>
    </w:p>
    <w:p w14:paraId="2B17C6D7" w14:textId="77777777" w:rsidR="00061506" w:rsidRPr="00FB3979" w:rsidRDefault="00061506">
      <w:pPr>
        <w:widowControl/>
        <w:rPr>
          <w:rFonts w:ascii="Times New Roman" w:eastAsia="標楷體" w:hAnsi="Times New Roman" w:cs="標楷體"/>
        </w:rPr>
      </w:pPr>
    </w:p>
    <w:p w14:paraId="4A33FB13" w14:textId="77777777" w:rsidR="00061506" w:rsidRPr="00FB3979" w:rsidRDefault="00524780">
      <w:pPr>
        <w:widowControl/>
        <w:rPr>
          <w:rFonts w:ascii="Times New Roman" w:eastAsia="標楷體" w:hAnsi="Times New Roman" w:cs="標楷體"/>
        </w:rPr>
      </w:pPr>
      <w:r w:rsidRPr="00FB3979">
        <w:rPr>
          <w:rFonts w:ascii="Times New Roman" w:eastAsia="標楷體" w:hAnsi="Times New Roman" w:cs="標楷體" w:hint="eastAsia"/>
        </w:rPr>
        <w:t>再設置部門權限前需先建立部門資料表（</w:t>
      </w:r>
      <w:r w:rsidRPr="00FB3979">
        <w:rPr>
          <w:rFonts w:ascii="Times New Roman" w:eastAsia="標楷體" w:hAnsi="Times New Roman" w:cs="標楷體"/>
        </w:rPr>
        <w:t>1-7-12</w:t>
      </w:r>
      <w:r w:rsidRPr="00FB3979">
        <w:rPr>
          <w:rFonts w:ascii="Times New Roman" w:eastAsia="標楷體" w:hAnsi="Times New Roman" w:cs="標楷體"/>
        </w:rPr>
        <w:t>），新增或修改部門資料進資料庫後，點選管理部門授權按鈕（</w:t>
      </w:r>
      <w:r w:rsidRPr="00FB3979">
        <w:rPr>
          <w:rFonts w:ascii="Times New Roman" w:eastAsia="標楷體" w:hAnsi="Times New Roman" w:cs="標楷體"/>
        </w:rPr>
        <w:t>1-7-12-1</w:t>
      </w:r>
      <w:r w:rsidRPr="00FB3979">
        <w:rPr>
          <w:rFonts w:ascii="Times New Roman" w:eastAsia="標楷體" w:hAnsi="Times New Roman" w:cs="標楷體"/>
        </w:rPr>
        <w:t>）切換至部門授權頁面</w:t>
      </w:r>
      <w:r w:rsidRPr="00FB3979">
        <w:rPr>
          <w:rFonts w:ascii="Times New Roman" w:eastAsia="標楷體" w:hAnsi="Times New Roman" w:cs="標楷體"/>
        </w:rPr>
        <w:t>(1-7-3)</w:t>
      </w:r>
      <w:r w:rsidRPr="00FB3979">
        <w:rPr>
          <w:rFonts w:ascii="Times New Roman" w:eastAsia="標楷體" w:hAnsi="Times New Roman" w:cs="標楷體"/>
        </w:rPr>
        <w:t>的同時，也讀取部門資料庫的資料進部門授權頁面，便可設置通用權限（</w:t>
      </w:r>
      <w:r w:rsidRPr="00FB3979">
        <w:rPr>
          <w:rFonts w:ascii="Times New Roman" w:eastAsia="標楷體" w:hAnsi="Times New Roman" w:cs="標楷體"/>
        </w:rPr>
        <w:t>1-7-3-1</w:t>
      </w:r>
      <w:r w:rsidRPr="00FB3979">
        <w:rPr>
          <w:rFonts w:ascii="Times New Roman" w:eastAsia="標楷體" w:hAnsi="Times New Roman" w:cs="標楷體"/>
        </w:rPr>
        <w:t>）、職員權限（</w:t>
      </w:r>
      <w:r w:rsidRPr="00FB3979">
        <w:rPr>
          <w:rFonts w:ascii="Times New Roman" w:eastAsia="標楷體" w:hAnsi="Times New Roman" w:cs="標楷體"/>
        </w:rPr>
        <w:t>1-7-3-2</w:t>
      </w:r>
      <w:r w:rsidRPr="00FB3979">
        <w:rPr>
          <w:rFonts w:ascii="Times New Roman" w:eastAsia="標楷體" w:hAnsi="Times New Roman" w:cs="標楷體"/>
        </w:rPr>
        <w:t>）、主管權限（</w:t>
      </w:r>
      <w:r w:rsidRPr="00FB3979">
        <w:rPr>
          <w:rFonts w:ascii="Times New Roman" w:eastAsia="標楷體" w:hAnsi="Times New Roman" w:cs="標楷體"/>
        </w:rPr>
        <w:t>1-7-3-3</w:t>
      </w:r>
      <w:r w:rsidRPr="00FB3979">
        <w:rPr>
          <w:rFonts w:ascii="Times New Roman" w:eastAsia="標楷體" w:hAnsi="Times New Roman" w:cs="標楷體"/>
        </w:rPr>
        <w:t>）。</w:t>
      </w:r>
    </w:p>
    <w:p w14:paraId="4733E0FE" w14:textId="77777777" w:rsidR="00061506" w:rsidRPr="00FB3979" w:rsidRDefault="00061506">
      <w:pPr>
        <w:widowControl/>
        <w:rPr>
          <w:rFonts w:ascii="Times New Roman" w:eastAsia="標楷體" w:hAnsi="Times New Roman" w:cs="標楷體"/>
        </w:rPr>
      </w:pPr>
    </w:p>
    <w:p w14:paraId="2C4B48FD" w14:textId="77777777" w:rsidR="00061506" w:rsidRPr="00FB3979" w:rsidRDefault="00524780">
      <w:pPr>
        <w:widowControl/>
        <w:rPr>
          <w:rFonts w:ascii="Times New Roman" w:eastAsia="標楷體" w:hAnsi="Times New Roman" w:cs="標楷體"/>
        </w:rPr>
      </w:pPr>
      <w:proofErr w:type="gramStart"/>
      <w:r w:rsidRPr="00FB3979">
        <w:rPr>
          <w:rFonts w:ascii="Times New Roman" w:eastAsia="標楷體" w:hAnsi="Times New Roman" w:cs="標楷體" w:hint="eastAsia"/>
        </w:rPr>
        <w:lastRenderedPageBreak/>
        <w:t>此外，</w:t>
      </w:r>
      <w:proofErr w:type="gramEnd"/>
      <w:r w:rsidRPr="00FB3979">
        <w:rPr>
          <w:rFonts w:ascii="Times New Roman" w:eastAsia="標楷體" w:hAnsi="Times New Roman" w:cs="標楷體" w:hint="eastAsia"/>
        </w:rPr>
        <w:t>還需建立產品資料表</w:t>
      </w:r>
      <w:r w:rsidRPr="00FB3979">
        <w:rPr>
          <w:rFonts w:ascii="Times New Roman" w:eastAsia="標楷體" w:hAnsi="Times New Roman" w:cs="標楷體"/>
        </w:rPr>
        <w:t>(1-7-6)</w:t>
      </w:r>
      <w:r w:rsidRPr="00FB3979">
        <w:rPr>
          <w:rFonts w:ascii="Times New Roman" w:eastAsia="標楷體" w:hAnsi="Times New Roman" w:cs="標楷體"/>
        </w:rPr>
        <w:t>、客戶資料表</w:t>
      </w:r>
      <w:r w:rsidRPr="00FB3979">
        <w:rPr>
          <w:rFonts w:ascii="Times New Roman" w:eastAsia="標楷體" w:hAnsi="Times New Roman" w:cs="標楷體"/>
        </w:rPr>
        <w:t>(1-7-7)</w:t>
      </w:r>
      <w:r w:rsidRPr="00FB3979">
        <w:rPr>
          <w:rFonts w:ascii="Times New Roman" w:eastAsia="標楷體" w:hAnsi="Times New Roman" w:cs="標楷體"/>
        </w:rPr>
        <w:t>、員工資料表（</w:t>
      </w:r>
      <w:r w:rsidRPr="00FB3979">
        <w:rPr>
          <w:rFonts w:ascii="Times New Roman" w:eastAsia="標楷體" w:hAnsi="Times New Roman" w:cs="標楷體"/>
        </w:rPr>
        <w:t>1-7-8</w:t>
      </w:r>
      <w:r w:rsidRPr="00FB3979">
        <w:rPr>
          <w:rFonts w:ascii="Times New Roman" w:eastAsia="標楷體" w:hAnsi="Times New Roman" w:cs="標楷體"/>
        </w:rPr>
        <w:t>），將有新增或修改的資料輸入至各自的資料庫。而員工資料表除了可新增（</w:t>
      </w:r>
      <w:r w:rsidRPr="00FB3979">
        <w:rPr>
          <w:rFonts w:ascii="Times New Roman" w:eastAsia="標楷體" w:hAnsi="Times New Roman" w:cs="標楷體"/>
        </w:rPr>
        <w:t>1-7-9</w:t>
      </w:r>
      <w:r w:rsidRPr="00FB3979">
        <w:rPr>
          <w:rFonts w:ascii="Times New Roman" w:eastAsia="標楷體" w:hAnsi="Times New Roman" w:cs="標楷體"/>
        </w:rPr>
        <w:t>）、修改（</w:t>
      </w:r>
      <w:r w:rsidRPr="00FB3979">
        <w:rPr>
          <w:rFonts w:ascii="Times New Roman" w:eastAsia="標楷體" w:hAnsi="Times New Roman" w:cs="標楷體"/>
        </w:rPr>
        <w:t>1-7-10</w:t>
      </w:r>
      <w:r w:rsidRPr="00FB3979">
        <w:rPr>
          <w:rFonts w:ascii="Times New Roman" w:eastAsia="標楷體" w:hAnsi="Times New Roman" w:cs="標楷體"/>
        </w:rPr>
        <w:t>）員工資料外，也可給指定員工特殊授權功能（</w:t>
      </w:r>
      <w:r w:rsidRPr="00FB3979">
        <w:rPr>
          <w:rFonts w:ascii="Times New Roman" w:eastAsia="標楷體" w:hAnsi="Times New Roman" w:cs="標楷體"/>
        </w:rPr>
        <w:t>1-7-11</w:t>
      </w:r>
      <w:r w:rsidRPr="00FB3979">
        <w:rPr>
          <w:rFonts w:ascii="Times New Roman" w:eastAsia="標楷體" w:hAnsi="Times New Roman" w:cs="標楷體"/>
        </w:rPr>
        <w:t>）。</w:t>
      </w:r>
    </w:p>
    <w:p w14:paraId="5F3BEE25" w14:textId="77777777" w:rsidR="00061506" w:rsidRPr="00FB3979" w:rsidRDefault="00061506">
      <w:pPr>
        <w:widowControl/>
        <w:rPr>
          <w:rFonts w:ascii="Times New Roman" w:eastAsia="標楷體" w:hAnsi="Times New Roman" w:cs="標楷體"/>
        </w:rPr>
      </w:pPr>
    </w:p>
    <w:p w14:paraId="123E92C4" w14:textId="3D32B692" w:rsidR="00061506" w:rsidRPr="00FB3979" w:rsidRDefault="00524780" w:rsidP="00C47F8F">
      <w:pPr>
        <w:widowControl/>
        <w:rPr>
          <w:rFonts w:ascii="Times New Roman" w:eastAsia="標楷體" w:hAnsi="Times New Roman" w:cs="標楷體"/>
        </w:rPr>
      </w:pPr>
      <w:r w:rsidRPr="00FB3979">
        <w:rPr>
          <w:rFonts w:ascii="Times New Roman" w:eastAsia="標楷體" w:hAnsi="Times New Roman" w:cs="標楷體" w:hint="eastAsia"/>
        </w:rPr>
        <w:t>使用者利用</w:t>
      </w:r>
      <w:r w:rsidRPr="00FB3979">
        <w:rPr>
          <w:rFonts w:ascii="Times New Roman" w:eastAsia="標楷體" w:hAnsi="Times New Roman" w:cs="標楷體"/>
        </w:rPr>
        <w:t>google</w:t>
      </w:r>
      <w:r w:rsidRPr="00FB3979">
        <w:rPr>
          <w:rFonts w:ascii="Times New Roman" w:eastAsia="標楷體" w:hAnsi="Times New Roman" w:cs="標楷體"/>
        </w:rPr>
        <w:t>登入（</w:t>
      </w:r>
      <w:r w:rsidRPr="00FB3979">
        <w:rPr>
          <w:rFonts w:ascii="Times New Roman" w:eastAsia="標楷體" w:hAnsi="Times New Roman" w:cs="標楷體"/>
        </w:rPr>
        <w:t>1-1-1</w:t>
      </w:r>
      <w:r w:rsidRPr="00FB3979">
        <w:rPr>
          <w:rFonts w:ascii="Times New Roman" w:eastAsia="標楷體" w:hAnsi="Times New Roman" w:cs="標楷體"/>
        </w:rPr>
        <w:t>），系統判定資料庫內是否有此帳號，如有則會根據客戶資料表</w:t>
      </w:r>
      <w:r w:rsidRPr="00FB3979">
        <w:rPr>
          <w:rFonts w:ascii="Times New Roman" w:eastAsia="標楷體" w:hAnsi="Times New Roman" w:cs="標楷體"/>
        </w:rPr>
        <w:t>(1-7-7)</w:t>
      </w:r>
      <w:r w:rsidRPr="00FB3979">
        <w:rPr>
          <w:rFonts w:ascii="Times New Roman" w:eastAsia="標楷體" w:hAnsi="Times New Roman" w:cs="標楷體"/>
        </w:rPr>
        <w:t>、員工資料表（</w:t>
      </w:r>
      <w:r w:rsidRPr="00FB3979">
        <w:rPr>
          <w:rFonts w:ascii="Times New Roman" w:eastAsia="標楷體" w:hAnsi="Times New Roman" w:cs="標楷體"/>
        </w:rPr>
        <w:t>1-7-8</w:t>
      </w:r>
      <w:r w:rsidRPr="00FB3979">
        <w:rPr>
          <w:rFonts w:ascii="Times New Roman" w:eastAsia="標楷體" w:hAnsi="Times New Roman" w:cs="標楷體"/>
        </w:rPr>
        <w:t>）的資料庫，讀取此帳號角色進行分鑑別，而無此帳號時需進行帳號申請（</w:t>
      </w:r>
      <w:r w:rsidRPr="00FB3979">
        <w:rPr>
          <w:rFonts w:ascii="Times New Roman" w:eastAsia="標楷體" w:hAnsi="Times New Roman" w:cs="標楷體"/>
        </w:rPr>
        <w:t>1-1-2</w:t>
      </w:r>
      <w:r w:rsidRPr="00FB3979">
        <w:rPr>
          <w:rFonts w:ascii="Times New Roman" w:eastAsia="標楷體" w:hAnsi="Times New Roman" w:cs="標楷體"/>
        </w:rPr>
        <w:t>），填寫姓名及選擇部門進行註冊，之後管理員會進行員工帳號審核（</w:t>
      </w:r>
      <w:r w:rsidRPr="00FB3979">
        <w:rPr>
          <w:rFonts w:ascii="Times New Roman" w:eastAsia="標楷體" w:hAnsi="Times New Roman" w:cs="標楷體"/>
        </w:rPr>
        <w:t>1-7-2</w:t>
      </w:r>
      <w:r w:rsidRPr="00FB3979">
        <w:rPr>
          <w:rFonts w:ascii="Times New Roman" w:eastAsia="標楷體" w:hAnsi="Times New Roman" w:cs="標楷體"/>
        </w:rPr>
        <w:t>），審核成功就會啟用帳號並進員工資料庫。</w:t>
      </w:r>
    </w:p>
    <w:p w14:paraId="62106A04" w14:textId="77777777" w:rsidR="00C47F8F" w:rsidRPr="00FB3979" w:rsidRDefault="00C47F8F" w:rsidP="00C47F8F">
      <w:pPr>
        <w:widowControl/>
        <w:rPr>
          <w:rFonts w:ascii="Times New Roman" w:eastAsia="標楷體" w:hAnsi="Times New Roman" w:cs="標楷體"/>
        </w:rPr>
      </w:pPr>
    </w:p>
    <w:p w14:paraId="059112F1" w14:textId="77777777" w:rsidR="00061506" w:rsidRPr="00FB3979" w:rsidRDefault="00524780">
      <w:pPr>
        <w:pStyle w:val="2"/>
        <w:rPr>
          <w:rFonts w:ascii="Times New Roman" w:hAnsi="Times New Roman" w:cs="標楷體"/>
          <w:szCs w:val="24"/>
        </w:rPr>
      </w:pPr>
      <w:bookmarkStart w:id="138" w:name="_Toc17993"/>
      <w:bookmarkStart w:id="139" w:name="_Toc152677788"/>
      <w:r w:rsidRPr="00FB3979">
        <w:rPr>
          <w:rFonts w:ascii="Times New Roman" w:hAnsi="Times New Roman" w:cs="標楷體"/>
          <w:szCs w:val="24"/>
        </w:rPr>
        <w:t>2.6</w:t>
      </w:r>
      <w:r w:rsidRPr="00FB3979">
        <w:rPr>
          <w:rFonts w:ascii="Times New Roman" w:hAnsi="Times New Roman" w:cs="標楷體"/>
          <w:szCs w:val="24"/>
        </w:rPr>
        <w:t>功能架構圖</w:t>
      </w:r>
      <w:bookmarkEnd w:id="138"/>
      <w:bookmarkEnd w:id="139"/>
    </w:p>
    <w:p w14:paraId="299061B2" w14:textId="77777777" w:rsidR="00061506" w:rsidRPr="00FB3979" w:rsidRDefault="00061506">
      <w:pPr>
        <w:widowControl/>
        <w:rPr>
          <w:rFonts w:ascii="Times New Roman" w:eastAsia="標楷體" w:hAnsi="Times New Roman" w:cs="標楷體"/>
        </w:rPr>
      </w:pPr>
    </w:p>
    <w:p w14:paraId="2300C1B5" w14:textId="77777777" w:rsidR="00061506" w:rsidRPr="00FB3979" w:rsidRDefault="00524780">
      <w:pPr>
        <w:spacing w:line="360" w:lineRule="auto"/>
        <w:rPr>
          <w:rFonts w:ascii="Times New Roman" w:eastAsia="標楷體" w:hAnsi="Times New Roman" w:cs="標楷體"/>
        </w:rPr>
      </w:pPr>
      <w:r w:rsidRPr="00FB3979">
        <w:rPr>
          <w:rFonts w:ascii="Times New Roman" w:eastAsia="標楷體" w:hAnsi="Times New Roman" w:cs="標楷體"/>
        </w:rPr>
        <w:t>此章節將詳細說明「</w:t>
      </w:r>
      <w:r w:rsidRPr="00FB3979">
        <w:rPr>
          <w:rFonts w:ascii="Times New Roman" w:eastAsia="標楷體" w:hAnsi="Times New Roman" w:cs="標楷體" w:hint="eastAsia"/>
          <w:color w:val="000000"/>
        </w:rPr>
        <w:t>木工機械</w:t>
      </w:r>
      <w:r w:rsidRPr="00FB3979">
        <w:rPr>
          <w:rFonts w:ascii="Times New Roman" w:eastAsia="標楷體" w:hAnsi="Times New Roman" w:cs="標楷體"/>
          <w:color w:val="000000"/>
        </w:rPr>
        <w:t>售後服務系統</w:t>
      </w:r>
      <w:r w:rsidRPr="00FB3979">
        <w:rPr>
          <w:rFonts w:ascii="Times New Roman" w:eastAsia="標楷體" w:hAnsi="Times New Roman" w:cs="標楷體"/>
        </w:rPr>
        <w:t>」各功能之架構。</w:t>
      </w:r>
      <w:r w:rsidRPr="00FB3979">
        <w:rPr>
          <w:rFonts w:ascii="Times New Roman" w:eastAsia="標楷體" w:hAnsi="Times New Roman" w:cs="標楷體" w:hint="eastAsia"/>
          <w:color w:val="000000"/>
        </w:rPr>
        <w:t>木工機械</w:t>
      </w:r>
      <w:r w:rsidRPr="00FB3979">
        <w:rPr>
          <w:rFonts w:ascii="Times New Roman" w:eastAsia="標楷體" w:hAnsi="Times New Roman" w:cs="標楷體"/>
          <w:color w:val="000000"/>
        </w:rPr>
        <w:t>售後服務系統</w:t>
      </w:r>
      <w:r w:rsidRPr="00FB3979">
        <w:rPr>
          <w:rFonts w:ascii="Times New Roman" w:eastAsia="標楷體" w:hAnsi="Times New Roman" w:cs="標楷體"/>
        </w:rPr>
        <w:t>架構</w:t>
      </w:r>
      <w:r w:rsidRPr="00FB3979">
        <w:rPr>
          <w:rFonts w:ascii="Times New Roman" w:eastAsia="標楷體" w:hAnsi="Times New Roman" w:cs="標楷體" w:hint="eastAsia"/>
        </w:rPr>
        <w:t>以角色下去區分各</w:t>
      </w:r>
      <w:r w:rsidRPr="00FB3979">
        <w:rPr>
          <w:rFonts w:ascii="Times New Roman" w:eastAsia="標楷體" w:hAnsi="Times New Roman" w:cs="標楷體"/>
        </w:rPr>
        <w:t>功能架構</w:t>
      </w:r>
      <w:r w:rsidRPr="00FB3979">
        <w:rPr>
          <w:rFonts w:ascii="Times New Roman" w:eastAsia="標楷體" w:hAnsi="Times New Roman" w:cs="標楷體" w:hint="eastAsia"/>
        </w:rPr>
        <w:t>圖，除了介紹各角色的基本功能，可以配合</w:t>
      </w:r>
      <w:r w:rsidRPr="00FB3979">
        <w:rPr>
          <w:rFonts w:ascii="Times New Roman" w:eastAsia="標楷體" w:hAnsi="Times New Roman" w:cs="標楷體"/>
        </w:rPr>
        <w:t>2.4</w:t>
      </w:r>
      <w:r w:rsidRPr="00FB3979">
        <w:rPr>
          <w:rFonts w:ascii="Times New Roman" w:eastAsia="標楷體" w:hAnsi="Times New Roman" w:cs="標楷體"/>
        </w:rPr>
        <w:t>商業流程圖更清楚了解系統操作流程。</w:t>
      </w:r>
    </w:p>
    <w:p w14:paraId="6F1400A3" w14:textId="77777777" w:rsidR="00061506" w:rsidRPr="00FB3979" w:rsidRDefault="00061506">
      <w:pPr>
        <w:spacing w:line="360" w:lineRule="auto"/>
        <w:rPr>
          <w:rFonts w:ascii="Times New Roman" w:eastAsia="標楷體" w:hAnsi="Times New Roman" w:cs="標楷體"/>
        </w:rPr>
      </w:pPr>
    </w:p>
    <w:p w14:paraId="6D695CC8" w14:textId="77777777" w:rsidR="00061506" w:rsidRPr="00FB3979" w:rsidRDefault="00524780">
      <w:pPr>
        <w:spacing w:line="360" w:lineRule="auto"/>
        <w:rPr>
          <w:rFonts w:ascii="Times New Roman" w:eastAsia="標楷體" w:hAnsi="Times New Roman" w:cs="標楷體"/>
        </w:rPr>
      </w:pPr>
      <w:r w:rsidRPr="00FB3979">
        <w:rPr>
          <w:rFonts w:ascii="Times New Roman" w:eastAsia="標楷體" w:hAnsi="Times New Roman" w:cs="標楷體" w:hint="eastAsia"/>
        </w:rPr>
        <w:t>基本功能</w:t>
      </w:r>
      <w:r w:rsidRPr="00FB3979">
        <w:rPr>
          <w:rFonts w:ascii="Times New Roman" w:eastAsia="標楷體" w:hAnsi="Times New Roman" w:cs="標楷體"/>
        </w:rPr>
        <w:t>架構圖，此功能</w:t>
      </w:r>
      <w:r w:rsidRPr="00FB3979">
        <w:rPr>
          <w:rFonts w:ascii="Times New Roman" w:eastAsia="標楷體" w:hAnsi="Times New Roman" w:cs="標楷體" w:hint="eastAsia"/>
        </w:rPr>
        <w:t>包含：員工登入、帳號申請、搜尋、案件負責查詢</w:t>
      </w:r>
      <w:r w:rsidRPr="00FB3979">
        <w:rPr>
          <w:rFonts w:ascii="Times New Roman" w:eastAsia="標楷體" w:hAnsi="Times New Roman" w:cs="標楷體"/>
        </w:rPr>
        <w:t>-</w:t>
      </w:r>
      <w:r w:rsidRPr="00FB3979">
        <w:rPr>
          <w:rFonts w:ascii="Times New Roman" w:eastAsia="標楷體" w:hAnsi="Times New Roman" w:cs="標楷體"/>
        </w:rPr>
        <w:t>檢視，如</w:t>
      </w:r>
      <w:r w:rsidRPr="00FB3979">
        <w:rPr>
          <w:rFonts w:ascii="Times New Roman" w:eastAsia="標楷體" w:hAnsi="Times New Roman" w:cs="標楷體"/>
          <w:b/>
          <w:bCs/>
          <w:rPrChange w:id="140" w:author="user" w:date="2023-11-30T18:21:00Z">
            <w:rPr>
              <w:rFonts w:ascii="標楷體" w:eastAsia="標楷體" w:hAnsi="標楷體" w:cs="標楷體"/>
            </w:rPr>
          </w:rPrChange>
        </w:rPr>
        <w:t>圖</w:t>
      </w:r>
      <w:r w:rsidRPr="00FB3979">
        <w:rPr>
          <w:rFonts w:ascii="Times New Roman" w:eastAsia="標楷體" w:hAnsi="Times New Roman" w:cs="標楷體" w:hint="eastAsia"/>
          <w:b/>
          <w:bCs/>
        </w:rPr>
        <w:t>5</w:t>
      </w:r>
      <w:r w:rsidRPr="00FB3979">
        <w:rPr>
          <w:rFonts w:ascii="Times New Roman" w:eastAsia="標楷體" w:hAnsi="Times New Roman" w:cs="標楷體"/>
        </w:rPr>
        <w:t>所示。</w:t>
      </w:r>
    </w:p>
    <w:p w14:paraId="7E195053" w14:textId="77777777" w:rsidR="00061506" w:rsidRPr="00FB3979" w:rsidRDefault="00524780">
      <w:pPr>
        <w:spacing w:line="360" w:lineRule="auto"/>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107BD771" wp14:editId="7A04C3BE">
            <wp:extent cx="3270250" cy="2434590"/>
            <wp:effectExtent l="0" t="0" r="6350" b="381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a:picLocks noChangeAspect="1"/>
                    </pic:cNvPicPr>
                  </pic:nvPicPr>
                  <pic:blipFill>
                    <a:blip r:embed="rId14"/>
                    <a:stretch>
                      <a:fillRect/>
                    </a:stretch>
                  </pic:blipFill>
                  <pic:spPr>
                    <a:xfrm>
                      <a:off x="0" y="0"/>
                      <a:ext cx="3286819" cy="2447379"/>
                    </a:xfrm>
                    <a:prstGeom prst="rect">
                      <a:avLst/>
                    </a:prstGeom>
                  </pic:spPr>
                </pic:pic>
              </a:graphicData>
            </a:graphic>
          </wp:inline>
        </w:drawing>
      </w:r>
    </w:p>
    <w:p w14:paraId="2C2B811B" w14:textId="5D323459" w:rsidR="00061506" w:rsidRPr="00FB3979" w:rsidRDefault="006C59B1" w:rsidP="006C59B1">
      <w:pPr>
        <w:pStyle w:val="a9"/>
        <w:widowControl/>
        <w:rPr>
          <w:b/>
          <w:bCs/>
          <w:rPrChange w:id="141" w:author="user" w:date="2023-11-30T18:21:00Z">
            <w:rPr>
              <w:rFonts w:ascii="標楷體" w:hAnsi="標楷體" w:cs="標楷體"/>
            </w:rPr>
          </w:rPrChange>
        </w:rPr>
      </w:pPr>
      <w:bookmarkStart w:id="142" w:name="_Toc152429913"/>
      <w:bookmarkStart w:id="143" w:name="_Toc152716104"/>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5</w:t>
      </w:r>
      <w:r w:rsidRPr="00FB3979">
        <w:rPr>
          <w:b/>
          <w:bCs/>
        </w:rPr>
        <w:fldChar w:fldCharType="end"/>
      </w:r>
      <w:r w:rsidR="00B718C9" w:rsidRPr="00FB3979">
        <w:rPr>
          <w:rFonts w:hint="eastAsia"/>
          <w:b/>
          <w:bCs/>
        </w:rPr>
        <w:t xml:space="preserve"> </w:t>
      </w:r>
      <w:r w:rsidR="00B718C9" w:rsidRPr="00FB3979">
        <w:rPr>
          <w:b/>
          <w:bCs/>
        </w:rPr>
        <w:t xml:space="preserve">  </w:t>
      </w:r>
      <w:bookmarkEnd w:id="142"/>
      <w:r w:rsidR="000972A3" w:rsidRPr="00FB3979">
        <w:rPr>
          <w:rFonts w:cs="標楷體" w:hint="eastAsia"/>
          <w:b/>
          <w:bCs/>
        </w:rPr>
        <w:t>基本功能</w:t>
      </w:r>
      <w:r w:rsidR="000972A3" w:rsidRPr="00FB3979">
        <w:rPr>
          <w:rFonts w:cs="標楷體"/>
          <w:b/>
          <w:bCs/>
        </w:rPr>
        <w:t>架構圖</w:t>
      </w:r>
      <w:bookmarkEnd w:id="143"/>
    </w:p>
    <w:p w14:paraId="05D2C316" w14:textId="2DE93915" w:rsidR="003C0563" w:rsidRDefault="003C0563">
      <w:pPr>
        <w:spacing w:line="360" w:lineRule="auto"/>
        <w:jc w:val="both"/>
        <w:rPr>
          <w:rFonts w:ascii="Times New Roman" w:eastAsia="標楷體" w:hAnsi="Times New Roman"/>
          <w:b/>
          <w:bCs/>
        </w:rPr>
      </w:pPr>
    </w:p>
    <w:p w14:paraId="2544C596" w14:textId="53331C38" w:rsidR="00C47F8F" w:rsidRPr="003C0563" w:rsidRDefault="003C0563" w:rsidP="003C0563">
      <w:pPr>
        <w:widowControl/>
        <w:rPr>
          <w:rFonts w:ascii="Times New Roman" w:eastAsia="標楷體" w:hAnsi="Times New Roman"/>
          <w:b/>
          <w:bCs/>
        </w:rPr>
      </w:pPr>
      <w:r>
        <w:rPr>
          <w:rFonts w:ascii="Times New Roman" w:eastAsia="標楷體" w:hAnsi="Times New Roman"/>
          <w:b/>
          <w:bCs/>
        </w:rPr>
        <w:br w:type="page"/>
      </w:r>
    </w:p>
    <w:p w14:paraId="4D90614C" w14:textId="77777777" w:rsidR="00061506" w:rsidRPr="00FB3979" w:rsidRDefault="00524780">
      <w:pPr>
        <w:spacing w:line="360" w:lineRule="auto"/>
        <w:rPr>
          <w:rFonts w:ascii="Times New Roman" w:eastAsia="標楷體" w:hAnsi="Times New Roman" w:cs="標楷體"/>
        </w:rPr>
      </w:pPr>
      <w:proofErr w:type="gramStart"/>
      <w:r w:rsidRPr="00FB3979">
        <w:rPr>
          <w:rFonts w:ascii="Times New Roman" w:eastAsia="標楷體" w:hAnsi="Times New Roman" w:cs="標楷體" w:hint="eastAsia"/>
        </w:rPr>
        <w:lastRenderedPageBreak/>
        <w:t>售服部</w:t>
      </w:r>
      <w:proofErr w:type="gramEnd"/>
      <w:r w:rsidRPr="00FB3979">
        <w:rPr>
          <w:rFonts w:ascii="Times New Roman" w:eastAsia="標楷體" w:hAnsi="Times New Roman" w:cs="標楷體"/>
        </w:rPr>
        <w:t>架構圖，此功能</w:t>
      </w:r>
      <w:r w:rsidRPr="00FB3979">
        <w:rPr>
          <w:rFonts w:ascii="Times New Roman" w:eastAsia="標楷體" w:hAnsi="Times New Roman" w:cs="標楷體" w:hint="eastAsia"/>
        </w:rPr>
        <w:t>包含：</w:t>
      </w:r>
      <w:ins w:id="144" w:author="hsin yu wang" w:date="2023-03-15T21:44:00Z">
        <w:r w:rsidRPr="00FB3979">
          <w:rPr>
            <w:rFonts w:ascii="Times New Roman" w:eastAsia="標楷體" w:hAnsi="Times New Roman" w:cs="標楷體"/>
          </w:rPr>
          <w:t>立案</w:t>
        </w:r>
      </w:ins>
      <w:r w:rsidRPr="00FB3979">
        <w:rPr>
          <w:rFonts w:ascii="Times New Roman" w:eastAsia="標楷體" w:hAnsi="Times New Roman" w:cs="標楷體" w:hint="eastAsia"/>
        </w:rPr>
        <w:t>、異常申報單查詢、尚未提交</w:t>
      </w:r>
      <w:r w:rsidRPr="00FB3979">
        <w:rPr>
          <w:rFonts w:ascii="Times New Roman" w:eastAsia="標楷體" w:hAnsi="Times New Roman" w:cs="標楷體"/>
        </w:rPr>
        <w:t>-</w:t>
      </w:r>
      <w:r w:rsidRPr="00FB3979">
        <w:rPr>
          <w:rFonts w:ascii="Times New Roman" w:eastAsia="標楷體" w:hAnsi="Times New Roman" w:cs="標楷體"/>
        </w:rPr>
        <w:t>編輯、尚未提交</w:t>
      </w:r>
      <w:r w:rsidRPr="00FB3979">
        <w:rPr>
          <w:rFonts w:ascii="Times New Roman" w:eastAsia="標楷體" w:hAnsi="Times New Roman" w:cs="標楷體"/>
        </w:rPr>
        <w:t>-</w:t>
      </w:r>
      <w:r w:rsidRPr="00FB3979">
        <w:rPr>
          <w:rFonts w:ascii="Times New Roman" w:eastAsia="標楷體" w:hAnsi="Times New Roman" w:cs="標楷體"/>
        </w:rPr>
        <w:t>檢視、處理中</w:t>
      </w:r>
      <w:r w:rsidRPr="00FB3979">
        <w:rPr>
          <w:rFonts w:ascii="Times New Roman" w:eastAsia="標楷體" w:hAnsi="Times New Roman" w:cs="標楷體"/>
        </w:rPr>
        <w:t>-</w:t>
      </w:r>
      <w:r w:rsidRPr="00FB3979">
        <w:rPr>
          <w:rFonts w:ascii="Times New Roman" w:eastAsia="標楷體" w:hAnsi="Times New Roman" w:cs="標楷體"/>
        </w:rPr>
        <w:t>檢視、已結案</w:t>
      </w:r>
      <w:r w:rsidRPr="00FB3979">
        <w:rPr>
          <w:rFonts w:ascii="Times New Roman" w:eastAsia="標楷體" w:hAnsi="Times New Roman" w:cs="標楷體"/>
        </w:rPr>
        <w:t>-</w:t>
      </w:r>
      <w:r w:rsidRPr="00FB3979">
        <w:rPr>
          <w:rFonts w:ascii="Times New Roman" w:eastAsia="標楷體" w:hAnsi="Times New Roman" w:cs="標楷體"/>
        </w:rPr>
        <w:t>檢視，如</w:t>
      </w:r>
      <w:r w:rsidRPr="00FB3979">
        <w:rPr>
          <w:rFonts w:ascii="Times New Roman" w:eastAsia="標楷體" w:hAnsi="Times New Roman" w:cs="標楷體"/>
          <w:b/>
          <w:bCs/>
          <w:rPrChange w:id="145" w:author="user" w:date="2023-11-30T18:21:00Z">
            <w:rPr>
              <w:rFonts w:ascii="標楷體" w:eastAsia="標楷體" w:hAnsi="標楷體" w:cs="標楷體"/>
            </w:rPr>
          </w:rPrChange>
        </w:rPr>
        <w:t>圖</w:t>
      </w:r>
      <w:r w:rsidRPr="00FB3979">
        <w:rPr>
          <w:rFonts w:ascii="Times New Roman" w:eastAsia="標楷體" w:hAnsi="Times New Roman" w:cs="標楷體" w:hint="eastAsia"/>
          <w:b/>
          <w:bCs/>
        </w:rPr>
        <w:t>6</w:t>
      </w:r>
      <w:r w:rsidRPr="00FB3979">
        <w:rPr>
          <w:rFonts w:ascii="Times New Roman" w:eastAsia="標楷體" w:hAnsi="Times New Roman" w:cs="標楷體"/>
        </w:rPr>
        <w:t>所示。</w:t>
      </w:r>
    </w:p>
    <w:p w14:paraId="36F16FF6" w14:textId="77777777" w:rsidR="00061506" w:rsidRPr="00FB3979" w:rsidRDefault="00524780">
      <w:pPr>
        <w:widowControl/>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23D64AFC" wp14:editId="6F075BDE">
            <wp:extent cx="4761865" cy="2514600"/>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15"/>
                    <a:stretch>
                      <a:fillRect/>
                    </a:stretch>
                  </pic:blipFill>
                  <pic:spPr>
                    <a:xfrm>
                      <a:off x="0" y="0"/>
                      <a:ext cx="4783036" cy="2525692"/>
                    </a:xfrm>
                    <a:prstGeom prst="rect">
                      <a:avLst/>
                    </a:prstGeom>
                  </pic:spPr>
                </pic:pic>
              </a:graphicData>
            </a:graphic>
          </wp:inline>
        </w:drawing>
      </w:r>
    </w:p>
    <w:p w14:paraId="0D1FAF7A" w14:textId="569A0FDA" w:rsidR="00061506" w:rsidRPr="00FB3979" w:rsidRDefault="006C59B1" w:rsidP="006C59B1">
      <w:pPr>
        <w:pStyle w:val="a9"/>
        <w:widowControl/>
        <w:rPr>
          <w:rFonts w:cs="標楷體"/>
          <w:b/>
          <w:bCs/>
        </w:rPr>
      </w:pPr>
      <w:bookmarkStart w:id="146" w:name="_Toc152429914"/>
      <w:bookmarkStart w:id="147" w:name="_Toc152716105"/>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6</w:t>
      </w:r>
      <w:r w:rsidRPr="00FB3979">
        <w:rPr>
          <w:b/>
          <w:bCs/>
        </w:rPr>
        <w:fldChar w:fldCharType="end"/>
      </w:r>
      <w:r w:rsidR="00B718C9" w:rsidRPr="00FB3979">
        <w:rPr>
          <w:rFonts w:hint="eastAsia"/>
          <w:b/>
          <w:bCs/>
        </w:rPr>
        <w:t xml:space="preserve"> </w:t>
      </w:r>
      <w:bookmarkEnd w:id="146"/>
      <w:proofErr w:type="gramStart"/>
      <w:r w:rsidR="000972A3" w:rsidRPr="00FB3979">
        <w:rPr>
          <w:rFonts w:cs="標楷體" w:hint="eastAsia"/>
          <w:b/>
          <w:bCs/>
        </w:rPr>
        <w:t>售服部</w:t>
      </w:r>
      <w:proofErr w:type="gramEnd"/>
      <w:r w:rsidR="000972A3" w:rsidRPr="00FB3979">
        <w:rPr>
          <w:rFonts w:cs="標楷體"/>
          <w:b/>
          <w:bCs/>
        </w:rPr>
        <w:t>架構圖</w:t>
      </w:r>
      <w:bookmarkEnd w:id="147"/>
    </w:p>
    <w:p w14:paraId="33819484" w14:textId="77777777" w:rsidR="000972A3" w:rsidRPr="00FB3979" w:rsidRDefault="000972A3" w:rsidP="000972A3">
      <w:pPr>
        <w:rPr>
          <w:rFonts w:ascii="Times New Roman" w:eastAsia="標楷體" w:hAnsi="Times New Roman"/>
        </w:rPr>
      </w:pPr>
    </w:p>
    <w:p w14:paraId="139B9B76" w14:textId="283941B1" w:rsidR="00061506" w:rsidRPr="00FB3979" w:rsidRDefault="00524780">
      <w:pPr>
        <w:spacing w:line="360" w:lineRule="auto"/>
        <w:rPr>
          <w:del w:id="148" w:author="hsin yu wang" w:date="2023-03-10T14:12:00Z"/>
          <w:rFonts w:ascii="Times New Roman" w:eastAsia="標楷體" w:hAnsi="Times New Roman" w:cs="標楷體"/>
        </w:rPr>
      </w:pPr>
      <w:r w:rsidRPr="00FB3979">
        <w:rPr>
          <w:rFonts w:ascii="Times New Roman" w:eastAsia="標楷體" w:hAnsi="Times New Roman" w:cs="標楷體"/>
        </w:rPr>
        <w:t>品管</w:t>
      </w:r>
      <w:r w:rsidRPr="00FB3979">
        <w:rPr>
          <w:rFonts w:ascii="Times New Roman" w:eastAsia="標楷體" w:hAnsi="Times New Roman" w:cs="標楷體" w:hint="eastAsia"/>
        </w:rPr>
        <w:t>部主管</w:t>
      </w:r>
      <w:r w:rsidRPr="00FB3979">
        <w:rPr>
          <w:rFonts w:ascii="Times New Roman" w:eastAsia="標楷體" w:hAnsi="Times New Roman" w:cs="標楷體"/>
        </w:rPr>
        <w:t>架構圖，此功能</w:t>
      </w:r>
      <w:r w:rsidRPr="00FB3979">
        <w:rPr>
          <w:rFonts w:ascii="Times New Roman" w:eastAsia="標楷體" w:hAnsi="Times New Roman" w:cs="標楷體" w:hint="eastAsia"/>
        </w:rPr>
        <w:t>包含：檢視分析</w:t>
      </w:r>
      <w:r w:rsidRPr="00FB3979">
        <w:rPr>
          <w:rFonts w:ascii="Times New Roman" w:eastAsia="標楷體" w:hAnsi="Times New Roman" w:cs="標楷體"/>
        </w:rPr>
        <w:t>-</w:t>
      </w:r>
      <w:r w:rsidRPr="00FB3979">
        <w:rPr>
          <w:rFonts w:ascii="Times New Roman" w:eastAsia="標楷體" w:hAnsi="Times New Roman" w:cs="標楷體"/>
        </w:rPr>
        <w:t>近期查詢</w:t>
      </w:r>
      <w:r w:rsidRPr="00FB3979">
        <w:rPr>
          <w:rFonts w:ascii="Times New Roman" w:eastAsia="標楷體" w:hAnsi="Times New Roman" w:cs="標楷體" w:hint="eastAsia"/>
        </w:rPr>
        <w:t>、檢視分析</w:t>
      </w:r>
      <w:r w:rsidRPr="00FB3979">
        <w:rPr>
          <w:rFonts w:ascii="Times New Roman" w:eastAsia="標楷體" w:hAnsi="Times New Roman" w:cs="標楷體"/>
        </w:rPr>
        <w:t>-</w:t>
      </w:r>
      <w:r w:rsidRPr="00FB3979">
        <w:rPr>
          <w:rFonts w:ascii="Times New Roman" w:eastAsia="標楷體" w:hAnsi="Times New Roman" w:cs="標楷體"/>
        </w:rPr>
        <w:t>指定日期、異常處理查詢</w:t>
      </w:r>
      <w:r w:rsidRPr="00FB3979">
        <w:rPr>
          <w:rFonts w:ascii="Times New Roman" w:eastAsia="標楷體" w:hAnsi="Times New Roman" w:cs="標楷體" w:hint="eastAsia"/>
        </w:rPr>
        <w:t>、等待處理</w:t>
      </w:r>
      <w:r w:rsidRPr="00FB3979">
        <w:rPr>
          <w:rFonts w:ascii="Times New Roman" w:eastAsia="標楷體" w:hAnsi="Times New Roman" w:cs="標楷體"/>
        </w:rPr>
        <w:t>-</w:t>
      </w:r>
      <w:r w:rsidRPr="00FB3979">
        <w:rPr>
          <w:rFonts w:ascii="Times New Roman" w:eastAsia="標楷體" w:hAnsi="Times New Roman" w:cs="標楷體"/>
        </w:rPr>
        <w:t>指派、責任指派、等待處理</w:t>
      </w:r>
      <w:r w:rsidRPr="00FB3979">
        <w:rPr>
          <w:rFonts w:ascii="Times New Roman" w:eastAsia="標楷體" w:hAnsi="Times New Roman" w:cs="標楷體"/>
        </w:rPr>
        <w:t>-</w:t>
      </w:r>
      <w:r w:rsidRPr="00FB3979">
        <w:rPr>
          <w:rFonts w:ascii="Times New Roman" w:eastAsia="標楷體" w:hAnsi="Times New Roman" w:cs="標楷體"/>
        </w:rPr>
        <w:t>裁定、等待回覆</w:t>
      </w:r>
      <w:r w:rsidRPr="00FB3979">
        <w:rPr>
          <w:rFonts w:ascii="Times New Roman" w:eastAsia="標楷體" w:hAnsi="Times New Roman" w:cs="標楷體"/>
        </w:rPr>
        <w:t>-</w:t>
      </w:r>
      <w:r w:rsidRPr="00FB3979">
        <w:rPr>
          <w:rFonts w:ascii="Times New Roman" w:eastAsia="標楷體" w:hAnsi="Times New Roman" w:cs="標楷體"/>
        </w:rPr>
        <w:t>檢視、已結案</w:t>
      </w:r>
      <w:r w:rsidRPr="00FB3979">
        <w:rPr>
          <w:rFonts w:ascii="Times New Roman" w:eastAsia="標楷體" w:hAnsi="Times New Roman" w:cs="標楷體"/>
        </w:rPr>
        <w:t>-</w:t>
      </w:r>
      <w:r w:rsidRPr="00FB3979">
        <w:rPr>
          <w:rFonts w:ascii="Times New Roman" w:eastAsia="標楷體" w:hAnsi="Times New Roman" w:cs="標楷體"/>
        </w:rPr>
        <w:t>檢視、</w:t>
      </w:r>
    </w:p>
    <w:p w14:paraId="53A7C3ED" w14:textId="77777777" w:rsidR="00061506" w:rsidRPr="00FB3979" w:rsidRDefault="00524780">
      <w:pPr>
        <w:spacing w:line="360" w:lineRule="auto"/>
        <w:rPr>
          <w:del w:id="149" w:author="hsin yu wang" w:date="2023-03-10T14:12:00Z"/>
          <w:rFonts w:ascii="Times New Roman" w:eastAsia="標楷體" w:hAnsi="Times New Roman" w:cs="標楷體"/>
        </w:rPr>
      </w:pPr>
      <w:del w:id="150" w:author="hsin yu wang" w:date="2023-03-10T14:12:00Z">
        <w:r w:rsidRPr="00FB3979">
          <w:rPr>
            <w:rFonts w:ascii="Times New Roman" w:eastAsia="標楷體" w:hAnsi="Times New Roman" w:cs="標楷體"/>
          </w:rPr>
          <w:delText xml:space="preserve">  </w:delText>
        </w:r>
        <w:r w:rsidRPr="00FB3979">
          <w:rPr>
            <w:rFonts w:ascii="Times New Roman" w:eastAsia="標楷體" w:hAnsi="Times New Roman" w:cs="標楷體"/>
          </w:rPr>
          <w:delText>品管架構圖，指派此功能包含檢視申報單及指派責任單位，如圖</w:delText>
        </w:r>
        <w:r w:rsidRPr="00FB3979">
          <w:rPr>
            <w:rFonts w:ascii="Times New Roman" w:eastAsia="標楷體" w:hAnsi="Times New Roman" w:cs="標楷體"/>
          </w:rPr>
          <w:delText>??</w:delText>
        </w:r>
        <w:r w:rsidRPr="00FB3979">
          <w:rPr>
            <w:rFonts w:ascii="Times New Roman" w:eastAsia="標楷體" w:hAnsi="Times New Roman" w:cs="標楷體"/>
          </w:rPr>
          <w:delText>所示。</w:delText>
        </w:r>
      </w:del>
    </w:p>
    <w:p w14:paraId="66142E91" w14:textId="77777777" w:rsidR="00061506" w:rsidRPr="00FB3979" w:rsidRDefault="00524780">
      <w:pPr>
        <w:spacing w:line="360" w:lineRule="auto"/>
        <w:rPr>
          <w:del w:id="151" w:author="hsin yu wang" w:date="2023-03-10T14:12:00Z"/>
          <w:rFonts w:ascii="Times New Roman" w:eastAsia="標楷體" w:hAnsi="Times New Roman" w:cs="標楷體"/>
        </w:rPr>
      </w:pPr>
      <w:del w:id="152" w:author="hsin yu wang" w:date="2023-03-10T14:12:00Z">
        <w:r w:rsidRPr="00FB3979">
          <w:rPr>
            <w:rFonts w:ascii="Times New Roman" w:eastAsia="標楷體" w:hAnsi="Times New Roman" w:cs="標楷體"/>
          </w:rPr>
          <w:delText xml:space="preserve">1-2-2 </w:delText>
        </w:r>
        <w:r w:rsidRPr="00FB3979">
          <w:rPr>
            <w:rFonts w:ascii="Times New Roman" w:eastAsia="標楷體" w:hAnsi="Times New Roman" w:cs="標楷體"/>
          </w:rPr>
          <w:delText>指派</w:delText>
        </w:r>
      </w:del>
    </w:p>
    <w:p w14:paraId="2F4B57DA" w14:textId="77777777" w:rsidR="00061506" w:rsidRPr="00FB3979" w:rsidRDefault="00524780">
      <w:pPr>
        <w:spacing w:line="360" w:lineRule="auto"/>
        <w:rPr>
          <w:del w:id="153" w:author="hsin yu wang" w:date="2023-03-10T14:12:00Z"/>
          <w:rFonts w:ascii="Times New Roman" w:eastAsia="標楷體" w:hAnsi="Times New Roman" w:cs="標楷體"/>
        </w:rPr>
      </w:pPr>
      <w:del w:id="154" w:author="hsin yu wang" w:date="2023-03-10T14:12:00Z">
        <w:r w:rsidRPr="00FB3979">
          <w:rPr>
            <w:rFonts w:ascii="Times New Roman" w:eastAsia="標楷體" w:hAnsi="Times New Roman" w:cs="標楷體"/>
          </w:rPr>
          <w:delText xml:space="preserve">1-2-2-1 </w:delText>
        </w:r>
        <w:r w:rsidRPr="00FB3979">
          <w:rPr>
            <w:rFonts w:ascii="Times New Roman" w:eastAsia="標楷體" w:hAnsi="Times New Roman" w:cs="標楷體"/>
          </w:rPr>
          <w:delText>檢視申報單</w:delText>
        </w:r>
      </w:del>
    </w:p>
    <w:p w14:paraId="7876249A" w14:textId="77777777" w:rsidR="00061506" w:rsidRPr="00FB3979" w:rsidRDefault="00524780">
      <w:pPr>
        <w:spacing w:line="360" w:lineRule="auto"/>
        <w:rPr>
          <w:del w:id="155" w:author="hsin yu wang" w:date="2023-03-10T14:12:00Z"/>
          <w:rFonts w:ascii="Times New Roman" w:eastAsia="標楷體" w:hAnsi="Times New Roman" w:cs="標楷體"/>
        </w:rPr>
      </w:pPr>
      <w:del w:id="156" w:author="hsin yu wang" w:date="2023-03-10T14:12:00Z">
        <w:r w:rsidRPr="00FB3979">
          <w:rPr>
            <w:rFonts w:ascii="Times New Roman" w:eastAsia="標楷體" w:hAnsi="Times New Roman" w:cs="標楷體"/>
          </w:rPr>
          <w:delText xml:space="preserve">1-2-2-2 </w:delText>
        </w:r>
        <w:r w:rsidRPr="00FB3979">
          <w:rPr>
            <w:rFonts w:ascii="Times New Roman" w:eastAsia="標楷體" w:hAnsi="Times New Roman" w:cs="標楷體"/>
          </w:rPr>
          <w:delText>指派責任單位</w:delText>
        </w:r>
      </w:del>
      <w:r w:rsidRPr="00FB3979">
        <w:rPr>
          <w:rFonts w:ascii="Times New Roman" w:eastAsia="標楷體" w:hAnsi="Times New Roman" w:cs="標楷體" w:hint="eastAsia"/>
        </w:rPr>
        <w:t>異常處理回覆進度</w:t>
      </w:r>
      <w:del w:id="157" w:author="hsin yu wang" w:date="2023-03-10T14:12:00Z">
        <w:r w:rsidRPr="00FB3979">
          <w:rPr>
            <w:rFonts w:ascii="Times New Roman" w:eastAsia="標楷體" w:hAnsi="Times New Roman" w:cs="標楷體"/>
          </w:rPr>
          <w:delText xml:space="preserve"> </w:delText>
        </w:r>
        <w:r w:rsidRPr="00FB3979">
          <w:rPr>
            <w:rFonts w:ascii="Times New Roman" w:eastAsia="標楷體" w:hAnsi="Times New Roman" w:cs="標楷體"/>
          </w:rPr>
          <w:delText>品管架構圖，裁定此功能包含查看回覆內容及填寫裁定說明，如圖</w:delText>
        </w:r>
        <w:r w:rsidRPr="00FB3979">
          <w:rPr>
            <w:rFonts w:ascii="Times New Roman" w:eastAsia="標楷體" w:hAnsi="Times New Roman" w:cs="標楷體"/>
          </w:rPr>
          <w:delText>??</w:delText>
        </w:r>
        <w:r w:rsidRPr="00FB3979">
          <w:rPr>
            <w:rFonts w:ascii="Times New Roman" w:eastAsia="標楷體" w:hAnsi="Times New Roman" w:cs="標楷體"/>
          </w:rPr>
          <w:delText>所示。</w:delText>
        </w:r>
      </w:del>
    </w:p>
    <w:p w14:paraId="6767230D" w14:textId="77777777" w:rsidR="00061506" w:rsidRPr="00FB3979" w:rsidRDefault="00524780">
      <w:pPr>
        <w:spacing w:line="360" w:lineRule="auto"/>
        <w:rPr>
          <w:del w:id="158" w:author="hsin yu wang" w:date="2023-03-10T14:12:00Z"/>
          <w:rFonts w:ascii="Times New Roman" w:eastAsia="標楷體" w:hAnsi="Times New Roman" w:cs="標楷體"/>
        </w:rPr>
      </w:pPr>
      <w:del w:id="159" w:author="hsin yu wang" w:date="2023-03-10T14:12:00Z">
        <w:r w:rsidRPr="00FB3979">
          <w:rPr>
            <w:rFonts w:ascii="Times New Roman" w:eastAsia="標楷體" w:hAnsi="Times New Roman" w:cs="標楷體"/>
          </w:rPr>
          <w:delText xml:space="preserve">1-2-3 </w:delText>
        </w:r>
        <w:r w:rsidRPr="00FB3979">
          <w:rPr>
            <w:rFonts w:ascii="Times New Roman" w:eastAsia="標楷體" w:hAnsi="Times New Roman" w:cs="標楷體"/>
          </w:rPr>
          <w:delText>裁定</w:delText>
        </w:r>
      </w:del>
    </w:p>
    <w:p w14:paraId="7AB89458" w14:textId="77777777" w:rsidR="00061506" w:rsidRPr="00FB3979" w:rsidRDefault="00524780">
      <w:pPr>
        <w:spacing w:line="360" w:lineRule="auto"/>
        <w:rPr>
          <w:del w:id="160" w:author="hsin yu wang" w:date="2023-03-10T14:12:00Z"/>
          <w:rFonts w:ascii="Times New Roman" w:eastAsia="標楷體" w:hAnsi="Times New Roman" w:cs="標楷體"/>
        </w:rPr>
      </w:pPr>
      <w:del w:id="161" w:author="hsin yu wang" w:date="2023-03-10T14:12:00Z">
        <w:r w:rsidRPr="00FB3979">
          <w:rPr>
            <w:rFonts w:ascii="Times New Roman" w:eastAsia="標楷體" w:hAnsi="Times New Roman" w:cs="標楷體"/>
          </w:rPr>
          <w:delText xml:space="preserve">1-2-3-1 </w:delText>
        </w:r>
        <w:r w:rsidRPr="00FB3979">
          <w:rPr>
            <w:rFonts w:ascii="Times New Roman" w:eastAsia="標楷體" w:hAnsi="Times New Roman" w:cs="標楷體"/>
          </w:rPr>
          <w:delText>查看回覆內容</w:delText>
        </w:r>
      </w:del>
    </w:p>
    <w:p w14:paraId="161FE005" w14:textId="77777777" w:rsidR="00061506" w:rsidRPr="00FB3979" w:rsidRDefault="00524780">
      <w:pPr>
        <w:spacing w:line="360" w:lineRule="auto"/>
        <w:rPr>
          <w:del w:id="162" w:author="hsin yu wang" w:date="2023-03-10T14:12:00Z"/>
          <w:rFonts w:ascii="Times New Roman" w:eastAsia="標楷體" w:hAnsi="Times New Roman" w:cs="標楷體"/>
        </w:rPr>
      </w:pPr>
      <w:del w:id="163" w:author="hsin yu wang" w:date="2023-03-10T14:12:00Z">
        <w:r w:rsidRPr="00FB3979">
          <w:rPr>
            <w:rFonts w:ascii="Times New Roman" w:eastAsia="標楷體" w:hAnsi="Times New Roman" w:cs="標楷體"/>
          </w:rPr>
          <w:delText xml:space="preserve">1-2-3-2 </w:delText>
        </w:r>
        <w:r w:rsidRPr="00FB3979">
          <w:rPr>
            <w:rFonts w:ascii="Times New Roman" w:eastAsia="標楷體" w:hAnsi="Times New Roman" w:cs="標楷體"/>
          </w:rPr>
          <w:delText>填寫裁定說明</w:delText>
        </w:r>
      </w:del>
    </w:p>
    <w:p w14:paraId="5FE1D098" w14:textId="77777777" w:rsidR="00061506" w:rsidRPr="00FB3979" w:rsidRDefault="00061506">
      <w:pPr>
        <w:spacing w:line="360" w:lineRule="auto"/>
        <w:rPr>
          <w:del w:id="164" w:author="hsin yu wang" w:date="2023-03-10T14:12:00Z"/>
          <w:rFonts w:ascii="Times New Roman" w:eastAsia="標楷體" w:hAnsi="Times New Roman" w:cs="標楷體"/>
        </w:rPr>
      </w:pPr>
    </w:p>
    <w:p w14:paraId="750C3A92" w14:textId="77777777" w:rsidR="00061506" w:rsidRPr="00FB3979" w:rsidRDefault="00524780">
      <w:pPr>
        <w:spacing w:line="360" w:lineRule="auto"/>
        <w:rPr>
          <w:del w:id="165" w:author="hsin yu wang" w:date="2023-03-10T14:12:00Z"/>
          <w:rFonts w:ascii="Times New Roman" w:eastAsia="標楷體" w:hAnsi="Times New Roman" w:cs="標楷體"/>
        </w:rPr>
      </w:pPr>
      <w:del w:id="166" w:author="hsin yu wang" w:date="2023-03-10T14:12:00Z">
        <w:r w:rsidRPr="00FB3979">
          <w:rPr>
            <w:rFonts w:ascii="Times New Roman" w:eastAsia="標楷體" w:hAnsi="Times New Roman" w:cs="標楷體"/>
          </w:rPr>
          <w:delText xml:space="preserve">  </w:delText>
        </w:r>
        <w:r w:rsidRPr="00FB3979">
          <w:rPr>
            <w:rFonts w:ascii="Times New Roman" w:eastAsia="標楷體" w:hAnsi="Times New Roman" w:cs="標楷體"/>
          </w:rPr>
          <w:delText>品管架構圖，回覆進度此功能包含查看回覆進度，如圖</w:delText>
        </w:r>
        <w:r w:rsidRPr="00FB3979">
          <w:rPr>
            <w:rFonts w:ascii="Times New Roman" w:eastAsia="標楷體" w:hAnsi="Times New Roman" w:cs="標楷體"/>
          </w:rPr>
          <w:delText>??</w:delText>
        </w:r>
        <w:r w:rsidRPr="00FB3979">
          <w:rPr>
            <w:rFonts w:ascii="Times New Roman" w:eastAsia="標楷體" w:hAnsi="Times New Roman" w:cs="標楷體"/>
          </w:rPr>
          <w:delText>所示。</w:delText>
        </w:r>
      </w:del>
    </w:p>
    <w:p w14:paraId="712FEDB2" w14:textId="77777777" w:rsidR="00061506" w:rsidRPr="00FB3979" w:rsidRDefault="00524780">
      <w:pPr>
        <w:spacing w:line="360" w:lineRule="auto"/>
        <w:rPr>
          <w:del w:id="167" w:author="hsin yu wang" w:date="2023-03-10T14:12:00Z"/>
          <w:rFonts w:ascii="Times New Roman" w:eastAsia="標楷體" w:hAnsi="Times New Roman" w:cs="標楷體"/>
        </w:rPr>
      </w:pPr>
      <w:del w:id="168" w:author="hsin yu wang" w:date="2023-03-10T14:12:00Z">
        <w:r w:rsidRPr="00FB3979">
          <w:rPr>
            <w:rFonts w:ascii="Times New Roman" w:eastAsia="標楷體" w:hAnsi="Times New Roman" w:cs="標楷體"/>
          </w:rPr>
          <w:delText xml:space="preserve">1-2-4 </w:delText>
        </w:r>
        <w:r w:rsidRPr="00FB3979">
          <w:rPr>
            <w:rFonts w:ascii="Times New Roman" w:eastAsia="標楷體" w:hAnsi="Times New Roman" w:cs="標楷體"/>
          </w:rPr>
          <w:delText>回覆進度</w:delText>
        </w:r>
      </w:del>
    </w:p>
    <w:p w14:paraId="56BEACD7" w14:textId="77777777" w:rsidR="00061506" w:rsidRPr="00FB3979" w:rsidRDefault="00524780">
      <w:pPr>
        <w:spacing w:line="360" w:lineRule="auto"/>
        <w:rPr>
          <w:del w:id="169" w:author="hsin yu wang" w:date="2023-03-10T14:12:00Z"/>
          <w:rFonts w:ascii="Times New Roman" w:eastAsia="標楷體" w:hAnsi="Times New Roman" w:cs="標楷體"/>
        </w:rPr>
      </w:pPr>
      <w:del w:id="170" w:author="hsin yu wang" w:date="2023-03-10T14:12:00Z">
        <w:r w:rsidRPr="00FB3979">
          <w:rPr>
            <w:rFonts w:ascii="Times New Roman" w:eastAsia="標楷體" w:hAnsi="Times New Roman" w:cs="標楷體"/>
          </w:rPr>
          <w:delText xml:space="preserve">1-2-4-1 </w:delText>
        </w:r>
        <w:r w:rsidRPr="00FB3979">
          <w:rPr>
            <w:rFonts w:ascii="Times New Roman" w:eastAsia="標楷體" w:hAnsi="Times New Roman" w:cs="標楷體"/>
          </w:rPr>
          <w:delText>查看回覆進度</w:delText>
        </w:r>
      </w:del>
    </w:p>
    <w:p w14:paraId="6BF99296" w14:textId="77777777" w:rsidR="00061506" w:rsidRPr="00FB3979" w:rsidRDefault="00061506">
      <w:pPr>
        <w:spacing w:line="360" w:lineRule="auto"/>
        <w:rPr>
          <w:del w:id="171" w:author="hsin yu wang" w:date="2023-03-10T14:12:00Z"/>
          <w:rFonts w:ascii="Times New Roman" w:eastAsia="標楷體" w:hAnsi="Times New Roman" w:cs="標楷體"/>
        </w:rPr>
      </w:pPr>
    </w:p>
    <w:p w14:paraId="60798691" w14:textId="77777777" w:rsidR="00061506" w:rsidRPr="00FB3979" w:rsidRDefault="00524780">
      <w:pPr>
        <w:spacing w:line="360" w:lineRule="auto"/>
        <w:rPr>
          <w:rFonts w:ascii="Times New Roman" w:eastAsia="標楷體" w:hAnsi="Times New Roman" w:cs="標楷體"/>
        </w:rPr>
      </w:pPr>
      <w:r w:rsidRPr="00FB3979">
        <w:rPr>
          <w:rFonts w:ascii="Times New Roman" w:eastAsia="標楷體" w:hAnsi="Times New Roman" w:cs="標楷體"/>
        </w:rPr>
        <w:t>，如</w:t>
      </w:r>
      <w:r w:rsidRPr="00FB3979">
        <w:rPr>
          <w:rFonts w:ascii="Times New Roman" w:eastAsia="標楷體" w:hAnsi="Times New Roman" w:cs="標楷體"/>
          <w:b/>
          <w:bCs/>
          <w:rPrChange w:id="172" w:author="user" w:date="2023-11-30T18:21:00Z">
            <w:rPr>
              <w:rFonts w:ascii="標楷體" w:eastAsia="標楷體" w:hAnsi="標楷體" w:cs="標楷體"/>
            </w:rPr>
          </w:rPrChange>
        </w:rPr>
        <w:t>圖</w:t>
      </w:r>
      <w:r w:rsidRPr="00FB3979">
        <w:rPr>
          <w:rFonts w:ascii="Times New Roman" w:eastAsia="標楷體" w:hAnsi="Times New Roman" w:cs="標楷體" w:hint="eastAsia"/>
          <w:b/>
          <w:bCs/>
        </w:rPr>
        <w:t>7</w:t>
      </w:r>
      <w:r w:rsidRPr="00FB3979">
        <w:rPr>
          <w:rFonts w:ascii="Times New Roman" w:eastAsia="標楷體" w:hAnsi="Times New Roman" w:cs="標楷體"/>
        </w:rPr>
        <w:t>所示。</w:t>
      </w:r>
    </w:p>
    <w:p w14:paraId="312C4F1B" w14:textId="77777777" w:rsidR="00061506" w:rsidRPr="00FB3979" w:rsidRDefault="00524780">
      <w:pPr>
        <w:widowControl/>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085C47F1" wp14:editId="5740986E">
            <wp:extent cx="5182870" cy="2933700"/>
            <wp:effectExtent l="0" t="0" r="1778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a:picLocks noChangeAspect="1"/>
                    </pic:cNvPicPr>
                  </pic:nvPicPr>
                  <pic:blipFill>
                    <a:blip r:embed="rId16"/>
                    <a:stretch>
                      <a:fillRect/>
                    </a:stretch>
                  </pic:blipFill>
                  <pic:spPr>
                    <a:xfrm>
                      <a:off x="0" y="0"/>
                      <a:ext cx="5220609" cy="2954741"/>
                    </a:xfrm>
                    <a:prstGeom prst="rect">
                      <a:avLst/>
                    </a:prstGeom>
                  </pic:spPr>
                </pic:pic>
              </a:graphicData>
            </a:graphic>
          </wp:inline>
        </w:drawing>
      </w:r>
    </w:p>
    <w:p w14:paraId="0BE37DE7" w14:textId="753A421D" w:rsidR="00061506" w:rsidRPr="00FB3979" w:rsidRDefault="006C59B1">
      <w:pPr>
        <w:pStyle w:val="a9"/>
        <w:widowControl/>
        <w:rPr>
          <w:rFonts w:cs="標楷體"/>
          <w:b/>
          <w:bCs/>
          <w:rPrChange w:id="173" w:author="user" w:date="2023-11-30T18:21:00Z">
            <w:rPr>
              <w:rFonts w:ascii="標楷體" w:hAnsi="標楷體" w:cs="標楷體"/>
            </w:rPr>
          </w:rPrChange>
        </w:rPr>
      </w:pPr>
      <w:bookmarkStart w:id="174" w:name="_Toc152429915"/>
      <w:bookmarkStart w:id="175" w:name="_Toc152716106"/>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7</w:t>
      </w:r>
      <w:r w:rsidRPr="00FB3979">
        <w:rPr>
          <w:b/>
          <w:bCs/>
        </w:rPr>
        <w:fldChar w:fldCharType="end"/>
      </w:r>
      <w:r w:rsidR="00B718C9" w:rsidRPr="00FB3979">
        <w:rPr>
          <w:rFonts w:hint="eastAsia"/>
          <w:b/>
          <w:bCs/>
        </w:rPr>
        <w:t xml:space="preserve">  </w:t>
      </w:r>
      <w:r w:rsidR="000972A3" w:rsidRPr="00FB3979">
        <w:rPr>
          <w:rFonts w:cs="標楷體"/>
          <w:b/>
          <w:bCs/>
        </w:rPr>
        <w:t>品管</w:t>
      </w:r>
      <w:r w:rsidR="000972A3" w:rsidRPr="00FB3979">
        <w:rPr>
          <w:rFonts w:cs="標楷體" w:hint="eastAsia"/>
          <w:b/>
          <w:bCs/>
        </w:rPr>
        <w:t>部主管架構</w:t>
      </w:r>
      <w:r w:rsidR="00524780" w:rsidRPr="00FB3979">
        <w:rPr>
          <w:rFonts w:cs="標楷體" w:hint="eastAsia"/>
          <w:b/>
          <w:bCs/>
          <w:rPrChange w:id="176" w:author="user" w:date="2023-11-30T18:21:00Z">
            <w:rPr>
              <w:rFonts w:ascii="標楷體" w:hAnsi="標楷體" w:cs="標楷體" w:hint="eastAsia"/>
            </w:rPr>
          </w:rPrChange>
        </w:rPr>
        <w:t>圖</w:t>
      </w:r>
      <w:bookmarkEnd w:id="174"/>
      <w:bookmarkEnd w:id="175"/>
    </w:p>
    <w:p w14:paraId="6E8C57CD" w14:textId="3F54E344" w:rsidR="003C0563" w:rsidRDefault="003C0563">
      <w:pPr>
        <w:rPr>
          <w:rFonts w:ascii="Times New Roman" w:eastAsia="標楷體" w:hAnsi="Times New Roman" w:cs="標楷體"/>
        </w:rPr>
      </w:pPr>
    </w:p>
    <w:p w14:paraId="35ADB831" w14:textId="5E3D162A" w:rsidR="00856460" w:rsidRPr="00FB3979" w:rsidRDefault="003C0563" w:rsidP="003C0563">
      <w:pPr>
        <w:widowControl/>
        <w:rPr>
          <w:rFonts w:ascii="Times New Roman" w:eastAsia="標楷體" w:hAnsi="Times New Roman" w:cs="標楷體"/>
        </w:rPr>
      </w:pPr>
      <w:r>
        <w:rPr>
          <w:rFonts w:ascii="Times New Roman" w:eastAsia="標楷體" w:hAnsi="Times New Roman" w:cs="標楷體"/>
        </w:rPr>
        <w:br w:type="page"/>
      </w:r>
    </w:p>
    <w:p w14:paraId="0CE24A3F"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rPr>
        <w:lastRenderedPageBreak/>
        <w:t>各部門</w:t>
      </w:r>
      <w:r w:rsidRPr="00FB3979">
        <w:rPr>
          <w:rFonts w:ascii="Times New Roman" w:eastAsia="標楷體" w:hAnsi="Times New Roman" w:cs="標楷體" w:hint="eastAsia"/>
        </w:rPr>
        <w:t>主管</w:t>
      </w:r>
      <w:r w:rsidRPr="00FB3979">
        <w:rPr>
          <w:rFonts w:ascii="Times New Roman" w:eastAsia="標楷體" w:hAnsi="Times New Roman" w:cs="標楷體"/>
        </w:rPr>
        <w:t>架構圖，此功能</w:t>
      </w:r>
      <w:r w:rsidRPr="00FB3979">
        <w:rPr>
          <w:rFonts w:ascii="Times New Roman" w:eastAsia="標楷體" w:hAnsi="Times New Roman" w:cs="標楷體" w:hint="eastAsia"/>
        </w:rPr>
        <w:t>包含：異常處理回覆</w:t>
      </w:r>
      <w:r w:rsidRPr="00FB3979">
        <w:rPr>
          <w:rFonts w:ascii="Times New Roman" w:eastAsia="標楷體" w:hAnsi="Times New Roman" w:cs="標楷體"/>
        </w:rPr>
        <w:t>(</w:t>
      </w:r>
      <w:r w:rsidRPr="00FB3979">
        <w:rPr>
          <w:rFonts w:ascii="Times New Roman" w:eastAsia="標楷體" w:hAnsi="Times New Roman" w:cs="標楷體"/>
        </w:rPr>
        <w:t>主管</w:t>
      </w:r>
      <w:r w:rsidRPr="00FB3979">
        <w:rPr>
          <w:rFonts w:ascii="Times New Roman" w:eastAsia="標楷體" w:hAnsi="Times New Roman" w:cs="標楷體"/>
        </w:rPr>
        <w:t>)</w:t>
      </w:r>
      <w:r w:rsidRPr="00FB3979">
        <w:rPr>
          <w:rFonts w:ascii="Times New Roman" w:eastAsia="標楷體" w:hAnsi="Times New Roman" w:cs="標楷體"/>
        </w:rPr>
        <w:t>、需回覆（主管）</w:t>
      </w:r>
      <w:r w:rsidRPr="00FB3979">
        <w:rPr>
          <w:rFonts w:ascii="Times New Roman" w:eastAsia="標楷體" w:hAnsi="Times New Roman" w:cs="標楷體"/>
        </w:rPr>
        <w:t>-</w:t>
      </w:r>
      <w:r w:rsidRPr="00FB3979">
        <w:rPr>
          <w:rFonts w:ascii="Times New Roman" w:eastAsia="標楷體" w:hAnsi="Times New Roman" w:cs="標楷體"/>
        </w:rPr>
        <w:t>查看申報單、需回覆</w:t>
      </w:r>
      <w:r w:rsidRPr="00FB3979">
        <w:rPr>
          <w:rFonts w:ascii="Times New Roman" w:eastAsia="標楷體" w:hAnsi="Times New Roman" w:cs="標楷體"/>
        </w:rPr>
        <w:t>(</w:t>
      </w:r>
      <w:r w:rsidRPr="00FB3979">
        <w:rPr>
          <w:rFonts w:ascii="Times New Roman" w:eastAsia="標楷體" w:hAnsi="Times New Roman" w:cs="標楷體"/>
        </w:rPr>
        <w:t>主管</w:t>
      </w:r>
      <w:r w:rsidRPr="00FB3979">
        <w:rPr>
          <w:rFonts w:ascii="Times New Roman" w:eastAsia="標楷體" w:hAnsi="Times New Roman" w:cs="標楷體"/>
        </w:rPr>
        <w:t>)-</w:t>
      </w:r>
      <w:r w:rsidRPr="00FB3979">
        <w:rPr>
          <w:rFonts w:ascii="Times New Roman" w:eastAsia="標楷體" w:hAnsi="Times New Roman" w:cs="標楷體"/>
        </w:rPr>
        <w:t>指派、需回覆（主管）</w:t>
      </w:r>
      <w:r w:rsidRPr="00FB3979">
        <w:rPr>
          <w:rFonts w:ascii="Times New Roman" w:eastAsia="標楷體" w:hAnsi="Times New Roman" w:cs="標楷體"/>
        </w:rPr>
        <w:t>-</w:t>
      </w:r>
      <w:r w:rsidRPr="00FB3979">
        <w:rPr>
          <w:rFonts w:ascii="Times New Roman" w:eastAsia="標楷體" w:hAnsi="Times New Roman" w:cs="標楷體"/>
        </w:rPr>
        <w:t>回覆、需回覆（主管）</w:t>
      </w:r>
      <w:r w:rsidRPr="00FB3979">
        <w:rPr>
          <w:rFonts w:ascii="Times New Roman" w:eastAsia="標楷體" w:hAnsi="Times New Roman" w:cs="標楷體"/>
        </w:rPr>
        <w:t>-</w:t>
      </w:r>
      <w:r w:rsidRPr="00FB3979">
        <w:rPr>
          <w:rFonts w:ascii="Times New Roman" w:eastAsia="標楷體" w:hAnsi="Times New Roman" w:cs="標楷體"/>
        </w:rPr>
        <w:t>查看回覆、回覆完成（主管）</w:t>
      </w:r>
      <w:r w:rsidRPr="00FB3979">
        <w:rPr>
          <w:rFonts w:ascii="Times New Roman" w:eastAsia="標楷體" w:hAnsi="Times New Roman" w:cs="標楷體"/>
        </w:rPr>
        <w:t>-</w:t>
      </w:r>
      <w:r w:rsidRPr="00FB3979">
        <w:rPr>
          <w:rFonts w:ascii="Times New Roman" w:eastAsia="標楷體" w:hAnsi="Times New Roman" w:cs="標楷體"/>
        </w:rPr>
        <w:t>查看回覆面，如</w:t>
      </w:r>
      <w:r w:rsidRPr="00FB3979">
        <w:rPr>
          <w:rFonts w:ascii="Times New Roman" w:eastAsia="標楷體" w:hAnsi="Times New Roman" w:cs="標楷體"/>
          <w:b/>
          <w:bCs/>
          <w:rPrChange w:id="177" w:author="user" w:date="2023-11-30T18:21:00Z">
            <w:rPr>
              <w:rFonts w:ascii="標楷體" w:eastAsia="標楷體" w:hAnsi="標楷體" w:cs="標楷體"/>
            </w:rPr>
          </w:rPrChange>
        </w:rPr>
        <w:t>圖</w:t>
      </w:r>
      <w:r w:rsidRPr="00FB3979">
        <w:rPr>
          <w:rFonts w:ascii="Times New Roman" w:eastAsia="標楷體" w:hAnsi="Times New Roman" w:cs="標楷體" w:hint="eastAsia"/>
          <w:b/>
          <w:bCs/>
        </w:rPr>
        <w:t>8</w:t>
      </w:r>
      <w:r w:rsidRPr="00FB3979">
        <w:rPr>
          <w:rFonts w:ascii="Times New Roman" w:eastAsia="標楷體" w:hAnsi="Times New Roman" w:cs="標楷體"/>
        </w:rPr>
        <w:t>所示。</w:t>
      </w:r>
    </w:p>
    <w:p w14:paraId="60470E74"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6424906C" wp14:editId="69C55E9E">
            <wp:extent cx="5274310" cy="2983865"/>
            <wp:effectExtent l="0" t="0" r="2540" b="698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pic:cNvPicPr>
                  </pic:nvPicPr>
                  <pic:blipFill>
                    <a:blip r:embed="rId17"/>
                    <a:stretch>
                      <a:fillRect/>
                    </a:stretch>
                  </pic:blipFill>
                  <pic:spPr>
                    <a:xfrm>
                      <a:off x="0" y="0"/>
                      <a:ext cx="5274310" cy="2983865"/>
                    </a:xfrm>
                    <a:prstGeom prst="rect">
                      <a:avLst/>
                    </a:prstGeom>
                  </pic:spPr>
                </pic:pic>
              </a:graphicData>
            </a:graphic>
          </wp:inline>
        </w:drawing>
      </w:r>
    </w:p>
    <w:p w14:paraId="2102617E" w14:textId="2F913A8F" w:rsidR="00061506" w:rsidRPr="00FB3979" w:rsidRDefault="006C59B1" w:rsidP="00B718C9">
      <w:pPr>
        <w:pStyle w:val="a9"/>
        <w:widowControl/>
        <w:rPr>
          <w:b/>
          <w:bCs/>
          <w:rPrChange w:id="178" w:author="user" w:date="2023-11-30T18:21:00Z">
            <w:rPr>
              <w:rFonts w:ascii="標楷體" w:hAnsi="標楷體" w:cs="標楷體"/>
            </w:rPr>
          </w:rPrChange>
        </w:rPr>
      </w:pPr>
      <w:bookmarkStart w:id="179" w:name="_Toc152429916"/>
      <w:bookmarkStart w:id="180" w:name="_Toc152716107"/>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8</w:t>
      </w:r>
      <w:r w:rsidRPr="00FB3979">
        <w:rPr>
          <w:b/>
          <w:bCs/>
        </w:rPr>
        <w:fldChar w:fldCharType="end"/>
      </w:r>
      <w:r w:rsidR="00B718C9" w:rsidRPr="00FB3979">
        <w:rPr>
          <w:rFonts w:hint="eastAsia"/>
          <w:b/>
          <w:bCs/>
        </w:rPr>
        <w:t xml:space="preserve">  </w:t>
      </w:r>
      <w:r w:rsidR="000972A3" w:rsidRPr="00FB3979">
        <w:rPr>
          <w:rFonts w:hint="eastAsia"/>
          <w:b/>
          <w:bCs/>
        </w:rPr>
        <w:t>各部門主管架構圖</w:t>
      </w:r>
      <w:bookmarkEnd w:id="179"/>
      <w:bookmarkEnd w:id="180"/>
    </w:p>
    <w:p w14:paraId="7362E115" w14:textId="77777777" w:rsidR="00061506" w:rsidRPr="00FB3979" w:rsidRDefault="00061506">
      <w:pPr>
        <w:jc w:val="center"/>
        <w:rPr>
          <w:rFonts w:ascii="Times New Roman" w:eastAsia="標楷體" w:hAnsi="Times New Roman" w:cs="標楷體"/>
        </w:rPr>
      </w:pPr>
    </w:p>
    <w:p w14:paraId="3361D951" w14:textId="77777777" w:rsidR="00061506" w:rsidRPr="00FB3979" w:rsidRDefault="00061506">
      <w:pPr>
        <w:jc w:val="center"/>
        <w:rPr>
          <w:del w:id="181" w:author="user" w:date="2023-11-30T18:23:00Z"/>
          <w:rFonts w:ascii="Times New Roman" w:eastAsia="標楷體" w:hAnsi="Times New Roman" w:cs="標楷體"/>
        </w:rPr>
      </w:pPr>
    </w:p>
    <w:p w14:paraId="4BDAC77A" w14:textId="77777777" w:rsidR="00061506" w:rsidRPr="00FB3979" w:rsidRDefault="00061506">
      <w:pPr>
        <w:jc w:val="both"/>
        <w:rPr>
          <w:del w:id="182" w:author="user" w:date="2023-11-30T18:23:00Z"/>
          <w:rFonts w:ascii="Times New Roman" w:eastAsia="標楷體" w:hAnsi="Times New Roman" w:cs="標楷體"/>
        </w:rPr>
        <w:pPrChange w:id="183" w:author="user" w:date="2023-11-30T18:23:00Z">
          <w:pPr>
            <w:jc w:val="center"/>
          </w:pPr>
        </w:pPrChange>
      </w:pPr>
    </w:p>
    <w:p w14:paraId="23235F00" w14:textId="77777777" w:rsidR="00061506" w:rsidRPr="00FB3979" w:rsidRDefault="00061506">
      <w:pPr>
        <w:jc w:val="both"/>
        <w:rPr>
          <w:del w:id="184" w:author="user" w:date="2023-11-30T18:23:00Z"/>
          <w:rFonts w:ascii="Times New Roman" w:eastAsia="標楷體" w:hAnsi="Times New Roman" w:cs="標楷體"/>
        </w:rPr>
        <w:pPrChange w:id="185" w:author="user" w:date="2023-11-30T18:23:00Z">
          <w:pPr>
            <w:jc w:val="center"/>
          </w:pPr>
        </w:pPrChange>
      </w:pPr>
    </w:p>
    <w:p w14:paraId="1F004803" w14:textId="77777777" w:rsidR="00061506" w:rsidRPr="00FB3979" w:rsidRDefault="00061506">
      <w:pPr>
        <w:jc w:val="both"/>
        <w:rPr>
          <w:del w:id="186" w:author="user" w:date="2023-11-30T18:23:00Z"/>
          <w:rFonts w:ascii="Times New Roman" w:eastAsia="標楷體" w:hAnsi="Times New Roman" w:cs="標楷體"/>
        </w:rPr>
        <w:pPrChange w:id="187" w:author="user" w:date="2023-11-30T18:23:00Z">
          <w:pPr>
            <w:jc w:val="center"/>
          </w:pPr>
        </w:pPrChange>
      </w:pPr>
    </w:p>
    <w:p w14:paraId="68D759BA" w14:textId="77777777" w:rsidR="00061506" w:rsidRPr="00FB3979" w:rsidRDefault="00061506">
      <w:pPr>
        <w:jc w:val="both"/>
        <w:rPr>
          <w:del w:id="188" w:author="user" w:date="2023-11-30T18:23:00Z"/>
          <w:rFonts w:ascii="Times New Roman" w:eastAsia="標楷體" w:hAnsi="Times New Roman" w:cs="標楷體"/>
        </w:rPr>
        <w:pPrChange w:id="189" w:author="user" w:date="2023-11-30T18:23:00Z">
          <w:pPr>
            <w:jc w:val="center"/>
          </w:pPr>
        </w:pPrChange>
      </w:pPr>
    </w:p>
    <w:p w14:paraId="289A2F14" w14:textId="77777777" w:rsidR="00061506" w:rsidRPr="00FB3979" w:rsidRDefault="00061506">
      <w:pPr>
        <w:jc w:val="both"/>
        <w:rPr>
          <w:del w:id="190" w:author="user" w:date="2023-11-30T18:23:00Z"/>
          <w:rFonts w:ascii="Times New Roman" w:eastAsia="標楷體" w:hAnsi="Times New Roman" w:cs="標楷體"/>
        </w:rPr>
        <w:pPrChange w:id="191" w:author="user" w:date="2023-11-30T18:23:00Z">
          <w:pPr>
            <w:jc w:val="center"/>
          </w:pPr>
        </w:pPrChange>
      </w:pPr>
    </w:p>
    <w:p w14:paraId="3E0CEB6E" w14:textId="77777777" w:rsidR="00061506" w:rsidRPr="00FB3979" w:rsidRDefault="00061506">
      <w:pPr>
        <w:jc w:val="both"/>
        <w:rPr>
          <w:del w:id="192" w:author="user" w:date="2023-11-30T18:23:00Z"/>
          <w:rFonts w:ascii="Times New Roman" w:eastAsia="標楷體" w:hAnsi="Times New Roman" w:cs="標楷體"/>
        </w:rPr>
        <w:pPrChange w:id="193" w:author="user" w:date="2023-11-30T18:23:00Z">
          <w:pPr>
            <w:jc w:val="center"/>
          </w:pPr>
        </w:pPrChange>
      </w:pPr>
    </w:p>
    <w:p w14:paraId="10B0BAA6" w14:textId="77777777" w:rsidR="00061506" w:rsidRPr="00FB3979" w:rsidRDefault="00061506">
      <w:pPr>
        <w:rPr>
          <w:rFonts w:ascii="Times New Roman" w:eastAsia="標楷體" w:hAnsi="Times New Roman" w:cs="標楷體"/>
        </w:rPr>
      </w:pPr>
    </w:p>
    <w:p w14:paraId="66F5240E" w14:textId="77777777" w:rsidR="00061506" w:rsidRPr="00FB3979" w:rsidRDefault="00524780">
      <w:pPr>
        <w:rPr>
          <w:rFonts w:ascii="Times New Roman" w:eastAsia="標楷體" w:hAnsi="Times New Roman" w:cs="標楷體"/>
        </w:rPr>
      </w:pPr>
      <w:r w:rsidRPr="00FB3979">
        <w:rPr>
          <w:rFonts w:ascii="Times New Roman" w:eastAsia="標楷體" w:hAnsi="Times New Roman" w:cs="標楷體"/>
        </w:rPr>
        <w:t>各部門</w:t>
      </w:r>
      <w:r w:rsidRPr="00FB3979">
        <w:rPr>
          <w:rFonts w:ascii="Times New Roman" w:eastAsia="標楷體" w:hAnsi="Times New Roman" w:cs="標楷體" w:hint="eastAsia"/>
        </w:rPr>
        <w:t>職員</w:t>
      </w:r>
      <w:r w:rsidRPr="00FB3979">
        <w:rPr>
          <w:rFonts w:ascii="Times New Roman" w:eastAsia="標楷體" w:hAnsi="Times New Roman" w:cs="標楷體"/>
        </w:rPr>
        <w:t>架構圖，此功能</w:t>
      </w:r>
      <w:r w:rsidRPr="00FB3979">
        <w:rPr>
          <w:rFonts w:ascii="Times New Roman" w:eastAsia="標楷體" w:hAnsi="Times New Roman" w:cs="標楷體" w:hint="eastAsia"/>
        </w:rPr>
        <w:t>包含：異常處理回覆</w:t>
      </w:r>
      <w:r w:rsidRPr="00FB3979">
        <w:rPr>
          <w:rFonts w:ascii="Times New Roman" w:eastAsia="標楷體" w:hAnsi="Times New Roman" w:cs="標楷體"/>
        </w:rPr>
        <w:t>(</w:t>
      </w:r>
      <w:r w:rsidRPr="00FB3979">
        <w:rPr>
          <w:rFonts w:ascii="Times New Roman" w:eastAsia="標楷體" w:hAnsi="Times New Roman" w:cs="標楷體"/>
        </w:rPr>
        <w:t>個人</w:t>
      </w:r>
      <w:r w:rsidRPr="00FB3979">
        <w:rPr>
          <w:rFonts w:ascii="Times New Roman" w:eastAsia="標楷體" w:hAnsi="Times New Roman" w:cs="標楷體"/>
        </w:rPr>
        <w:t>)</w:t>
      </w:r>
      <w:r w:rsidRPr="00FB3979">
        <w:rPr>
          <w:rFonts w:ascii="Times New Roman" w:eastAsia="標楷體" w:hAnsi="Times New Roman" w:cs="標楷體"/>
        </w:rPr>
        <w:t>、需回覆（個人）</w:t>
      </w:r>
      <w:r w:rsidRPr="00FB3979">
        <w:rPr>
          <w:rFonts w:ascii="Times New Roman" w:eastAsia="標楷體" w:hAnsi="Times New Roman" w:cs="標楷體"/>
        </w:rPr>
        <w:t>-</w:t>
      </w:r>
      <w:r w:rsidRPr="00FB3979">
        <w:rPr>
          <w:rFonts w:ascii="Times New Roman" w:eastAsia="標楷體" w:hAnsi="Times New Roman" w:cs="標楷體"/>
        </w:rPr>
        <w:t>回覆、需回覆（個人）</w:t>
      </w:r>
      <w:r w:rsidRPr="00FB3979">
        <w:rPr>
          <w:rFonts w:ascii="Times New Roman" w:eastAsia="標楷體" w:hAnsi="Times New Roman" w:cs="標楷體"/>
        </w:rPr>
        <w:t>-</w:t>
      </w:r>
      <w:r w:rsidRPr="00FB3979">
        <w:rPr>
          <w:rFonts w:ascii="Times New Roman" w:eastAsia="標楷體" w:hAnsi="Times New Roman" w:cs="標楷體"/>
        </w:rPr>
        <w:t>查看回覆、回覆完成</w:t>
      </w:r>
      <w:r w:rsidRPr="00FB3979">
        <w:rPr>
          <w:rFonts w:ascii="Times New Roman" w:eastAsia="標楷體" w:hAnsi="Times New Roman" w:cs="標楷體"/>
        </w:rPr>
        <w:t>(</w:t>
      </w:r>
      <w:r w:rsidRPr="00FB3979">
        <w:rPr>
          <w:rFonts w:ascii="Times New Roman" w:eastAsia="標楷體" w:hAnsi="Times New Roman" w:cs="標楷體"/>
        </w:rPr>
        <w:t>個人</w:t>
      </w:r>
      <w:r w:rsidRPr="00FB3979">
        <w:rPr>
          <w:rFonts w:ascii="Times New Roman" w:eastAsia="標楷體" w:hAnsi="Times New Roman" w:cs="標楷體"/>
        </w:rPr>
        <w:t>)-</w:t>
      </w:r>
      <w:r w:rsidRPr="00FB3979">
        <w:rPr>
          <w:rFonts w:ascii="Times New Roman" w:eastAsia="標楷體" w:hAnsi="Times New Roman" w:cs="標楷體"/>
        </w:rPr>
        <w:t>查看回覆，如</w:t>
      </w:r>
      <w:r w:rsidRPr="00FB3979">
        <w:rPr>
          <w:rFonts w:ascii="Times New Roman" w:eastAsia="標楷體" w:hAnsi="Times New Roman" w:cs="標楷體"/>
          <w:b/>
          <w:bCs/>
          <w:rPrChange w:id="194" w:author="user" w:date="2023-11-30T18:21:00Z">
            <w:rPr>
              <w:rFonts w:ascii="標楷體" w:eastAsia="標楷體" w:hAnsi="標楷體" w:cs="標楷體"/>
            </w:rPr>
          </w:rPrChange>
        </w:rPr>
        <w:t>圖</w:t>
      </w:r>
      <w:r w:rsidRPr="00FB3979">
        <w:rPr>
          <w:rFonts w:ascii="Times New Roman" w:eastAsia="標楷體" w:hAnsi="Times New Roman" w:cs="標楷體" w:hint="eastAsia"/>
          <w:b/>
          <w:bCs/>
        </w:rPr>
        <w:t>9</w:t>
      </w:r>
      <w:r w:rsidRPr="00FB3979">
        <w:rPr>
          <w:rFonts w:ascii="Times New Roman" w:eastAsia="標楷體" w:hAnsi="Times New Roman" w:cs="標楷體"/>
        </w:rPr>
        <w:t>所示。</w:t>
      </w:r>
    </w:p>
    <w:p w14:paraId="65751E4D" w14:textId="77777777" w:rsidR="00061506" w:rsidRPr="00FB3979" w:rsidRDefault="00524780">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53CBB601" wp14:editId="49121FB3">
            <wp:extent cx="4618990" cy="18669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pic:cNvPicPr>
                  </pic:nvPicPr>
                  <pic:blipFill>
                    <a:blip r:embed="rId18"/>
                    <a:stretch>
                      <a:fillRect/>
                    </a:stretch>
                  </pic:blipFill>
                  <pic:spPr>
                    <a:xfrm>
                      <a:off x="0" y="0"/>
                      <a:ext cx="4650577" cy="1879603"/>
                    </a:xfrm>
                    <a:prstGeom prst="rect">
                      <a:avLst/>
                    </a:prstGeom>
                  </pic:spPr>
                </pic:pic>
              </a:graphicData>
            </a:graphic>
          </wp:inline>
        </w:drawing>
      </w:r>
    </w:p>
    <w:p w14:paraId="59185B6B" w14:textId="53A4863D" w:rsidR="00061506" w:rsidRPr="00FB3979" w:rsidRDefault="006C59B1" w:rsidP="002B798B">
      <w:pPr>
        <w:pStyle w:val="a9"/>
        <w:widowControl/>
        <w:rPr>
          <w:b/>
          <w:bCs/>
          <w:rPrChange w:id="195" w:author="user" w:date="2023-11-30T18:21:00Z">
            <w:rPr>
              <w:rFonts w:ascii="標楷體" w:hAnsi="標楷體" w:cs="標楷體"/>
            </w:rPr>
          </w:rPrChange>
        </w:rPr>
      </w:pPr>
      <w:bookmarkStart w:id="196" w:name="_Toc152429917"/>
      <w:bookmarkStart w:id="197" w:name="_Toc152716108"/>
      <w:r w:rsidRPr="00FB3979">
        <w:rPr>
          <w:rFonts w:hint="eastAsia"/>
          <w:b/>
          <w:bCs/>
        </w:rPr>
        <w:t>圖</w:t>
      </w:r>
      <w:r w:rsidRPr="00FB3979">
        <w:rPr>
          <w:rFonts w:hint="eastAsia"/>
          <w:b/>
          <w:bCs/>
        </w:rPr>
        <w:t xml:space="preserve"> </w:t>
      </w:r>
      <w:r w:rsidR="00B718C9" w:rsidRPr="00FB3979">
        <w:rPr>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9</w:t>
      </w:r>
      <w:r w:rsidRPr="00FB3979">
        <w:rPr>
          <w:b/>
          <w:bCs/>
        </w:rPr>
        <w:fldChar w:fldCharType="end"/>
      </w:r>
      <w:r w:rsidR="00B718C9" w:rsidRPr="00FB3979">
        <w:rPr>
          <w:rFonts w:hint="eastAsia"/>
          <w:b/>
          <w:bCs/>
        </w:rPr>
        <w:t xml:space="preserve">  </w:t>
      </w:r>
      <w:r w:rsidR="000972A3" w:rsidRPr="00FB3979">
        <w:rPr>
          <w:rFonts w:cs="標楷體"/>
          <w:b/>
          <w:bCs/>
        </w:rPr>
        <w:t>各部門</w:t>
      </w:r>
      <w:r w:rsidR="000972A3" w:rsidRPr="00FB3979">
        <w:rPr>
          <w:rFonts w:cs="標楷體" w:hint="eastAsia"/>
          <w:b/>
          <w:bCs/>
        </w:rPr>
        <w:t>職員</w:t>
      </w:r>
      <w:r w:rsidR="000972A3" w:rsidRPr="00FB3979">
        <w:rPr>
          <w:rFonts w:cs="標楷體"/>
          <w:b/>
          <w:bCs/>
        </w:rPr>
        <w:t>架構圖</w:t>
      </w:r>
      <w:bookmarkEnd w:id="196"/>
      <w:bookmarkEnd w:id="197"/>
    </w:p>
    <w:p w14:paraId="167803D8" w14:textId="77777777" w:rsidR="00061506" w:rsidRPr="00FB3979" w:rsidRDefault="00061506">
      <w:pPr>
        <w:rPr>
          <w:rFonts w:ascii="Times New Roman" w:eastAsia="標楷體" w:hAnsi="Times New Roman"/>
          <w:b/>
          <w:bCs/>
          <w:sz w:val="20"/>
        </w:rPr>
      </w:pPr>
    </w:p>
    <w:p w14:paraId="1538457F" w14:textId="51F0F46A" w:rsidR="00061506" w:rsidRPr="00FB3979" w:rsidRDefault="000972A3">
      <w:pPr>
        <w:rPr>
          <w:rFonts w:ascii="Times New Roman" w:eastAsia="標楷體" w:hAnsi="Times New Roman" w:cs="標楷體"/>
        </w:rPr>
      </w:pPr>
      <w:r w:rsidRPr="00FB3979">
        <w:rPr>
          <w:rFonts w:ascii="Times New Roman" w:eastAsia="標楷體" w:hAnsi="Times New Roman" w:cs="標楷體" w:hint="eastAsia"/>
        </w:rPr>
        <w:t>客戶</w:t>
      </w:r>
      <w:r w:rsidR="00524780" w:rsidRPr="00FB3979">
        <w:rPr>
          <w:rFonts w:ascii="Times New Roman" w:eastAsia="標楷體" w:hAnsi="Times New Roman" w:cs="標楷體"/>
        </w:rPr>
        <w:t>架構圖，此功能</w:t>
      </w:r>
      <w:r w:rsidR="00524780" w:rsidRPr="00FB3979">
        <w:rPr>
          <w:rFonts w:ascii="Times New Roman" w:eastAsia="標楷體" w:hAnsi="Times New Roman" w:cs="標楷體" w:hint="eastAsia"/>
        </w:rPr>
        <w:t>包含：客戶申報狀況追蹤</w:t>
      </w:r>
      <w:r w:rsidR="00524780" w:rsidRPr="00FB3979">
        <w:rPr>
          <w:rFonts w:ascii="Times New Roman" w:eastAsia="標楷體" w:hAnsi="Times New Roman" w:cs="標楷體"/>
        </w:rPr>
        <w:t>-</w:t>
      </w:r>
      <w:r w:rsidR="00524780" w:rsidRPr="00FB3979">
        <w:rPr>
          <w:rFonts w:ascii="Times New Roman" w:eastAsia="標楷體" w:hAnsi="Times New Roman" w:cs="標楷體"/>
        </w:rPr>
        <w:t>檢視，如</w:t>
      </w:r>
      <w:r w:rsidR="00524780" w:rsidRPr="00FB3979">
        <w:rPr>
          <w:rFonts w:ascii="Times New Roman" w:eastAsia="標楷體" w:hAnsi="Times New Roman" w:cs="標楷體"/>
          <w:b/>
          <w:bCs/>
          <w:rPrChange w:id="198" w:author="user" w:date="2023-11-30T18:21:00Z">
            <w:rPr>
              <w:rFonts w:ascii="標楷體" w:eastAsia="標楷體" w:hAnsi="標楷體" w:cs="標楷體"/>
            </w:rPr>
          </w:rPrChange>
        </w:rPr>
        <w:t>圖</w:t>
      </w:r>
      <w:r w:rsidR="00524780" w:rsidRPr="00FB3979">
        <w:rPr>
          <w:rFonts w:ascii="Times New Roman" w:eastAsia="標楷體" w:hAnsi="Times New Roman" w:cs="標楷體" w:hint="eastAsia"/>
          <w:b/>
          <w:bCs/>
        </w:rPr>
        <w:t>10</w:t>
      </w:r>
      <w:r w:rsidR="00524780" w:rsidRPr="00FB3979">
        <w:rPr>
          <w:rFonts w:ascii="Times New Roman" w:eastAsia="標楷體" w:hAnsi="Times New Roman" w:cs="標楷體"/>
        </w:rPr>
        <w:t>所示。</w:t>
      </w:r>
    </w:p>
    <w:p w14:paraId="2ACECC50" w14:textId="77777777" w:rsidR="00061506" w:rsidRPr="00FB3979" w:rsidRDefault="00524780">
      <w:pPr>
        <w:widowControl/>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5756FFFA" wp14:editId="3FA6ED84">
            <wp:extent cx="3916680" cy="857250"/>
            <wp:effectExtent l="0" t="0" r="762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a:picLocks noChangeAspect="1"/>
                    </pic:cNvPicPr>
                  </pic:nvPicPr>
                  <pic:blipFill>
                    <a:blip r:embed="rId19"/>
                    <a:stretch>
                      <a:fillRect/>
                    </a:stretch>
                  </pic:blipFill>
                  <pic:spPr>
                    <a:xfrm>
                      <a:off x="0" y="0"/>
                      <a:ext cx="4014578" cy="878703"/>
                    </a:xfrm>
                    <a:prstGeom prst="rect">
                      <a:avLst/>
                    </a:prstGeom>
                  </pic:spPr>
                </pic:pic>
              </a:graphicData>
            </a:graphic>
          </wp:inline>
        </w:drawing>
      </w:r>
    </w:p>
    <w:p w14:paraId="47192866" w14:textId="2F8D0F91" w:rsidR="00061506" w:rsidRPr="00FB3979" w:rsidRDefault="006C59B1" w:rsidP="00856460">
      <w:pPr>
        <w:pStyle w:val="a9"/>
        <w:widowControl/>
        <w:rPr>
          <w:b/>
          <w:bCs/>
        </w:rPr>
      </w:pPr>
      <w:bookmarkStart w:id="199" w:name="_Toc152429918"/>
      <w:bookmarkStart w:id="200" w:name="_Toc152716109"/>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10</w:t>
      </w:r>
      <w:r w:rsidRPr="00FB3979">
        <w:rPr>
          <w:b/>
          <w:bCs/>
        </w:rPr>
        <w:fldChar w:fldCharType="end"/>
      </w:r>
      <w:r w:rsidR="00B718C9" w:rsidRPr="00FB3979">
        <w:rPr>
          <w:rFonts w:hint="eastAsia"/>
          <w:b/>
          <w:bCs/>
        </w:rPr>
        <w:t xml:space="preserve">  </w:t>
      </w:r>
      <w:r w:rsidR="00B718C9" w:rsidRPr="00FB3979">
        <w:rPr>
          <w:b/>
          <w:bCs/>
        </w:rPr>
        <w:t xml:space="preserve"> </w:t>
      </w:r>
      <w:bookmarkEnd w:id="199"/>
      <w:r w:rsidR="000972A3" w:rsidRPr="00FB3979">
        <w:rPr>
          <w:rFonts w:cs="標楷體" w:hint="eastAsia"/>
          <w:b/>
          <w:bCs/>
        </w:rPr>
        <w:t>客戶</w:t>
      </w:r>
      <w:r w:rsidR="000972A3" w:rsidRPr="00FB3979">
        <w:rPr>
          <w:rFonts w:cs="標楷體"/>
          <w:b/>
          <w:bCs/>
        </w:rPr>
        <w:t>架構圖</w:t>
      </w:r>
      <w:bookmarkEnd w:id="200"/>
    </w:p>
    <w:p w14:paraId="754CB597" w14:textId="6D99BAF5" w:rsidR="003C0563" w:rsidRDefault="003C0563">
      <w:pPr>
        <w:spacing w:line="276" w:lineRule="auto"/>
        <w:rPr>
          <w:rFonts w:ascii="Times New Roman" w:eastAsia="標楷體" w:hAnsi="Times New Roman" w:cs="標楷體"/>
        </w:rPr>
      </w:pPr>
    </w:p>
    <w:p w14:paraId="3DA63234" w14:textId="77777777" w:rsidR="003C0563" w:rsidRDefault="003C0563">
      <w:pPr>
        <w:widowControl/>
        <w:rPr>
          <w:rFonts w:ascii="Times New Roman" w:eastAsia="標楷體" w:hAnsi="Times New Roman" w:cs="標楷體"/>
        </w:rPr>
      </w:pPr>
      <w:r>
        <w:rPr>
          <w:rFonts w:ascii="Times New Roman" w:eastAsia="標楷體" w:hAnsi="Times New Roman" w:cs="標楷體"/>
        </w:rPr>
        <w:br w:type="page"/>
      </w:r>
    </w:p>
    <w:p w14:paraId="1ADF53F9" w14:textId="7F3635FD" w:rsidR="00061506" w:rsidRPr="00FB3979" w:rsidRDefault="00524780">
      <w:pPr>
        <w:spacing w:line="276" w:lineRule="auto"/>
        <w:rPr>
          <w:rFonts w:ascii="Times New Roman" w:eastAsia="標楷體" w:hAnsi="Times New Roman" w:cs="標楷體"/>
        </w:rPr>
      </w:pPr>
      <w:r w:rsidRPr="00FB3979">
        <w:rPr>
          <w:rFonts w:ascii="Times New Roman" w:eastAsia="標楷體" w:hAnsi="Times New Roman" w:cs="標楷體" w:hint="eastAsia"/>
        </w:rPr>
        <w:lastRenderedPageBreak/>
        <w:t>後台管理</w:t>
      </w:r>
      <w:r w:rsidR="00FB3979">
        <w:rPr>
          <w:rFonts w:ascii="Times New Roman" w:eastAsia="標楷體" w:hAnsi="Times New Roman" w:cs="標楷體" w:hint="eastAsia"/>
        </w:rPr>
        <w:t>員</w:t>
      </w:r>
      <w:r w:rsidRPr="00FB3979">
        <w:rPr>
          <w:rFonts w:ascii="Times New Roman" w:eastAsia="標楷體" w:hAnsi="Times New Roman" w:cs="標楷體" w:hint="eastAsia"/>
        </w:rPr>
        <w:t>架構圖</w:t>
      </w:r>
      <w:r w:rsidRPr="00FB3979">
        <w:rPr>
          <w:rFonts w:ascii="Times New Roman" w:eastAsia="標楷體" w:hAnsi="Times New Roman" w:cs="標楷體"/>
        </w:rPr>
        <w:t>，此功能</w:t>
      </w:r>
      <w:r w:rsidRPr="00FB3979">
        <w:rPr>
          <w:rFonts w:ascii="Times New Roman" w:eastAsia="標楷體" w:hAnsi="Times New Roman" w:cs="標楷體" w:hint="eastAsia"/>
        </w:rPr>
        <w:t>包含：員工帳號審核、部門授權、部門授權</w:t>
      </w:r>
      <w:r w:rsidRPr="00FB3979">
        <w:rPr>
          <w:rFonts w:ascii="Times New Roman" w:eastAsia="標楷體" w:hAnsi="Times New Roman" w:cs="標楷體"/>
        </w:rPr>
        <w:t>-</w:t>
      </w:r>
      <w:r w:rsidRPr="00FB3979">
        <w:rPr>
          <w:rFonts w:ascii="Times New Roman" w:eastAsia="標楷體" w:hAnsi="Times New Roman" w:cs="標楷體" w:hint="eastAsia"/>
        </w:rPr>
        <w:t>通用權限頁面、部門授權</w:t>
      </w:r>
      <w:r w:rsidRPr="00FB3979">
        <w:rPr>
          <w:rFonts w:ascii="Times New Roman" w:eastAsia="標楷體" w:hAnsi="Times New Roman" w:cs="標楷體"/>
        </w:rPr>
        <w:t>-</w:t>
      </w:r>
      <w:r w:rsidRPr="00FB3979">
        <w:rPr>
          <w:rFonts w:ascii="Times New Roman" w:eastAsia="標楷體" w:hAnsi="Times New Roman" w:cs="標楷體" w:hint="eastAsia"/>
        </w:rPr>
        <w:t>職員權限頁面、部門授權</w:t>
      </w:r>
      <w:r w:rsidRPr="00FB3979">
        <w:rPr>
          <w:rFonts w:ascii="Times New Roman" w:eastAsia="標楷體" w:hAnsi="Times New Roman" w:cs="標楷體"/>
        </w:rPr>
        <w:t>-</w:t>
      </w:r>
      <w:r w:rsidRPr="00FB3979">
        <w:rPr>
          <w:rFonts w:ascii="Times New Roman" w:eastAsia="標楷體" w:hAnsi="Times New Roman" w:cs="標楷體" w:hint="eastAsia"/>
        </w:rPr>
        <w:t>主管權限頁面、授權狀況功能頁面、異常申報單管理、產品資料、客戶資料、部門資料、員工資料、新增員工資料、修改員工資料、員工資料</w:t>
      </w:r>
      <w:r w:rsidRPr="00FB3979">
        <w:rPr>
          <w:rFonts w:ascii="Times New Roman" w:eastAsia="標楷體" w:hAnsi="Times New Roman" w:cs="標楷體"/>
        </w:rPr>
        <w:t>-</w:t>
      </w:r>
      <w:r w:rsidRPr="00FB3979">
        <w:rPr>
          <w:rFonts w:ascii="Times New Roman" w:eastAsia="標楷體" w:hAnsi="Times New Roman" w:cs="標楷體"/>
        </w:rPr>
        <w:t>特殊授權、部門資料</w:t>
      </w:r>
      <w:r w:rsidRPr="00FB3979">
        <w:rPr>
          <w:rFonts w:ascii="Times New Roman" w:eastAsia="標楷體" w:hAnsi="Times New Roman" w:cs="標楷體"/>
        </w:rPr>
        <w:t>-</w:t>
      </w:r>
      <w:r w:rsidRPr="00FB3979">
        <w:rPr>
          <w:rFonts w:ascii="Times New Roman" w:eastAsia="標楷體" w:hAnsi="Times New Roman" w:cs="標楷體" w:hint="eastAsia"/>
        </w:rPr>
        <w:t>管理部門授權</w:t>
      </w:r>
      <w:r w:rsidRPr="00FB3979">
        <w:rPr>
          <w:rFonts w:ascii="Times New Roman" w:eastAsia="標楷體" w:hAnsi="Times New Roman" w:cs="標楷體"/>
        </w:rPr>
        <w:t>，如</w:t>
      </w:r>
      <w:r w:rsidRPr="00FB3979">
        <w:rPr>
          <w:rFonts w:ascii="Times New Roman" w:eastAsia="標楷體" w:hAnsi="Times New Roman" w:cs="標楷體"/>
          <w:b/>
          <w:bCs/>
          <w:rPrChange w:id="201" w:author="user" w:date="2023-11-30T18:21:00Z">
            <w:rPr>
              <w:rFonts w:ascii="標楷體" w:eastAsia="標楷體" w:hAnsi="標楷體" w:cs="標楷體"/>
            </w:rPr>
          </w:rPrChange>
        </w:rPr>
        <w:t>圖</w:t>
      </w:r>
      <w:r w:rsidRPr="00FB3979">
        <w:rPr>
          <w:rFonts w:ascii="Times New Roman" w:eastAsia="標楷體" w:hAnsi="Times New Roman" w:cs="標楷體" w:hint="eastAsia"/>
          <w:b/>
          <w:bCs/>
        </w:rPr>
        <w:t>11</w:t>
      </w:r>
      <w:r w:rsidRPr="00FB3979">
        <w:rPr>
          <w:rFonts w:ascii="Times New Roman" w:eastAsia="標楷體" w:hAnsi="Times New Roman" w:cs="標楷體"/>
        </w:rPr>
        <w:t>所示。</w:t>
      </w:r>
    </w:p>
    <w:p w14:paraId="04A54383" w14:textId="77777777" w:rsidR="00061506" w:rsidRPr="00FB3979" w:rsidRDefault="00524780">
      <w:pPr>
        <w:widowControl/>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01F2B6AD" wp14:editId="5756B688">
            <wp:extent cx="5486400" cy="3905885"/>
            <wp:effectExtent l="0" t="0" r="0" b="1841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pic:cNvPicPr>
                  </pic:nvPicPr>
                  <pic:blipFill>
                    <a:blip r:embed="rId20"/>
                    <a:srcRect t="4064"/>
                    <a:stretch>
                      <a:fillRect/>
                    </a:stretch>
                  </pic:blipFill>
                  <pic:spPr>
                    <a:xfrm>
                      <a:off x="0" y="0"/>
                      <a:ext cx="5517392" cy="3927955"/>
                    </a:xfrm>
                    <a:prstGeom prst="rect">
                      <a:avLst/>
                    </a:prstGeom>
                    <a:ln>
                      <a:noFill/>
                    </a:ln>
                  </pic:spPr>
                </pic:pic>
              </a:graphicData>
            </a:graphic>
          </wp:inline>
        </w:drawing>
      </w:r>
    </w:p>
    <w:p w14:paraId="47B58CC6" w14:textId="4A8EB82F" w:rsidR="001B3463" w:rsidRPr="00FB3979" w:rsidRDefault="006C59B1" w:rsidP="00C47F8F">
      <w:pPr>
        <w:pStyle w:val="a9"/>
        <w:widowControl/>
        <w:rPr>
          <w:b/>
          <w:bCs/>
        </w:rPr>
      </w:pPr>
      <w:bookmarkStart w:id="202" w:name="_Toc152429919"/>
      <w:bookmarkStart w:id="203" w:name="_Toc152716110"/>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11</w:t>
      </w:r>
      <w:r w:rsidRPr="00FB3979">
        <w:rPr>
          <w:b/>
          <w:bCs/>
        </w:rPr>
        <w:fldChar w:fldCharType="end"/>
      </w:r>
      <w:r w:rsidR="00B718C9" w:rsidRPr="00FB3979">
        <w:rPr>
          <w:b/>
          <w:bCs/>
        </w:rPr>
        <w:t xml:space="preserve">  </w:t>
      </w:r>
      <w:bookmarkEnd w:id="202"/>
      <w:r w:rsidR="000972A3" w:rsidRPr="00FB3979">
        <w:rPr>
          <w:rFonts w:cs="標楷體" w:hint="eastAsia"/>
          <w:b/>
          <w:bCs/>
        </w:rPr>
        <w:t>後台管理</w:t>
      </w:r>
      <w:r w:rsidR="00FB3979">
        <w:rPr>
          <w:rFonts w:cs="標楷體" w:hint="eastAsia"/>
          <w:b/>
          <w:bCs/>
        </w:rPr>
        <w:t>員</w:t>
      </w:r>
      <w:r w:rsidR="000972A3" w:rsidRPr="00FB3979">
        <w:rPr>
          <w:rFonts w:cs="標楷體" w:hint="eastAsia"/>
          <w:b/>
          <w:bCs/>
        </w:rPr>
        <w:t>架構圖</w:t>
      </w:r>
      <w:bookmarkEnd w:id="203"/>
    </w:p>
    <w:p w14:paraId="72A82755" w14:textId="77777777" w:rsidR="00C47F8F" w:rsidRPr="00FB3979" w:rsidRDefault="00C47F8F" w:rsidP="006C59B1">
      <w:pPr>
        <w:pStyle w:val="a9"/>
        <w:widowControl/>
        <w:rPr>
          <w:b/>
          <w:bCs/>
        </w:rPr>
      </w:pPr>
    </w:p>
    <w:p w14:paraId="0F80CD08" w14:textId="69FE5F6C" w:rsidR="003C0563" w:rsidRDefault="003C0563" w:rsidP="00960378">
      <w:pPr>
        <w:rPr>
          <w:rFonts w:ascii="Times New Roman" w:eastAsia="標楷體" w:hAnsi="Times New Roman"/>
        </w:rPr>
      </w:pPr>
    </w:p>
    <w:p w14:paraId="1CAF3164" w14:textId="3A46E1D1" w:rsidR="00960378" w:rsidRPr="00FB3979" w:rsidRDefault="003C0563" w:rsidP="003C0563">
      <w:pPr>
        <w:widowControl/>
        <w:rPr>
          <w:rFonts w:ascii="Times New Roman" w:eastAsia="標楷體" w:hAnsi="Times New Roman"/>
        </w:rPr>
      </w:pPr>
      <w:r>
        <w:rPr>
          <w:rFonts w:ascii="Times New Roman" w:eastAsia="標楷體" w:hAnsi="Times New Roman"/>
        </w:rPr>
        <w:br w:type="page"/>
      </w:r>
    </w:p>
    <w:p w14:paraId="1AE675DA" w14:textId="03CF9B5E" w:rsidR="001B3463" w:rsidRPr="00FB3979" w:rsidRDefault="001B3463" w:rsidP="001B3463">
      <w:pPr>
        <w:pStyle w:val="1"/>
        <w:rPr>
          <w:rFonts w:ascii="Times New Roman" w:hAnsi="Times New Roman"/>
          <w:szCs w:val="24"/>
        </w:rPr>
      </w:pPr>
      <w:bookmarkStart w:id="204" w:name="_Toc152677789"/>
      <w:r w:rsidRPr="00FB3979">
        <w:rPr>
          <w:rFonts w:ascii="Times New Roman" w:hAnsi="Times New Roman" w:hint="eastAsia"/>
          <w:szCs w:val="24"/>
        </w:rPr>
        <w:lastRenderedPageBreak/>
        <w:t>3.</w:t>
      </w:r>
      <w:r w:rsidRPr="00FB3979">
        <w:rPr>
          <w:rFonts w:ascii="Times New Roman" w:hAnsi="Times New Roman" w:hint="eastAsia"/>
          <w:szCs w:val="24"/>
        </w:rPr>
        <w:t>軟體組件設計說明</w:t>
      </w:r>
      <w:bookmarkEnd w:id="204"/>
    </w:p>
    <w:p w14:paraId="578C1C38" w14:textId="438DB499" w:rsidR="003F3DD8" w:rsidRPr="00FB3979" w:rsidRDefault="003F3DD8" w:rsidP="00BA3828">
      <w:pPr>
        <w:pStyle w:val="3"/>
        <w:rPr>
          <w:rFonts w:ascii="Times New Roman" w:hAnsi="Times New Roman"/>
          <w:szCs w:val="24"/>
        </w:rPr>
      </w:pPr>
      <w:bookmarkStart w:id="205" w:name="_Toc152334237"/>
      <w:bookmarkStart w:id="206" w:name="_Toc152426429"/>
      <w:bookmarkStart w:id="207" w:name="_Toc152677790"/>
      <w:r w:rsidRPr="00FB3979">
        <w:rPr>
          <w:rFonts w:ascii="Times New Roman" w:hAnsi="Times New Roman" w:hint="eastAsia"/>
          <w:szCs w:val="24"/>
        </w:rPr>
        <w:t>3</w:t>
      </w:r>
      <w:r w:rsidRPr="00FB3979">
        <w:rPr>
          <w:rFonts w:ascii="Times New Roman" w:hAnsi="Times New Roman"/>
          <w:szCs w:val="24"/>
        </w:rPr>
        <w:t>.1</w:t>
      </w:r>
      <w:r w:rsidR="00617691" w:rsidRPr="00FB3979">
        <w:rPr>
          <w:rFonts w:ascii="Times New Roman" w:hAnsi="Times New Roman" w:hint="eastAsia"/>
          <w:szCs w:val="24"/>
        </w:rPr>
        <w:t>員工登入</w:t>
      </w:r>
      <w:r w:rsidR="00617691" w:rsidRPr="00FB3979">
        <w:rPr>
          <w:rFonts w:ascii="Times New Roman" w:hAnsi="Times New Roman" w:hint="eastAsia"/>
          <w:szCs w:val="24"/>
        </w:rPr>
        <w:t>/</w:t>
      </w:r>
      <w:r w:rsidR="00617691" w:rsidRPr="00FB3979">
        <w:rPr>
          <w:rFonts w:ascii="Times New Roman" w:hAnsi="Times New Roman" w:hint="eastAsia"/>
          <w:szCs w:val="24"/>
        </w:rPr>
        <w:t>帳號申請</w:t>
      </w:r>
      <w:bookmarkEnd w:id="205"/>
      <w:bookmarkEnd w:id="206"/>
      <w:bookmarkEnd w:id="207"/>
    </w:p>
    <w:p w14:paraId="529CF282" w14:textId="40535261" w:rsidR="00617691" w:rsidRPr="00FB3979" w:rsidRDefault="003F3DD8" w:rsidP="003C0563">
      <w:pPr>
        <w:pStyle w:val="4"/>
        <w:ind w:left="720"/>
      </w:pPr>
      <w:bookmarkStart w:id="208" w:name="_Toc152677791"/>
      <w:r w:rsidRPr="00FB3979">
        <w:t>1-1-1</w:t>
      </w:r>
      <w:r w:rsidRPr="00FB3979">
        <w:t>員工登入</w:t>
      </w:r>
      <w:bookmarkEnd w:id="208"/>
    </w:p>
    <w:p w14:paraId="1D4A41BC" w14:textId="77777777" w:rsidR="00693B8E" w:rsidRPr="00FB3979" w:rsidRDefault="00693B8E" w:rsidP="00693B8E">
      <w:pPr>
        <w:rPr>
          <w:rFonts w:ascii="Times New Roman" w:eastAsia="標楷體" w:hAnsi="Times New Roman"/>
        </w:rPr>
      </w:pPr>
    </w:p>
    <w:p w14:paraId="1643F195" w14:textId="3AEE5AEB" w:rsidR="001B3463" w:rsidRPr="00FB3979" w:rsidRDefault="00BA3828" w:rsidP="00BA3828">
      <w:pPr>
        <w:pStyle w:val="a9"/>
      </w:pPr>
      <w:bookmarkStart w:id="209" w:name="_Toc152716483"/>
      <w:r w:rsidRPr="00FB3979">
        <w:rPr>
          <w:rFonts w:hint="eastAsia"/>
        </w:rPr>
        <w:t>表</w:t>
      </w:r>
      <w:r w:rsidRPr="00FB3979">
        <w:rPr>
          <w:rFonts w:hint="eastAsia"/>
        </w:rPr>
        <w:t xml:space="preserve"> </w:t>
      </w:r>
      <w:r w:rsidRPr="00FB3979">
        <w:fldChar w:fldCharType="begin"/>
      </w:r>
      <w:r w:rsidRPr="00FB3979">
        <w:instrText xml:space="preserve"> </w:instrText>
      </w:r>
      <w:r w:rsidRPr="00FB3979">
        <w:rPr>
          <w:rFonts w:hint="eastAsia"/>
        </w:rPr>
        <w:instrText xml:space="preserve">SEQ </w:instrText>
      </w:r>
      <w:r w:rsidRPr="00FB3979">
        <w:rPr>
          <w:rFonts w:hint="eastAsia"/>
        </w:rPr>
        <w:instrText>表</w:instrText>
      </w:r>
      <w:r w:rsidRPr="00FB3979">
        <w:rPr>
          <w:rFonts w:hint="eastAsia"/>
        </w:rPr>
        <w:instrText xml:space="preserve"> \* ARABIC</w:instrText>
      </w:r>
      <w:r w:rsidRPr="00FB3979">
        <w:instrText xml:space="preserve"> </w:instrText>
      </w:r>
      <w:r w:rsidRPr="00FB3979">
        <w:fldChar w:fldCharType="separate"/>
      </w:r>
      <w:r w:rsidR="00E375D9">
        <w:rPr>
          <w:noProof/>
        </w:rPr>
        <w:t>2</w:t>
      </w:r>
      <w:r w:rsidRPr="00FB3979">
        <w:fldChar w:fldCharType="end"/>
      </w:r>
      <w:r w:rsidRPr="00FB3979">
        <w:t xml:space="preserve">  1-1-1</w:t>
      </w:r>
      <w:r w:rsidRPr="00FB3979">
        <w:t>員工登入</w:t>
      </w:r>
      <w:bookmarkEnd w:id="209"/>
    </w:p>
    <w:tbl>
      <w:tblPr>
        <w:tblpPr w:leftFromText="180" w:rightFromText="180" w:vertAnchor="text" w:horzAnchor="margin" w:tblpY="121"/>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3"/>
        <w:gridCol w:w="1386"/>
        <w:gridCol w:w="2100"/>
        <w:gridCol w:w="1160"/>
        <w:gridCol w:w="2835"/>
      </w:tblGrid>
      <w:tr w:rsidR="001B3463" w:rsidRPr="00FB3979" w14:paraId="1E5202CB" w14:textId="77777777" w:rsidTr="00121428">
        <w:trPr>
          <w:trHeight w:val="323"/>
          <w:tblHeader/>
        </w:trPr>
        <w:tc>
          <w:tcPr>
            <w:tcW w:w="8784" w:type="dxa"/>
            <w:gridSpan w:val="5"/>
            <w:tcBorders>
              <w:top w:val="single" w:sz="4" w:space="0" w:color="000000"/>
              <w:left w:val="single" w:sz="4" w:space="0" w:color="000000"/>
              <w:bottom w:val="single" w:sz="4" w:space="0" w:color="000000"/>
              <w:right w:val="single" w:sz="4" w:space="0" w:color="000000"/>
            </w:tcBorders>
            <w:hideMark/>
          </w:tcPr>
          <w:p w14:paraId="47979C3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1-1-1 </w:t>
            </w:r>
            <w:r w:rsidRPr="00FB3979">
              <w:rPr>
                <w:rFonts w:ascii="Times New Roman" w:eastAsia="標楷體" w:hAnsi="Times New Roman" w:hint="eastAsia"/>
              </w:rPr>
              <w:t>員工登入</w:t>
            </w:r>
          </w:p>
        </w:tc>
      </w:tr>
      <w:tr w:rsidR="001B3463" w:rsidRPr="00FB3979" w14:paraId="38652F4F" w14:textId="77777777" w:rsidTr="00121428">
        <w:trPr>
          <w:trHeight w:val="323"/>
          <w:tblHeader/>
        </w:trPr>
        <w:tc>
          <w:tcPr>
            <w:tcW w:w="8784" w:type="dxa"/>
            <w:gridSpan w:val="5"/>
            <w:tcBorders>
              <w:top w:val="single" w:sz="4" w:space="0" w:color="000000"/>
              <w:left w:val="single" w:sz="4" w:space="0" w:color="000000"/>
              <w:bottom w:val="single" w:sz="4" w:space="0" w:color="000000"/>
              <w:right w:val="single" w:sz="4" w:space="0" w:color="000000"/>
            </w:tcBorders>
            <w:hideMark/>
          </w:tcPr>
          <w:p w14:paraId="4B41DA6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連結</w:t>
            </w:r>
            <w:r w:rsidRPr="00FB3979">
              <w:rPr>
                <w:rFonts w:ascii="Times New Roman" w:eastAsia="標楷體" w:hAnsi="Times New Roman" w:cs="標楷體" w:hint="eastAsia"/>
              </w:rPr>
              <w:t>Google</w:t>
            </w:r>
            <w:r w:rsidRPr="00FB3979">
              <w:rPr>
                <w:rFonts w:ascii="Times New Roman" w:eastAsia="標楷體" w:hAnsi="Times New Roman" w:cs="標楷體" w:hint="eastAsia"/>
              </w:rPr>
              <w:t>帳戶登入，讓使用者可以更加便利的進入系統</w:t>
            </w:r>
          </w:p>
        </w:tc>
      </w:tr>
      <w:tr w:rsidR="001B3463" w:rsidRPr="00FB3979" w14:paraId="152A0B24" w14:textId="77777777" w:rsidTr="00121428">
        <w:trPr>
          <w:trHeight w:val="323"/>
          <w:tblHeader/>
        </w:trPr>
        <w:tc>
          <w:tcPr>
            <w:tcW w:w="4789" w:type="dxa"/>
            <w:gridSpan w:val="3"/>
            <w:tcBorders>
              <w:top w:val="single" w:sz="4" w:space="0" w:color="000000"/>
              <w:left w:val="single" w:sz="4" w:space="0" w:color="000000"/>
              <w:bottom w:val="single" w:sz="4" w:space="0" w:color="000000"/>
              <w:right w:val="single" w:sz="4" w:space="0" w:color="000000"/>
            </w:tcBorders>
            <w:hideMark/>
          </w:tcPr>
          <w:p w14:paraId="1CD4CDE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鍵盤、滑鼠</w:t>
            </w:r>
          </w:p>
        </w:tc>
        <w:tc>
          <w:tcPr>
            <w:tcW w:w="3995" w:type="dxa"/>
            <w:gridSpan w:val="2"/>
            <w:tcBorders>
              <w:top w:val="single" w:sz="4" w:space="0" w:color="000000"/>
              <w:left w:val="single" w:sz="4" w:space="0" w:color="000000"/>
              <w:bottom w:val="single" w:sz="4" w:space="0" w:color="000000"/>
              <w:right w:val="single" w:sz="4" w:space="0" w:color="000000"/>
            </w:tcBorders>
            <w:hideMark/>
          </w:tcPr>
          <w:p w14:paraId="2AEB04F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35BD60A" w14:textId="77777777" w:rsidTr="00121428">
        <w:trPr>
          <w:trHeight w:val="270"/>
          <w:tblHeader/>
        </w:trPr>
        <w:tc>
          <w:tcPr>
            <w:tcW w:w="2689" w:type="dxa"/>
            <w:gridSpan w:val="2"/>
            <w:tcBorders>
              <w:top w:val="single" w:sz="4" w:space="0" w:color="000000"/>
              <w:left w:val="single" w:sz="4" w:space="0" w:color="000000"/>
              <w:bottom w:val="single" w:sz="4" w:space="0" w:color="000000"/>
              <w:right w:val="single" w:sz="4" w:space="0" w:color="000000"/>
            </w:tcBorders>
            <w:hideMark/>
          </w:tcPr>
          <w:p w14:paraId="08FA194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260" w:type="dxa"/>
            <w:gridSpan w:val="2"/>
            <w:tcBorders>
              <w:top w:val="single" w:sz="4" w:space="0" w:color="000000"/>
              <w:left w:val="single" w:sz="4" w:space="0" w:color="000000"/>
              <w:bottom w:val="single" w:sz="4" w:space="0" w:color="000000"/>
              <w:right w:val="single" w:sz="4" w:space="0" w:color="000000"/>
            </w:tcBorders>
            <w:hideMark/>
          </w:tcPr>
          <w:p w14:paraId="7DA8914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35" w:type="dxa"/>
            <w:tcBorders>
              <w:top w:val="single" w:sz="4" w:space="0" w:color="000000"/>
              <w:left w:val="single" w:sz="4" w:space="0" w:color="000000"/>
              <w:bottom w:val="single" w:sz="4" w:space="0" w:color="000000"/>
              <w:right w:val="single" w:sz="4" w:space="0" w:color="000000"/>
            </w:tcBorders>
            <w:hideMark/>
          </w:tcPr>
          <w:p w14:paraId="46DA64DA"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1B9FB322" w14:textId="77777777" w:rsidTr="00121428">
        <w:trPr>
          <w:trHeight w:val="778"/>
          <w:tblHeader/>
        </w:trPr>
        <w:tc>
          <w:tcPr>
            <w:tcW w:w="2689" w:type="dxa"/>
            <w:gridSpan w:val="2"/>
            <w:tcBorders>
              <w:top w:val="single" w:sz="4" w:space="0" w:color="000000"/>
              <w:left w:val="single" w:sz="4" w:space="0" w:color="000000"/>
              <w:bottom w:val="single" w:sz="4" w:space="0" w:color="auto"/>
              <w:right w:val="single" w:sz="4" w:space="0" w:color="000000"/>
            </w:tcBorders>
          </w:tcPr>
          <w:p w14:paraId="352F051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67E40E5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員工登入</w:t>
            </w:r>
            <w:r w:rsidRPr="00FB3979">
              <w:rPr>
                <w:rFonts w:ascii="Times New Roman" w:eastAsia="標楷體" w:hAnsi="Times New Roman" w:cs="標楷體" w:hint="eastAsia"/>
              </w:rPr>
              <w:t>/</w:t>
            </w:r>
            <w:r w:rsidRPr="00FB3979">
              <w:rPr>
                <w:rFonts w:ascii="Times New Roman" w:eastAsia="標楷體" w:hAnsi="Times New Roman" w:cs="標楷體" w:hint="eastAsia"/>
              </w:rPr>
              <w:t>帳號申請</w:t>
            </w:r>
          </w:p>
          <w:p w14:paraId="3305F8AB" w14:textId="77777777" w:rsidR="001B3463" w:rsidRPr="00FB3979" w:rsidRDefault="001B3463">
            <w:pPr>
              <w:rPr>
                <w:rFonts w:ascii="Times New Roman" w:eastAsia="標楷體" w:hAnsi="Times New Roman" w:cs="標楷體"/>
              </w:rPr>
            </w:pPr>
          </w:p>
        </w:tc>
        <w:tc>
          <w:tcPr>
            <w:tcW w:w="3260" w:type="dxa"/>
            <w:gridSpan w:val="2"/>
            <w:tcBorders>
              <w:top w:val="single" w:sz="4" w:space="0" w:color="000000"/>
              <w:left w:val="single" w:sz="4" w:space="0" w:color="000000"/>
              <w:bottom w:val="single" w:sz="4" w:space="0" w:color="auto"/>
              <w:right w:val="single" w:sz="4" w:space="0" w:color="000000"/>
            </w:tcBorders>
          </w:tcPr>
          <w:p w14:paraId="0721774A" w14:textId="77777777" w:rsidR="001B3463" w:rsidRPr="00FB3979" w:rsidRDefault="001B3463">
            <w:pPr>
              <w:rPr>
                <w:rFonts w:ascii="Times New Roman" w:eastAsia="標楷體" w:hAnsi="Times New Roman" w:cs="標楷體"/>
              </w:rPr>
            </w:pPr>
          </w:p>
          <w:p w14:paraId="29EA0A15" w14:textId="77777777" w:rsidR="001B3463" w:rsidRPr="00FB3979" w:rsidRDefault="001B3463">
            <w:pPr>
              <w:rPr>
                <w:rFonts w:ascii="Times New Roman" w:eastAsia="標楷體" w:hAnsi="Times New Roman" w:cs="標楷體"/>
              </w:rPr>
            </w:pPr>
          </w:p>
          <w:p w14:paraId="129183F3" w14:textId="77777777" w:rsidR="001B3463" w:rsidRPr="00FB3979" w:rsidRDefault="001B3463">
            <w:pPr>
              <w:rPr>
                <w:rFonts w:ascii="Times New Roman" w:eastAsia="標楷體" w:hAnsi="Times New Roman" w:cs="標楷體"/>
              </w:rPr>
            </w:pPr>
          </w:p>
        </w:tc>
        <w:tc>
          <w:tcPr>
            <w:tcW w:w="2835" w:type="dxa"/>
            <w:tcBorders>
              <w:top w:val="single" w:sz="4" w:space="0" w:color="000000"/>
              <w:left w:val="single" w:sz="4" w:space="0" w:color="000000"/>
              <w:bottom w:val="single" w:sz="4" w:space="0" w:color="auto"/>
              <w:right w:val="single" w:sz="4" w:space="0" w:color="000000"/>
            </w:tcBorders>
          </w:tcPr>
          <w:p w14:paraId="737FBD38" w14:textId="77777777" w:rsidR="001B3463" w:rsidRPr="00FB3979" w:rsidRDefault="001B3463">
            <w:pPr>
              <w:rPr>
                <w:rFonts w:ascii="Times New Roman" w:eastAsia="標楷體" w:hAnsi="Times New Roman" w:cs="標楷體"/>
              </w:rPr>
            </w:pPr>
          </w:p>
          <w:p w14:paraId="068AF32D" w14:textId="1825217A"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如圖</w:t>
            </w:r>
            <w:r w:rsidRPr="00FB3979">
              <w:rPr>
                <w:rFonts w:ascii="Times New Roman" w:eastAsia="標楷體" w:hAnsi="Times New Roman" w:cs="標楷體" w:hint="eastAsia"/>
              </w:rPr>
              <w:t>1</w:t>
            </w:r>
            <w:r w:rsidR="007141B3">
              <w:rPr>
                <w:rFonts w:ascii="Times New Roman" w:eastAsia="標楷體" w:hAnsi="Times New Roman" w:cs="標楷體" w:hint="eastAsia"/>
              </w:rPr>
              <w:t>2</w:t>
            </w:r>
            <w:r w:rsidRPr="00FB3979">
              <w:rPr>
                <w:rFonts w:ascii="Times New Roman" w:eastAsia="標楷體" w:hAnsi="Times New Roman" w:cs="標楷體" w:hint="eastAsia"/>
              </w:rPr>
              <w:t>員工登入</w:t>
            </w:r>
          </w:p>
        </w:tc>
      </w:tr>
      <w:tr w:rsidR="001B3463" w:rsidRPr="00FB3979" w14:paraId="5B38EF0A" w14:textId="77777777" w:rsidTr="00121428">
        <w:trPr>
          <w:trHeight w:val="3425"/>
          <w:tblHeader/>
        </w:trPr>
        <w:tc>
          <w:tcPr>
            <w:tcW w:w="2689" w:type="dxa"/>
            <w:gridSpan w:val="2"/>
            <w:tcBorders>
              <w:top w:val="single" w:sz="4" w:space="0" w:color="auto"/>
              <w:left w:val="single" w:sz="4" w:space="0" w:color="000000"/>
              <w:bottom w:val="single" w:sz="4" w:space="0" w:color="000000"/>
              <w:right w:val="single" w:sz="4" w:space="0" w:color="000000"/>
            </w:tcBorders>
          </w:tcPr>
          <w:p w14:paraId="58A7D22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p>
          <w:p w14:paraId="393601D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Google</w:t>
            </w:r>
            <w:r w:rsidRPr="00FB3979">
              <w:rPr>
                <w:rFonts w:ascii="Times New Roman" w:eastAsia="標楷體" w:hAnsi="Times New Roman" w:cs="標楷體" w:hint="eastAsia"/>
              </w:rPr>
              <w:t>帳號</w:t>
            </w:r>
          </w:p>
          <w:p w14:paraId="67F1E04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Google</w:t>
            </w:r>
            <w:r w:rsidRPr="00FB3979">
              <w:rPr>
                <w:rFonts w:ascii="Times New Roman" w:eastAsia="標楷體" w:hAnsi="Times New Roman" w:cs="標楷體" w:hint="eastAsia"/>
              </w:rPr>
              <w:t>密碼</w:t>
            </w:r>
          </w:p>
          <w:p w14:paraId="453727EA" w14:textId="77777777" w:rsidR="001B3463" w:rsidRPr="00FB3979" w:rsidRDefault="001B3463">
            <w:pPr>
              <w:rPr>
                <w:rFonts w:ascii="Times New Roman" w:eastAsia="標楷體" w:hAnsi="Times New Roman" w:cs="標楷體"/>
              </w:rPr>
            </w:pPr>
          </w:p>
        </w:tc>
        <w:tc>
          <w:tcPr>
            <w:tcW w:w="3260" w:type="dxa"/>
            <w:gridSpan w:val="2"/>
            <w:tcBorders>
              <w:top w:val="single" w:sz="4" w:space="0" w:color="auto"/>
              <w:left w:val="single" w:sz="4" w:space="0" w:color="000000"/>
              <w:bottom w:val="single" w:sz="4" w:space="0" w:color="000000"/>
              <w:right w:val="single" w:sz="4" w:space="0" w:color="000000"/>
            </w:tcBorders>
          </w:tcPr>
          <w:p w14:paraId="7003277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判斷帳戶是否已建立在員工資料庫內</w:t>
            </w:r>
            <w:r w:rsidRPr="00FB3979">
              <w:rPr>
                <w:rFonts w:ascii="Times New Roman" w:eastAsia="標楷體" w:hAnsi="Times New Roman" w:cs="標楷體" w:hint="eastAsia"/>
              </w:rPr>
              <w:t>:</w:t>
            </w:r>
          </w:p>
          <w:p w14:paraId="440D791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是</w:t>
            </w:r>
            <w:r w:rsidRPr="00FB3979">
              <w:rPr>
                <w:rFonts w:ascii="Times New Roman" w:eastAsia="標楷體" w:hAnsi="Times New Roman" w:cs="標楷體" w:hint="eastAsia"/>
              </w:rPr>
              <w:t>=&gt;</w:t>
            </w:r>
            <w:r w:rsidRPr="00FB3979">
              <w:rPr>
                <w:rFonts w:ascii="Times New Roman" w:eastAsia="標楷體" w:hAnsi="Times New Roman" w:cs="標楷體" w:hint="eastAsia"/>
              </w:rPr>
              <w:t>執行身分鑑別，辨別使用者為員工、客戶或系統管理員</w:t>
            </w:r>
          </w:p>
          <w:p w14:paraId="53EC1DA2" w14:textId="77777777" w:rsidR="001B3463" w:rsidRPr="00FB3979" w:rsidRDefault="001B3463">
            <w:pPr>
              <w:rPr>
                <w:rFonts w:ascii="Times New Roman" w:eastAsia="標楷體" w:hAnsi="Times New Roman" w:cs="標楷體"/>
              </w:rPr>
            </w:pPr>
          </w:p>
          <w:p w14:paraId="2439B05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否</w:t>
            </w:r>
            <w:r w:rsidRPr="00FB3979">
              <w:rPr>
                <w:rFonts w:ascii="Times New Roman" w:eastAsia="標楷體" w:hAnsi="Times New Roman" w:cs="標楷體" w:hint="eastAsia"/>
              </w:rPr>
              <w:t>=&gt;</w:t>
            </w:r>
            <w:r w:rsidRPr="00FB3979">
              <w:rPr>
                <w:rFonts w:ascii="Times New Roman" w:eastAsia="標楷體" w:hAnsi="Times New Roman" w:cs="標楷體" w:hint="eastAsia"/>
              </w:rPr>
              <w:t>進入註冊頁面</w:t>
            </w:r>
          </w:p>
          <w:p w14:paraId="542F9176" w14:textId="77777777" w:rsidR="001B3463" w:rsidRPr="00FB3979" w:rsidRDefault="001B3463">
            <w:pPr>
              <w:rPr>
                <w:rFonts w:ascii="Times New Roman" w:eastAsia="標楷體" w:hAnsi="Times New Roman" w:cs="標楷體"/>
              </w:rPr>
            </w:pPr>
          </w:p>
          <w:p w14:paraId="3FEC461E" w14:textId="77777777" w:rsidR="001B3463" w:rsidRPr="00FB3979" w:rsidRDefault="001B3463">
            <w:pPr>
              <w:rPr>
                <w:rFonts w:ascii="Times New Roman" w:eastAsia="標楷體" w:hAnsi="Times New Roman" w:cs="標楷體"/>
              </w:rPr>
            </w:pPr>
          </w:p>
        </w:tc>
        <w:tc>
          <w:tcPr>
            <w:tcW w:w="2835" w:type="dxa"/>
            <w:tcBorders>
              <w:top w:val="single" w:sz="4" w:space="0" w:color="auto"/>
              <w:left w:val="single" w:sz="4" w:space="0" w:color="000000"/>
              <w:bottom w:val="single" w:sz="4" w:space="0" w:color="000000"/>
              <w:right w:val="single" w:sz="4" w:space="0" w:color="000000"/>
            </w:tcBorders>
            <w:hideMark/>
          </w:tcPr>
          <w:p w14:paraId="664AB61A" w14:textId="07F5C983" w:rsidR="001B3463" w:rsidRPr="00FB3979" w:rsidRDefault="001B3463" w:rsidP="007141B3">
            <w:pPr>
              <w:rPr>
                <w:rFonts w:ascii="Times New Roman" w:eastAsia="標楷體" w:hAnsi="Times New Roman" w:cs="標楷體"/>
              </w:rPr>
            </w:pPr>
            <w:r w:rsidRPr="00FB3979">
              <w:rPr>
                <w:rFonts w:ascii="Times New Roman" w:eastAsia="標楷體" w:hAnsi="Times New Roman" w:cs="標楷體" w:hint="eastAsia"/>
              </w:rPr>
              <w:t>如圖</w:t>
            </w:r>
            <w:r w:rsidR="007141B3">
              <w:rPr>
                <w:rFonts w:ascii="Times New Roman" w:eastAsia="標楷體" w:hAnsi="Times New Roman" w:cs="標楷體" w:hint="eastAsia"/>
              </w:rPr>
              <w:t>13</w:t>
            </w:r>
            <w:r w:rsidRPr="00FB3979">
              <w:rPr>
                <w:rFonts w:ascii="Times New Roman" w:eastAsia="標楷體" w:hAnsi="Times New Roman" w:cs="標楷體" w:hint="eastAsia"/>
              </w:rPr>
              <w:t xml:space="preserve"> Google</w:t>
            </w:r>
            <w:r w:rsidRPr="00FB3979">
              <w:rPr>
                <w:rFonts w:ascii="Times New Roman" w:eastAsia="標楷體" w:hAnsi="Times New Roman" w:cs="標楷體" w:hint="eastAsia"/>
              </w:rPr>
              <w:t>帳號登入頁面</w:t>
            </w:r>
          </w:p>
        </w:tc>
      </w:tr>
      <w:tr w:rsidR="001B3463" w:rsidRPr="00FB3979" w14:paraId="67FBD614" w14:textId="77777777" w:rsidTr="00121428">
        <w:trPr>
          <w:trHeight w:val="323"/>
        </w:trPr>
        <w:tc>
          <w:tcPr>
            <w:tcW w:w="1303" w:type="dxa"/>
            <w:tcBorders>
              <w:top w:val="single" w:sz="4" w:space="0" w:color="000000"/>
              <w:left w:val="single" w:sz="4" w:space="0" w:color="000000"/>
              <w:bottom w:val="single" w:sz="4" w:space="0" w:color="000000"/>
              <w:right w:val="single" w:sz="4" w:space="0" w:color="000000"/>
            </w:tcBorders>
            <w:hideMark/>
          </w:tcPr>
          <w:p w14:paraId="32374C8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481" w:type="dxa"/>
            <w:gridSpan w:val="4"/>
            <w:tcBorders>
              <w:top w:val="single" w:sz="4" w:space="0" w:color="000000"/>
              <w:left w:val="single" w:sz="4" w:space="0" w:color="000000"/>
              <w:bottom w:val="single" w:sz="4" w:space="0" w:color="000000"/>
              <w:right w:val="single" w:sz="4" w:space="0" w:color="000000"/>
            </w:tcBorders>
          </w:tcPr>
          <w:p w14:paraId="0E803848" w14:textId="77777777" w:rsidR="001B3463" w:rsidRPr="00FB3979" w:rsidRDefault="001B3463">
            <w:pPr>
              <w:rPr>
                <w:rFonts w:ascii="Times New Roman" w:eastAsia="標楷體" w:hAnsi="Times New Roman" w:cs="標楷體"/>
              </w:rPr>
            </w:pPr>
          </w:p>
        </w:tc>
      </w:tr>
    </w:tbl>
    <w:p w14:paraId="4350B8BF" w14:textId="77777777" w:rsidR="001B3463" w:rsidRPr="00FB3979" w:rsidRDefault="001B3463" w:rsidP="001B3463">
      <w:pPr>
        <w:rPr>
          <w:rFonts w:ascii="Times New Roman" w:eastAsia="標楷體" w:hAnsi="Times New Roman" w:cs="標楷體"/>
        </w:rPr>
      </w:pPr>
    </w:p>
    <w:p w14:paraId="0ACC5E6B"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5D4ED8FB"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34A55547" wp14:editId="45C5556A">
            <wp:extent cx="5552023" cy="2918460"/>
            <wp:effectExtent l="0" t="0" r="0"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338453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8541" cy="2921886"/>
                    </a:xfrm>
                    <a:prstGeom prst="rect">
                      <a:avLst/>
                    </a:prstGeom>
                    <a:noFill/>
                    <a:ln>
                      <a:noFill/>
                    </a:ln>
                  </pic:spPr>
                </pic:pic>
              </a:graphicData>
            </a:graphic>
          </wp:inline>
        </w:drawing>
      </w:r>
    </w:p>
    <w:p w14:paraId="34E6F22C" w14:textId="562D1B49" w:rsidR="001B3463" w:rsidRPr="00FB3979" w:rsidRDefault="006C59B1" w:rsidP="006C59B1">
      <w:pPr>
        <w:pStyle w:val="a9"/>
        <w:widowControl/>
        <w:rPr>
          <w:b/>
          <w:bCs/>
        </w:rPr>
      </w:pPr>
      <w:bookmarkStart w:id="210" w:name="_Toc152429920"/>
      <w:bookmarkStart w:id="211" w:name="_Toc152716111"/>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12</w:t>
      </w:r>
      <w:r w:rsidRPr="00FB3979">
        <w:rPr>
          <w:b/>
          <w:bCs/>
        </w:rPr>
        <w:fldChar w:fldCharType="end"/>
      </w:r>
      <w:r w:rsidR="001B3463" w:rsidRPr="00FB3979">
        <w:rPr>
          <w:rFonts w:hint="eastAsia"/>
          <w:b/>
          <w:bCs/>
        </w:rPr>
        <w:t xml:space="preserve"> </w:t>
      </w:r>
      <w:r w:rsidR="00B718C9" w:rsidRPr="00FB3979">
        <w:rPr>
          <w:b/>
          <w:bCs/>
        </w:rPr>
        <w:t xml:space="preserve">  </w:t>
      </w:r>
      <w:r w:rsidR="001B3463" w:rsidRPr="00FB3979">
        <w:rPr>
          <w:rFonts w:hint="eastAsia"/>
          <w:b/>
          <w:bCs/>
        </w:rPr>
        <w:t>員工登入</w:t>
      </w:r>
      <w:bookmarkEnd w:id="210"/>
      <w:bookmarkEnd w:id="211"/>
    </w:p>
    <w:p w14:paraId="1AE5456C" w14:textId="77777777" w:rsidR="001B3463" w:rsidRPr="00FB3979" w:rsidRDefault="001B3463" w:rsidP="001B3463">
      <w:pPr>
        <w:rPr>
          <w:rFonts w:ascii="Times New Roman" w:eastAsia="標楷體" w:hAnsi="Times New Roman"/>
          <w:noProof/>
        </w:rPr>
      </w:pPr>
      <w:r w:rsidRPr="00FB3979">
        <w:rPr>
          <w:rFonts w:ascii="Times New Roman" w:eastAsia="標楷體" w:hAnsi="Times New Roman"/>
          <w:noProof/>
        </w:rPr>
        <w:lastRenderedPageBreak/>
        <w:drawing>
          <wp:inline distT="0" distB="0" distL="0" distR="0" wp14:anchorId="3E6AAE6E" wp14:editId="01D7B060">
            <wp:extent cx="2602010" cy="2886710"/>
            <wp:effectExtent l="0" t="0" r="8255" b="889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24261" cy="2911395"/>
                    </a:xfrm>
                    <a:prstGeom prst="rect">
                      <a:avLst/>
                    </a:prstGeom>
                    <a:noFill/>
                    <a:ln>
                      <a:noFill/>
                    </a:ln>
                  </pic:spPr>
                </pic:pic>
              </a:graphicData>
            </a:graphic>
          </wp:inline>
        </w:drawing>
      </w:r>
      <w:r w:rsidRPr="00FB3979">
        <w:rPr>
          <w:rFonts w:ascii="Times New Roman" w:eastAsia="標楷體" w:hAnsi="Times New Roman"/>
          <w:noProof/>
        </w:rPr>
        <w:t xml:space="preserve"> </w:t>
      </w:r>
      <w:r w:rsidRPr="00FB3979">
        <w:rPr>
          <w:rFonts w:ascii="Times New Roman" w:eastAsia="標楷體" w:hAnsi="Times New Roman"/>
          <w:noProof/>
        </w:rPr>
        <w:drawing>
          <wp:inline distT="0" distB="0" distL="0" distR="0" wp14:anchorId="66D21BD2" wp14:editId="5D257A75">
            <wp:extent cx="2619464" cy="2918460"/>
            <wp:effectExtent l="0" t="0" r="9525" b="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21276" cy="2920479"/>
                    </a:xfrm>
                    <a:prstGeom prst="rect">
                      <a:avLst/>
                    </a:prstGeom>
                    <a:noFill/>
                    <a:ln>
                      <a:noFill/>
                    </a:ln>
                  </pic:spPr>
                </pic:pic>
              </a:graphicData>
            </a:graphic>
          </wp:inline>
        </w:drawing>
      </w:r>
    </w:p>
    <w:p w14:paraId="68A505FE" w14:textId="3DDC9E82" w:rsidR="001B3463" w:rsidRPr="00FB3979" w:rsidRDefault="006C59B1" w:rsidP="006C59B1">
      <w:pPr>
        <w:pStyle w:val="a9"/>
        <w:widowControl/>
        <w:rPr>
          <w:b/>
          <w:bCs/>
        </w:rPr>
      </w:pPr>
      <w:bookmarkStart w:id="212" w:name="_Toc152429921"/>
      <w:bookmarkStart w:id="213" w:name="_Toc152716112"/>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13</w:t>
      </w:r>
      <w:r w:rsidRPr="00FB3979">
        <w:rPr>
          <w:b/>
          <w:bCs/>
        </w:rPr>
        <w:fldChar w:fldCharType="end"/>
      </w:r>
      <w:r w:rsidR="00B718C9" w:rsidRPr="00FB3979">
        <w:rPr>
          <w:b/>
          <w:bCs/>
        </w:rPr>
        <w:t xml:space="preserve">  </w:t>
      </w:r>
      <w:r w:rsidR="001B3463" w:rsidRPr="00FB3979">
        <w:rPr>
          <w:rFonts w:hint="eastAsia"/>
          <w:b/>
          <w:bCs/>
        </w:rPr>
        <w:t xml:space="preserve"> Google</w:t>
      </w:r>
      <w:r w:rsidR="001B3463" w:rsidRPr="00FB3979">
        <w:rPr>
          <w:rFonts w:hint="eastAsia"/>
          <w:b/>
          <w:bCs/>
        </w:rPr>
        <w:t>帳號登入頁面</w:t>
      </w:r>
      <w:bookmarkEnd w:id="212"/>
      <w:bookmarkEnd w:id="213"/>
    </w:p>
    <w:p w14:paraId="7D708779" w14:textId="77777777" w:rsidR="008138F5" w:rsidRPr="00FB3979" w:rsidRDefault="008138F5" w:rsidP="001B3463">
      <w:pPr>
        <w:rPr>
          <w:rFonts w:ascii="Times New Roman" w:eastAsia="標楷體" w:hAnsi="Times New Roman"/>
        </w:rPr>
      </w:pPr>
    </w:p>
    <w:p w14:paraId="6882F366" w14:textId="72C7BF76" w:rsidR="00BA3828" w:rsidRPr="00FB3979" w:rsidRDefault="00BA3828" w:rsidP="00BA3828">
      <w:pPr>
        <w:pStyle w:val="4"/>
        <w:ind w:left="720"/>
      </w:pPr>
      <w:bookmarkStart w:id="214" w:name="_Toc152677792"/>
      <w:r w:rsidRPr="00FB3979">
        <w:rPr>
          <w:rFonts w:hint="eastAsia"/>
        </w:rPr>
        <w:t>1-1-2</w:t>
      </w:r>
      <w:r w:rsidRPr="00FB3979">
        <w:rPr>
          <w:rFonts w:hint="eastAsia"/>
        </w:rPr>
        <w:t>帳號申請</w:t>
      </w:r>
      <w:bookmarkEnd w:id="214"/>
    </w:p>
    <w:p w14:paraId="59DAAFF0" w14:textId="77777777" w:rsidR="00693B8E" w:rsidRPr="00FB3979" w:rsidRDefault="00693B8E" w:rsidP="00693B8E">
      <w:pPr>
        <w:rPr>
          <w:rFonts w:ascii="Times New Roman" w:eastAsia="標楷體" w:hAnsi="Times New Roman"/>
        </w:rPr>
      </w:pPr>
    </w:p>
    <w:p w14:paraId="452C3218" w14:textId="5338BF30" w:rsidR="001B3463" w:rsidRPr="00FB3979" w:rsidRDefault="001B3463" w:rsidP="003F3DD8">
      <w:pPr>
        <w:pStyle w:val="a9"/>
      </w:pPr>
      <w:bookmarkStart w:id="215" w:name="_Toc152421474"/>
      <w:bookmarkStart w:id="216" w:name="_Toc152716484"/>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w:t>
      </w:r>
      <w:r w:rsidRPr="00FB3979">
        <w:rPr>
          <w:rFonts w:hint="eastAsia"/>
        </w:rPr>
        <w:fldChar w:fldCharType="end"/>
      </w:r>
      <w:r w:rsidRPr="00FB3979">
        <w:rPr>
          <w:rFonts w:hint="eastAsia"/>
        </w:rPr>
        <w:t xml:space="preserve">  </w:t>
      </w:r>
      <w:bookmarkStart w:id="217" w:name="_Hlk152443207"/>
      <w:r w:rsidRPr="00FB3979">
        <w:rPr>
          <w:rFonts w:hint="eastAsia"/>
        </w:rPr>
        <w:t>1-1-2</w:t>
      </w:r>
      <w:r w:rsidRPr="00FB3979">
        <w:rPr>
          <w:rFonts w:hint="eastAsia"/>
        </w:rPr>
        <w:t>帳號申請</w:t>
      </w:r>
      <w:bookmarkEnd w:id="215"/>
      <w:bookmarkEnd w:id="216"/>
      <w:bookmarkEnd w:id="217"/>
    </w:p>
    <w:tbl>
      <w:tblPr>
        <w:tblpPr w:leftFromText="180" w:rightFromText="180" w:vertAnchor="text" w:horzAnchor="margin" w:tblpY="121"/>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8"/>
        <w:gridCol w:w="1087"/>
        <w:gridCol w:w="2438"/>
        <w:gridCol w:w="964"/>
        <w:gridCol w:w="2977"/>
      </w:tblGrid>
      <w:tr w:rsidR="001B3463" w:rsidRPr="00FB3979" w14:paraId="201AC652" w14:textId="77777777" w:rsidTr="00121428">
        <w:trPr>
          <w:trHeight w:val="352"/>
          <w:tblHeader/>
        </w:trPr>
        <w:tc>
          <w:tcPr>
            <w:tcW w:w="8784" w:type="dxa"/>
            <w:gridSpan w:val="5"/>
            <w:tcBorders>
              <w:top w:val="single" w:sz="4" w:space="0" w:color="000000"/>
              <w:left w:val="single" w:sz="4" w:space="0" w:color="000000"/>
              <w:bottom w:val="single" w:sz="4" w:space="0" w:color="000000"/>
              <w:right w:val="single" w:sz="4" w:space="0" w:color="000000"/>
            </w:tcBorders>
            <w:hideMark/>
          </w:tcPr>
          <w:p w14:paraId="4B8A9FA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1-1-2 </w:t>
            </w:r>
            <w:r w:rsidRPr="00FB3979">
              <w:rPr>
                <w:rFonts w:ascii="Times New Roman" w:eastAsia="標楷體" w:hAnsi="Times New Roman" w:hint="eastAsia"/>
              </w:rPr>
              <w:t>帳號申請</w:t>
            </w:r>
          </w:p>
        </w:tc>
      </w:tr>
      <w:tr w:rsidR="001B3463" w:rsidRPr="00FB3979" w14:paraId="5F47DAB4" w14:textId="77777777" w:rsidTr="00121428">
        <w:trPr>
          <w:trHeight w:val="352"/>
          <w:tblHeader/>
        </w:trPr>
        <w:tc>
          <w:tcPr>
            <w:tcW w:w="8784" w:type="dxa"/>
            <w:gridSpan w:val="5"/>
            <w:tcBorders>
              <w:top w:val="single" w:sz="4" w:space="0" w:color="000000"/>
              <w:left w:val="single" w:sz="4" w:space="0" w:color="000000"/>
              <w:bottom w:val="single" w:sz="4" w:space="0" w:color="000000"/>
              <w:right w:val="single" w:sz="4" w:space="0" w:color="000000"/>
            </w:tcBorders>
            <w:hideMark/>
          </w:tcPr>
          <w:p w14:paraId="3E3701A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資料庫內查無此帳號後，使用者可於帳號申請頁面進行註冊</w:t>
            </w:r>
          </w:p>
        </w:tc>
      </w:tr>
      <w:tr w:rsidR="001B3463" w:rsidRPr="00FB3979" w14:paraId="2C2E488B" w14:textId="77777777" w:rsidTr="00121428">
        <w:trPr>
          <w:trHeight w:val="352"/>
          <w:tblHeader/>
        </w:trPr>
        <w:tc>
          <w:tcPr>
            <w:tcW w:w="4843" w:type="dxa"/>
            <w:gridSpan w:val="3"/>
            <w:tcBorders>
              <w:top w:val="single" w:sz="4" w:space="0" w:color="000000"/>
              <w:left w:val="single" w:sz="4" w:space="0" w:color="000000"/>
              <w:bottom w:val="single" w:sz="4" w:space="0" w:color="000000"/>
              <w:right w:val="single" w:sz="4" w:space="0" w:color="000000"/>
            </w:tcBorders>
            <w:hideMark/>
          </w:tcPr>
          <w:p w14:paraId="629E269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鍵盤、滑鼠</w:t>
            </w:r>
          </w:p>
        </w:tc>
        <w:tc>
          <w:tcPr>
            <w:tcW w:w="3941" w:type="dxa"/>
            <w:gridSpan w:val="2"/>
            <w:tcBorders>
              <w:top w:val="single" w:sz="4" w:space="0" w:color="000000"/>
              <w:left w:val="single" w:sz="4" w:space="0" w:color="000000"/>
              <w:bottom w:val="single" w:sz="4" w:space="0" w:color="000000"/>
              <w:right w:val="single" w:sz="4" w:space="0" w:color="000000"/>
            </w:tcBorders>
            <w:hideMark/>
          </w:tcPr>
          <w:p w14:paraId="683AA08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603A7FBD" w14:textId="77777777" w:rsidTr="00121428">
        <w:trPr>
          <w:trHeight w:val="179"/>
          <w:tblHeader/>
        </w:trPr>
        <w:tc>
          <w:tcPr>
            <w:tcW w:w="2405" w:type="dxa"/>
            <w:gridSpan w:val="2"/>
            <w:tcBorders>
              <w:top w:val="single" w:sz="4" w:space="0" w:color="000000"/>
              <w:left w:val="single" w:sz="4" w:space="0" w:color="000000"/>
              <w:bottom w:val="single" w:sz="4" w:space="0" w:color="000000"/>
              <w:right w:val="single" w:sz="4" w:space="0" w:color="000000"/>
            </w:tcBorders>
            <w:hideMark/>
          </w:tcPr>
          <w:p w14:paraId="06A1D7F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402" w:type="dxa"/>
            <w:gridSpan w:val="2"/>
            <w:tcBorders>
              <w:top w:val="single" w:sz="4" w:space="0" w:color="000000"/>
              <w:left w:val="single" w:sz="4" w:space="0" w:color="000000"/>
              <w:bottom w:val="single" w:sz="4" w:space="0" w:color="000000"/>
              <w:right w:val="single" w:sz="4" w:space="0" w:color="000000"/>
            </w:tcBorders>
            <w:hideMark/>
          </w:tcPr>
          <w:p w14:paraId="09E7B013"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77" w:type="dxa"/>
            <w:tcBorders>
              <w:top w:val="single" w:sz="4" w:space="0" w:color="000000"/>
              <w:left w:val="single" w:sz="4" w:space="0" w:color="000000"/>
              <w:bottom w:val="single" w:sz="4" w:space="0" w:color="000000"/>
              <w:right w:val="single" w:sz="4" w:space="0" w:color="000000"/>
            </w:tcBorders>
            <w:hideMark/>
          </w:tcPr>
          <w:p w14:paraId="185A6DFF"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7ABAADAB" w14:textId="77777777" w:rsidTr="00121428">
        <w:trPr>
          <w:trHeight w:val="2072"/>
          <w:tblHeader/>
        </w:trPr>
        <w:tc>
          <w:tcPr>
            <w:tcW w:w="2405" w:type="dxa"/>
            <w:gridSpan w:val="2"/>
            <w:tcBorders>
              <w:top w:val="single" w:sz="4" w:space="0" w:color="000000"/>
              <w:left w:val="single" w:sz="4" w:space="0" w:color="000000"/>
              <w:bottom w:val="single" w:sz="4" w:space="0" w:color="000000"/>
              <w:right w:val="single" w:sz="4" w:space="0" w:color="000000"/>
            </w:tcBorders>
          </w:tcPr>
          <w:p w14:paraId="3F43670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p>
          <w:p w14:paraId="17D44A9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姓名</w:t>
            </w:r>
          </w:p>
          <w:p w14:paraId="463D5A0B" w14:textId="77777777" w:rsidR="001B3463" w:rsidRPr="00FB3979" w:rsidRDefault="001B3463">
            <w:pPr>
              <w:rPr>
                <w:rFonts w:ascii="Times New Roman" w:eastAsia="標楷體" w:hAnsi="Times New Roman" w:cs="標楷體"/>
              </w:rPr>
            </w:pPr>
          </w:p>
          <w:p w14:paraId="3AB428C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2C8CE01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選擇所屬部門</w:t>
            </w:r>
          </w:p>
          <w:p w14:paraId="337C9F2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確認申請</w:t>
            </w:r>
            <w:r w:rsidRPr="00FB3979">
              <w:rPr>
                <w:rFonts w:ascii="Times New Roman" w:eastAsia="標楷體" w:hAnsi="Times New Roman" w:cs="標楷體" w:hint="eastAsia"/>
              </w:rPr>
              <w:t>/</w:t>
            </w:r>
            <w:r w:rsidRPr="00FB3979">
              <w:rPr>
                <w:rFonts w:ascii="Times New Roman" w:eastAsia="標楷體" w:hAnsi="Times New Roman" w:cs="標楷體" w:hint="eastAsia"/>
              </w:rPr>
              <w:t>取消</w:t>
            </w:r>
          </w:p>
        </w:tc>
        <w:tc>
          <w:tcPr>
            <w:tcW w:w="3402" w:type="dxa"/>
            <w:gridSpan w:val="2"/>
            <w:tcBorders>
              <w:top w:val="single" w:sz="4" w:space="0" w:color="000000"/>
              <w:left w:val="single" w:sz="4" w:space="0" w:color="000000"/>
              <w:bottom w:val="single" w:sz="4" w:space="0" w:color="000000"/>
              <w:right w:val="single" w:sz="4" w:space="0" w:color="000000"/>
            </w:tcBorders>
          </w:tcPr>
          <w:p w14:paraId="4EF17C3F" w14:textId="77777777" w:rsidR="001B3463" w:rsidRPr="00FB3979" w:rsidRDefault="001B3463">
            <w:pPr>
              <w:rPr>
                <w:rFonts w:ascii="Times New Roman" w:eastAsia="標楷體" w:hAnsi="Times New Roman" w:cs="標楷體"/>
              </w:rPr>
            </w:pPr>
          </w:p>
          <w:p w14:paraId="21384CC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p w14:paraId="07E5A072" w14:textId="77777777" w:rsidR="001B3463" w:rsidRPr="00FB3979" w:rsidRDefault="001B3463">
            <w:pPr>
              <w:rPr>
                <w:rFonts w:ascii="Times New Roman" w:eastAsia="標楷體" w:hAnsi="Times New Roman" w:cs="標楷體"/>
                <w:highlight w:val="yellow"/>
              </w:rPr>
            </w:pPr>
          </w:p>
        </w:tc>
        <w:tc>
          <w:tcPr>
            <w:tcW w:w="2977" w:type="dxa"/>
            <w:tcBorders>
              <w:top w:val="single" w:sz="4" w:space="0" w:color="000000"/>
              <w:left w:val="single" w:sz="4" w:space="0" w:color="000000"/>
              <w:bottom w:val="single" w:sz="4" w:space="0" w:color="000000"/>
              <w:right w:val="single" w:sz="4" w:space="0" w:color="000000"/>
            </w:tcBorders>
          </w:tcPr>
          <w:p w14:paraId="0F48F375" w14:textId="77777777" w:rsidR="001B3463" w:rsidRPr="00FB3979" w:rsidRDefault="001B3463">
            <w:pPr>
              <w:rPr>
                <w:rFonts w:ascii="Times New Roman" w:eastAsia="標楷體" w:hAnsi="Times New Roman" w:cs="標楷體"/>
              </w:rPr>
            </w:pPr>
          </w:p>
          <w:p w14:paraId="7CB09243" w14:textId="16D1B403"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如圖</w:t>
            </w:r>
            <w:r w:rsidR="007141B3">
              <w:rPr>
                <w:rFonts w:ascii="Times New Roman" w:eastAsia="標楷體" w:hAnsi="Times New Roman" w:cs="標楷體" w:hint="eastAsia"/>
              </w:rPr>
              <w:t>14</w:t>
            </w:r>
            <w:r w:rsidRPr="00FB3979">
              <w:rPr>
                <w:rFonts w:ascii="Times New Roman" w:eastAsia="標楷體" w:hAnsi="Times New Roman" w:cs="標楷體" w:hint="eastAsia"/>
              </w:rPr>
              <w:t>帳號申請頁面</w:t>
            </w:r>
          </w:p>
          <w:p w14:paraId="1CE80E7A" w14:textId="77777777" w:rsidR="001B3463" w:rsidRPr="00FB3979" w:rsidRDefault="001B3463">
            <w:pPr>
              <w:rPr>
                <w:rFonts w:ascii="Times New Roman" w:eastAsia="標楷體" w:hAnsi="Times New Roman" w:cs="標楷體"/>
              </w:rPr>
            </w:pPr>
          </w:p>
          <w:p w14:paraId="0D8014CC" w14:textId="77777777" w:rsidR="001B3463" w:rsidRPr="00FB3979" w:rsidRDefault="001B3463">
            <w:pPr>
              <w:rPr>
                <w:rFonts w:ascii="Times New Roman" w:eastAsia="標楷體" w:hAnsi="Times New Roman" w:cs="標楷體"/>
              </w:rPr>
            </w:pPr>
          </w:p>
          <w:p w14:paraId="05AA8B9D" w14:textId="22F699E7" w:rsidR="001B3463" w:rsidRPr="00FB3979" w:rsidRDefault="001B3463" w:rsidP="007141B3">
            <w:pPr>
              <w:rPr>
                <w:rFonts w:ascii="Times New Roman" w:eastAsia="標楷體" w:hAnsi="Times New Roman" w:cs="標楷體"/>
              </w:rPr>
            </w:pPr>
            <w:r w:rsidRPr="00FB3979">
              <w:rPr>
                <w:rFonts w:ascii="Times New Roman" w:eastAsia="標楷體" w:hAnsi="Times New Roman" w:cs="標楷體" w:hint="eastAsia"/>
              </w:rPr>
              <w:t>顯示申請通知等待管理員核可，</w:t>
            </w:r>
            <w:r w:rsidRPr="00FB3979">
              <w:rPr>
                <w:rFonts w:ascii="Times New Roman" w:eastAsia="標楷體" w:hAnsi="Times New Roman"/>
              </w:rPr>
              <w:t xml:space="preserve"> </w:t>
            </w:r>
            <w:r w:rsidRPr="00FB3979">
              <w:rPr>
                <w:rFonts w:ascii="Times New Roman" w:eastAsia="標楷體" w:hAnsi="Times New Roman" w:cs="標楷體" w:hint="eastAsia"/>
              </w:rPr>
              <w:t>圖</w:t>
            </w:r>
            <w:r w:rsidRPr="00FB3979">
              <w:rPr>
                <w:rFonts w:ascii="Times New Roman" w:eastAsia="標楷體" w:hAnsi="Times New Roman" w:cs="標楷體" w:hint="eastAsia"/>
              </w:rPr>
              <w:t xml:space="preserve"> </w:t>
            </w:r>
            <w:r w:rsidR="007141B3">
              <w:rPr>
                <w:rFonts w:ascii="Times New Roman" w:eastAsia="標楷體" w:hAnsi="Times New Roman" w:cs="標楷體" w:hint="eastAsia"/>
              </w:rPr>
              <w:t>15</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申請成功畫面</w:t>
            </w:r>
          </w:p>
        </w:tc>
      </w:tr>
      <w:tr w:rsidR="001B3463" w:rsidRPr="00FB3979" w14:paraId="1EA0B320" w14:textId="77777777" w:rsidTr="00121428">
        <w:trPr>
          <w:trHeight w:val="352"/>
        </w:trPr>
        <w:tc>
          <w:tcPr>
            <w:tcW w:w="1318" w:type="dxa"/>
            <w:tcBorders>
              <w:top w:val="single" w:sz="4" w:space="0" w:color="000000"/>
              <w:left w:val="single" w:sz="4" w:space="0" w:color="000000"/>
              <w:bottom w:val="single" w:sz="4" w:space="0" w:color="000000"/>
              <w:right w:val="single" w:sz="4" w:space="0" w:color="000000"/>
            </w:tcBorders>
            <w:hideMark/>
          </w:tcPr>
          <w:p w14:paraId="66A57CB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466" w:type="dxa"/>
            <w:gridSpan w:val="4"/>
            <w:tcBorders>
              <w:top w:val="single" w:sz="4" w:space="0" w:color="000000"/>
              <w:left w:val="single" w:sz="4" w:space="0" w:color="000000"/>
              <w:bottom w:val="single" w:sz="4" w:space="0" w:color="000000"/>
              <w:right w:val="single" w:sz="4" w:space="0" w:color="000000"/>
            </w:tcBorders>
          </w:tcPr>
          <w:p w14:paraId="75AD9100" w14:textId="77777777" w:rsidR="001B3463" w:rsidRPr="00FB3979" w:rsidRDefault="001B3463">
            <w:pPr>
              <w:rPr>
                <w:rFonts w:ascii="Times New Roman" w:eastAsia="標楷體" w:hAnsi="Times New Roman" w:cs="標楷體"/>
              </w:rPr>
            </w:pPr>
          </w:p>
        </w:tc>
      </w:tr>
    </w:tbl>
    <w:p w14:paraId="77A7993F" w14:textId="50401F4C" w:rsidR="007141B3" w:rsidRDefault="007141B3" w:rsidP="001B3463">
      <w:pPr>
        <w:rPr>
          <w:rFonts w:ascii="Times New Roman" w:eastAsia="標楷體" w:hAnsi="Times New Roman" w:cs="標楷體"/>
        </w:rPr>
      </w:pPr>
    </w:p>
    <w:p w14:paraId="1ABFEEFD" w14:textId="01DC2AA0" w:rsidR="003C0563" w:rsidRDefault="007141B3" w:rsidP="007141B3">
      <w:pPr>
        <w:widowControl/>
        <w:rPr>
          <w:rFonts w:ascii="Times New Roman" w:eastAsia="標楷體" w:hAnsi="Times New Roman" w:cs="標楷體"/>
        </w:rPr>
      </w:pPr>
      <w:r>
        <w:rPr>
          <w:rFonts w:ascii="Times New Roman" w:eastAsia="標楷體" w:hAnsi="Times New Roman" w:cs="標楷體"/>
        </w:rPr>
        <w:br w:type="page"/>
      </w:r>
    </w:p>
    <w:p w14:paraId="0996D16B" w14:textId="69EB018E"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p>
    <w:p w14:paraId="79ECB8B4" w14:textId="08882794" w:rsidR="001B3463" w:rsidRPr="00FB3979" w:rsidRDefault="004F6EFD" w:rsidP="001B3463">
      <w:pPr>
        <w:rPr>
          <w:rFonts w:ascii="Times New Roman" w:eastAsia="標楷體" w:hAnsi="Times New Roman"/>
          <w:noProof/>
        </w:rPr>
      </w:pPr>
      <w:r w:rsidRPr="00FB3979">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2DCCD928" wp14:editId="19272942">
                <wp:simplePos x="0" y="0"/>
                <wp:positionH relativeFrom="column">
                  <wp:posOffset>437515</wp:posOffset>
                </wp:positionH>
                <wp:positionV relativeFrom="paragraph">
                  <wp:posOffset>1480820</wp:posOffset>
                </wp:positionV>
                <wp:extent cx="698500" cy="127000"/>
                <wp:effectExtent l="0" t="0" r="25400" b="25400"/>
                <wp:wrapNone/>
                <wp:docPr id="95" name="矩形 95"/>
                <wp:cNvGraphicFramePr/>
                <a:graphic xmlns:a="http://schemas.openxmlformats.org/drawingml/2006/main">
                  <a:graphicData uri="http://schemas.microsoft.com/office/word/2010/wordprocessingShape">
                    <wps:wsp>
                      <wps:cNvSpPr/>
                      <wps:spPr>
                        <a:xfrm>
                          <a:off x="0" y="0"/>
                          <a:ext cx="698500" cy="127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B1C74EE" id="矩形 95" o:spid="_x0000_s1026" style="position:absolute;margin-left:34.45pt;margin-top:116.6pt;width:55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" fillcolor="white [3212]" strokecolor="white [3212]" strokeweight="2pt"/>
            </w:pict>
          </mc:Fallback>
        </mc:AlternateContent>
      </w:r>
      <w:r w:rsidRPr="00FB3979">
        <w:rPr>
          <w:rFonts w:ascii="Times New Roman" w:eastAsia="標楷體" w:hAnsi="Times New Roman"/>
          <w:noProof/>
        </w:rPr>
        <mc:AlternateContent>
          <mc:Choice Requires="wps">
            <w:drawing>
              <wp:anchor distT="0" distB="0" distL="114300" distR="114300" simplePos="0" relativeHeight="251660288" behindDoc="0" locked="0" layoutInCell="1" allowOverlap="1" wp14:anchorId="518B5B2C" wp14:editId="0B445F67">
                <wp:simplePos x="0" y="0"/>
                <wp:positionH relativeFrom="column">
                  <wp:posOffset>3517265</wp:posOffset>
                </wp:positionH>
                <wp:positionV relativeFrom="paragraph">
                  <wp:posOffset>1404620</wp:posOffset>
                </wp:positionV>
                <wp:extent cx="571500" cy="114300"/>
                <wp:effectExtent l="0" t="0" r="19050" b="19050"/>
                <wp:wrapNone/>
                <wp:docPr id="1177401810" name="矩形 1177401810"/>
                <wp:cNvGraphicFramePr/>
                <a:graphic xmlns:a="http://schemas.openxmlformats.org/drawingml/2006/main">
                  <a:graphicData uri="http://schemas.microsoft.com/office/word/2010/wordprocessingShape">
                    <wps:wsp>
                      <wps:cNvSpPr/>
                      <wps:spPr>
                        <a:xfrm>
                          <a:off x="0" y="0"/>
                          <a:ext cx="57150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62FA53C7" id="矩形 1177401810" o:spid="_x0000_s1026" style="position:absolute;margin-left:276.95pt;margin-top:110.6pt;width:45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" fillcolor="white [3212]" strokecolor="white [3212]" strokeweight="2pt"/>
            </w:pict>
          </mc:Fallback>
        </mc:AlternateContent>
      </w:r>
      <w:r w:rsidR="001B3463" w:rsidRPr="00FB3979">
        <w:rPr>
          <w:rFonts w:ascii="Times New Roman" w:eastAsia="標楷體" w:hAnsi="Times New Roman"/>
          <w:noProof/>
        </w:rPr>
        <mc:AlternateContent>
          <mc:Choice Requires="wps">
            <w:drawing>
              <wp:anchor distT="0" distB="0" distL="114300" distR="114300" simplePos="0" relativeHeight="251658240" behindDoc="0" locked="0" layoutInCell="1" allowOverlap="1" wp14:anchorId="118D637E" wp14:editId="2BBFCE54">
                <wp:simplePos x="0" y="0"/>
                <wp:positionH relativeFrom="column">
                  <wp:posOffset>4011930</wp:posOffset>
                </wp:positionH>
                <wp:positionV relativeFrom="paragraph">
                  <wp:posOffset>1535430</wp:posOffset>
                </wp:positionV>
                <wp:extent cx="601980" cy="106680"/>
                <wp:effectExtent l="0" t="0" r="26670" b="26670"/>
                <wp:wrapNone/>
                <wp:docPr id="1571492539" name="矩形 1571492539"/>
                <wp:cNvGraphicFramePr/>
                <a:graphic xmlns:a="http://schemas.openxmlformats.org/drawingml/2006/main">
                  <a:graphicData uri="http://schemas.microsoft.com/office/word/2010/wordprocessingShape">
                    <wps:wsp>
                      <wps:cNvSpPr/>
                      <wps:spPr>
                        <a:xfrm>
                          <a:off x="0" y="0"/>
                          <a:ext cx="601980" cy="1066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252D3C3" id="矩形 1571492539" o:spid="_x0000_s1026" style="position:absolute;margin-left:315.9pt;margin-top:120.9pt;width:47.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" fillcolor="white [3212]" strokecolor="white [3212]" strokeweight="2pt"/>
            </w:pict>
          </mc:Fallback>
        </mc:AlternateContent>
      </w:r>
      <w:r w:rsidR="001B3463" w:rsidRPr="00FB3979">
        <w:rPr>
          <w:rFonts w:ascii="Times New Roman" w:eastAsia="標楷體" w:hAnsi="Times New Roman"/>
          <w:noProof/>
        </w:rPr>
        <w:drawing>
          <wp:inline distT="0" distB="0" distL="0" distR="0" wp14:anchorId="2298E4F2" wp14:editId="3832D13A">
            <wp:extent cx="2670358" cy="3129112"/>
            <wp:effectExtent l="0" t="0" r="0" b="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5001" cy="3134553"/>
                    </a:xfrm>
                    <a:prstGeom prst="rect">
                      <a:avLst/>
                    </a:prstGeom>
                    <a:noFill/>
                    <a:ln>
                      <a:noFill/>
                    </a:ln>
                  </pic:spPr>
                </pic:pic>
              </a:graphicData>
            </a:graphic>
          </wp:inline>
        </w:drawing>
      </w:r>
      <w:r w:rsidR="001B3463" w:rsidRPr="00FB3979">
        <w:rPr>
          <w:rFonts w:ascii="Times New Roman" w:eastAsia="標楷體" w:hAnsi="Times New Roman"/>
          <w:noProof/>
        </w:rPr>
        <w:t xml:space="preserve"> </w:t>
      </w:r>
      <w:r w:rsidR="001B3463" w:rsidRPr="00FB3979">
        <w:rPr>
          <w:rFonts w:ascii="Times New Roman" w:eastAsia="標楷體" w:hAnsi="Times New Roman"/>
          <w:noProof/>
        </w:rPr>
        <w:drawing>
          <wp:inline distT="0" distB="0" distL="0" distR="0" wp14:anchorId="6A022990" wp14:editId="75BE22AA">
            <wp:extent cx="2790438" cy="3177232"/>
            <wp:effectExtent l="0" t="0" r="0" b="444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0438" cy="3177232"/>
                    </a:xfrm>
                    <a:prstGeom prst="rect">
                      <a:avLst/>
                    </a:prstGeom>
                    <a:noFill/>
                    <a:ln>
                      <a:noFill/>
                    </a:ln>
                  </pic:spPr>
                </pic:pic>
              </a:graphicData>
            </a:graphic>
          </wp:inline>
        </w:drawing>
      </w:r>
    </w:p>
    <w:p w14:paraId="0976D27F" w14:textId="72AFF42F" w:rsidR="001B3463" w:rsidRPr="00FB3979" w:rsidRDefault="006C59B1" w:rsidP="006C59B1">
      <w:pPr>
        <w:pStyle w:val="a9"/>
        <w:widowControl/>
      </w:pPr>
      <w:bookmarkStart w:id="218" w:name="_Toc152429922"/>
      <w:bookmarkStart w:id="219" w:name="_Toc152716113"/>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14</w:t>
      </w:r>
      <w:r w:rsidRPr="00FB3979">
        <w:rPr>
          <w:b/>
          <w:bCs/>
        </w:rPr>
        <w:fldChar w:fldCharType="end"/>
      </w:r>
      <w:r w:rsidR="001B3463" w:rsidRPr="00FB3979">
        <w:rPr>
          <w:rFonts w:hint="eastAsia"/>
          <w:b/>
          <w:bCs/>
        </w:rPr>
        <w:t xml:space="preserve"> </w:t>
      </w:r>
      <w:r w:rsidR="00B718C9" w:rsidRPr="00FB3979">
        <w:rPr>
          <w:b/>
          <w:bCs/>
        </w:rPr>
        <w:t xml:space="preserve">  </w:t>
      </w:r>
      <w:r w:rsidR="001B3463" w:rsidRPr="00FB3979">
        <w:rPr>
          <w:rFonts w:hint="eastAsia"/>
          <w:b/>
          <w:bCs/>
        </w:rPr>
        <w:t>帳號申請頁面</w:t>
      </w:r>
      <w:bookmarkEnd w:id="218"/>
      <w:bookmarkEnd w:id="219"/>
    </w:p>
    <w:p w14:paraId="2E76046A" w14:textId="77777777" w:rsidR="001B3463" w:rsidRPr="00FB3979" w:rsidRDefault="001B3463" w:rsidP="001B3463">
      <w:pPr>
        <w:rPr>
          <w:rFonts w:ascii="Times New Roman" w:eastAsia="標楷體" w:hAnsi="Times New Roman"/>
        </w:rPr>
      </w:pPr>
    </w:p>
    <w:p w14:paraId="243C8DBC" w14:textId="77777777" w:rsidR="008138F5" w:rsidRPr="00FB3979" w:rsidRDefault="008138F5" w:rsidP="001B3463">
      <w:pPr>
        <w:rPr>
          <w:rFonts w:ascii="Times New Roman" w:eastAsia="標楷體" w:hAnsi="Times New Roman"/>
        </w:rPr>
      </w:pPr>
    </w:p>
    <w:p w14:paraId="00942BC8" w14:textId="77777777" w:rsidR="001B3463" w:rsidRPr="00FB3979" w:rsidRDefault="001B3463" w:rsidP="001B3463">
      <w:pPr>
        <w:rPr>
          <w:rFonts w:ascii="Times New Roman" w:eastAsia="標楷體" w:hAnsi="Times New Roman"/>
          <w:noProof/>
        </w:rPr>
      </w:pPr>
      <w:r w:rsidRPr="00FB3979">
        <w:rPr>
          <w:rFonts w:ascii="Times New Roman" w:eastAsia="標楷體" w:hAnsi="Times New Roman"/>
          <w:noProof/>
        </w:rPr>
        <w:drawing>
          <wp:inline distT="0" distB="0" distL="0" distR="0" wp14:anchorId="01102C1E" wp14:editId="2EDA008E">
            <wp:extent cx="5539740" cy="832001"/>
            <wp:effectExtent l="0" t="0" r="3810" b="635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r="-331" b="75984"/>
                    <a:stretch/>
                  </pic:blipFill>
                  <pic:spPr bwMode="auto">
                    <a:xfrm>
                      <a:off x="0" y="0"/>
                      <a:ext cx="5587402" cy="839159"/>
                    </a:xfrm>
                    <a:prstGeom prst="rect">
                      <a:avLst/>
                    </a:prstGeom>
                    <a:noFill/>
                    <a:ln>
                      <a:noFill/>
                    </a:ln>
                    <a:extLst>
                      <a:ext uri="{53640926-AAD7-44D8-BBD7-CCE9431645EC}">
                        <a14:shadowObscured xmlns:a14="http://schemas.microsoft.com/office/drawing/2010/main"/>
                      </a:ext>
                    </a:extLst>
                  </pic:spPr>
                </pic:pic>
              </a:graphicData>
            </a:graphic>
          </wp:inline>
        </w:drawing>
      </w:r>
    </w:p>
    <w:p w14:paraId="4F603FE4" w14:textId="3C82FB79" w:rsidR="001B3463" w:rsidRPr="00FB3979" w:rsidRDefault="006C59B1" w:rsidP="006C59B1">
      <w:pPr>
        <w:pStyle w:val="a9"/>
        <w:widowControl/>
        <w:rPr>
          <w:b/>
          <w:bCs/>
        </w:rPr>
      </w:pPr>
      <w:bookmarkStart w:id="220" w:name="_Toc152429923"/>
      <w:bookmarkStart w:id="221" w:name="_Toc152716114"/>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15</w:t>
      </w:r>
      <w:r w:rsidRPr="00FB3979">
        <w:rPr>
          <w:b/>
          <w:bCs/>
        </w:rPr>
        <w:fldChar w:fldCharType="end"/>
      </w:r>
      <w:r w:rsidR="001B3463" w:rsidRPr="00FB3979">
        <w:rPr>
          <w:rFonts w:hint="eastAsia"/>
          <w:b/>
          <w:bCs/>
        </w:rPr>
        <w:t xml:space="preserve"> </w:t>
      </w:r>
      <w:r w:rsidR="00B718C9" w:rsidRPr="00FB3979">
        <w:rPr>
          <w:b/>
          <w:bCs/>
        </w:rPr>
        <w:t xml:space="preserve">  </w:t>
      </w:r>
      <w:r w:rsidR="001B3463" w:rsidRPr="00FB3979">
        <w:rPr>
          <w:rFonts w:hint="eastAsia"/>
          <w:b/>
          <w:bCs/>
        </w:rPr>
        <w:t>申請成功畫面</w:t>
      </w:r>
      <w:bookmarkEnd w:id="220"/>
      <w:bookmarkEnd w:id="221"/>
    </w:p>
    <w:p w14:paraId="765D859D" w14:textId="77777777" w:rsidR="00FE2185" w:rsidRPr="00FB3979" w:rsidRDefault="00FE2185" w:rsidP="006C59B1">
      <w:pPr>
        <w:pStyle w:val="a9"/>
        <w:widowControl/>
        <w:rPr>
          <w:b/>
          <w:bCs/>
        </w:rPr>
      </w:pPr>
    </w:p>
    <w:p w14:paraId="646281FF" w14:textId="6CF78E1A" w:rsidR="00FB3979" w:rsidRDefault="00FB3979" w:rsidP="00FE2185">
      <w:pPr>
        <w:rPr>
          <w:rFonts w:ascii="Times New Roman" w:eastAsia="標楷體" w:hAnsi="Times New Roman"/>
        </w:rPr>
      </w:pPr>
    </w:p>
    <w:p w14:paraId="34FE9D7F" w14:textId="5D2675FF" w:rsidR="00617691" w:rsidRPr="00FB3979" w:rsidRDefault="00FB3979" w:rsidP="00FB3979">
      <w:pPr>
        <w:widowControl/>
        <w:rPr>
          <w:rFonts w:ascii="Times New Roman" w:eastAsia="標楷體" w:hAnsi="Times New Roman"/>
        </w:rPr>
      </w:pPr>
      <w:r>
        <w:rPr>
          <w:rFonts w:ascii="Times New Roman" w:eastAsia="標楷體" w:hAnsi="Times New Roman"/>
        </w:rPr>
        <w:br w:type="page"/>
      </w:r>
    </w:p>
    <w:p w14:paraId="0772A289" w14:textId="56DA31EF" w:rsidR="00617691" w:rsidRPr="00FB3979" w:rsidRDefault="00DA661C" w:rsidP="00BA3828">
      <w:pPr>
        <w:pStyle w:val="3"/>
        <w:rPr>
          <w:rFonts w:ascii="Times New Roman" w:hAnsi="Times New Roman"/>
        </w:rPr>
      </w:pPr>
      <w:bookmarkStart w:id="222" w:name="_Toc152334240"/>
      <w:bookmarkStart w:id="223" w:name="_Toc152426432"/>
      <w:bookmarkStart w:id="224" w:name="_Toc152677793"/>
      <w:r w:rsidRPr="00FB3979">
        <w:rPr>
          <w:rFonts w:ascii="Times New Roman" w:hAnsi="Times New Roman" w:hint="eastAsia"/>
        </w:rPr>
        <w:lastRenderedPageBreak/>
        <w:t>3</w:t>
      </w:r>
      <w:r w:rsidRPr="00FB3979">
        <w:rPr>
          <w:rFonts w:ascii="Times New Roman" w:hAnsi="Times New Roman"/>
        </w:rPr>
        <w:t>.2</w:t>
      </w:r>
      <w:r w:rsidR="00617691" w:rsidRPr="00FB3979">
        <w:rPr>
          <w:rFonts w:ascii="Times New Roman" w:hAnsi="Times New Roman" w:hint="eastAsia"/>
        </w:rPr>
        <w:t>客服人員</w:t>
      </w:r>
      <w:bookmarkEnd w:id="222"/>
      <w:bookmarkEnd w:id="223"/>
      <w:bookmarkEnd w:id="224"/>
    </w:p>
    <w:p w14:paraId="35A55D2D" w14:textId="23F459FF" w:rsidR="00BA3828" w:rsidRPr="00FB3979" w:rsidRDefault="00BA3828" w:rsidP="00BA3828">
      <w:pPr>
        <w:pStyle w:val="4"/>
        <w:ind w:left="720"/>
      </w:pPr>
      <w:bookmarkStart w:id="225" w:name="_Toc152677794"/>
      <w:r w:rsidRPr="00FB3979">
        <w:rPr>
          <w:rFonts w:hint="eastAsia"/>
        </w:rPr>
        <w:t>1-2-1</w:t>
      </w:r>
      <w:r w:rsidRPr="00FB3979">
        <w:rPr>
          <w:rFonts w:hint="eastAsia"/>
        </w:rPr>
        <w:t>申報單建立</w:t>
      </w:r>
      <w:bookmarkEnd w:id="225"/>
    </w:p>
    <w:p w14:paraId="2051DC7E" w14:textId="77777777" w:rsidR="00693B8E" w:rsidRPr="00FB3979" w:rsidRDefault="00693B8E" w:rsidP="00693B8E">
      <w:pPr>
        <w:rPr>
          <w:rFonts w:ascii="Times New Roman" w:eastAsia="標楷體" w:hAnsi="Times New Roman"/>
        </w:rPr>
      </w:pPr>
    </w:p>
    <w:tbl>
      <w:tblPr>
        <w:tblpPr w:leftFromText="180" w:rightFromText="180" w:vertAnchor="text" w:horzAnchor="margin" w:tblpY="533"/>
        <w:tblW w:w="8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722"/>
        <w:gridCol w:w="1456"/>
        <w:gridCol w:w="1454"/>
        <w:gridCol w:w="2952"/>
      </w:tblGrid>
      <w:tr w:rsidR="00693B8E" w:rsidRPr="00FB3979" w14:paraId="4ED5DEBA" w14:textId="77777777" w:rsidTr="001D7D50">
        <w:trPr>
          <w:trHeight w:val="303"/>
        </w:trPr>
        <w:tc>
          <w:tcPr>
            <w:tcW w:w="8772" w:type="dxa"/>
            <w:gridSpan w:val="5"/>
            <w:tcBorders>
              <w:top w:val="single" w:sz="4" w:space="0" w:color="000000"/>
              <w:left w:val="single" w:sz="4" w:space="0" w:color="000000"/>
              <w:bottom w:val="single" w:sz="4" w:space="0" w:color="000000"/>
              <w:right w:val="single" w:sz="4" w:space="0" w:color="000000"/>
            </w:tcBorders>
            <w:hideMark/>
          </w:tcPr>
          <w:p w14:paraId="4FBADDA5" w14:textId="77777777" w:rsidR="00693B8E" w:rsidRPr="00FB3979" w:rsidRDefault="00693B8E" w:rsidP="001D7D50">
            <w:pPr>
              <w:rPr>
                <w:rFonts w:ascii="Times New Roman" w:eastAsia="標楷體" w:hAnsi="Times New Roman" w:cs="標楷體"/>
              </w:rPr>
            </w:pPr>
            <w:bookmarkStart w:id="226" w:name="_Toc152421475"/>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1-2-1 </w:t>
            </w:r>
            <w:r w:rsidRPr="00FB3979">
              <w:rPr>
                <w:rFonts w:ascii="Times New Roman" w:eastAsia="標楷體" w:hAnsi="Times New Roman" w:cs="標楷體" w:hint="eastAsia"/>
              </w:rPr>
              <w:t>申報單建立</w:t>
            </w:r>
          </w:p>
        </w:tc>
      </w:tr>
      <w:tr w:rsidR="00693B8E" w:rsidRPr="00FB3979" w14:paraId="741D4F0F" w14:textId="77777777" w:rsidTr="001D7D50">
        <w:trPr>
          <w:trHeight w:val="303"/>
        </w:trPr>
        <w:tc>
          <w:tcPr>
            <w:tcW w:w="8772" w:type="dxa"/>
            <w:gridSpan w:val="5"/>
            <w:tcBorders>
              <w:top w:val="single" w:sz="4" w:space="0" w:color="000000"/>
              <w:left w:val="single" w:sz="4" w:space="0" w:color="000000"/>
              <w:bottom w:val="single" w:sz="4" w:space="0" w:color="000000"/>
              <w:right w:val="single" w:sz="4" w:space="0" w:color="000000"/>
            </w:tcBorders>
            <w:hideMark/>
          </w:tcPr>
          <w:p w14:paraId="7DCE72F6"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客服可依客戶說明建立「品質異常申報單」，進行立案。</w:t>
            </w:r>
          </w:p>
        </w:tc>
      </w:tr>
      <w:tr w:rsidR="00693B8E" w:rsidRPr="00FB3979" w14:paraId="08184F7E" w14:textId="77777777" w:rsidTr="001D7D50">
        <w:trPr>
          <w:trHeight w:val="303"/>
        </w:trPr>
        <w:tc>
          <w:tcPr>
            <w:tcW w:w="4366" w:type="dxa"/>
            <w:gridSpan w:val="3"/>
            <w:tcBorders>
              <w:top w:val="single" w:sz="4" w:space="0" w:color="000000"/>
              <w:left w:val="single" w:sz="4" w:space="0" w:color="000000"/>
              <w:bottom w:val="single" w:sz="4" w:space="0" w:color="000000"/>
              <w:right w:val="single" w:sz="4" w:space="0" w:color="000000"/>
            </w:tcBorders>
            <w:hideMark/>
          </w:tcPr>
          <w:p w14:paraId="236EF0DB"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406" w:type="dxa"/>
            <w:gridSpan w:val="2"/>
            <w:tcBorders>
              <w:top w:val="single" w:sz="4" w:space="0" w:color="000000"/>
              <w:left w:val="single" w:sz="4" w:space="0" w:color="000000"/>
              <w:bottom w:val="single" w:sz="4" w:space="0" w:color="000000"/>
              <w:right w:val="single" w:sz="4" w:space="0" w:color="000000"/>
            </w:tcBorders>
            <w:hideMark/>
          </w:tcPr>
          <w:p w14:paraId="721AC584"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693B8E" w:rsidRPr="00FB3979" w14:paraId="30A04A29" w14:textId="77777777" w:rsidTr="001D7D50">
        <w:trPr>
          <w:trHeight w:val="291"/>
        </w:trPr>
        <w:tc>
          <w:tcPr>
            <w:tcW w:w="2910" w:type="dxa"/>
            <w:gridSpan w:val="2"/>
            <w:tcBorders>
              <w:top w:val="single" w:sz="4" w:space="0" w:color="000000"/>
              <w:left w:val="single" w:sz="4" w:space="0" w:color="000000"/>
              <w:bottom w:val="single" w:sz="4" w:space="0" w:color="000000"/>
              <w:right w:val="single" w:sz="4" w:space="0" w:color="000000"/>
            </w:tcBorders>
            <w:hideMark/>
          </w:tcPr>
          <w:p w14:paraId="27AE560A" w14:textId="77777777" w:rsidR="00693B8E" w:rsidRPr="00FB3979" w:rsidRDefault="00693B8E" w:rsidP="001D7D50">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10" w:type="dxa"/>
            <w:gridSpan w:val="2"/>
            <w:tcBorders>
              <w:top w:val="single" w:sz="4" w:space="0" w:color="000000"/>
              <w:left w:val="single" w:sz="4" w:space="0" w:color="000000"/>
              <w:bottom w:val="single" w:sz="4" w:space="0" w:color="000000"/>
              <w:right w:val="single" w:sz="4" w:space="0" w:color="000000"/>
            </w:tcBorders>
            <w:hideMark/>
          </w:tcPr>
          <w:p w14:paraId="66277920" w14:textId="77777777" w:rsidR="00693B8E" w:rsidRPr="00FB3979" w:rsidRDefault="00693B8E" w:rsidP="001D7D50">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52" w:type="dxa"/>
            <w:tcBorders>
              <w:top w:val="single" w:sz="4" w:space="0" w:color="000000"/>
              <w:left w:val="single" w:sz="4" w:space="0" w:color="000000"/>
              <w:bottom w:val="single" w:sz="4" w:space="0" w:color="000000"/>
              <w:right w:val="single" w:sz="4" w:space="0" w:color="000000"/>
            </w:tcBorders>
            <w:hideMark/>
          </w:tcPr>
          <w:p w14:paraId="135EA302" w14:textId="77777777" w:rsidR="00693B8E" w:rsidRPr="00FB3979" w:rsidRDefault="00693B8E" w:rsidP="001D7D50">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693B8E" w:rsidRPr="00FB3979" w14:paraId="782D7520" w14:textId="77777777" w:rsidTr="001D7D50">
        <w:trPr>
          <w:trHeight w:val="2542"/>
        </w:trPr>
        <w:tc>
          <w:tcPr>
            <w:tcW w:w="2910" w:type="dxa"/>
            <w:gridSpan w:val="2"/>
            <w:tcBorders>
              <w:top w:val="single" w:sz="4" w:space="0" w:color="000000"/>
              <w:left w:val="single" w:sz="4" w:space="0" w:color="000000"/>
              <w:bottom w:val="single" w:sz="4" w:space="0" w:color="000000"/>
              <w:right w:val="single" w:sz="4" w:space="0" w:color="000000"/>
            </w:tcBorders>
          </w:tcPr>
          <w:p w14:paraId="1049D6D9"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滑鼠點選</w:t>
            </w:r>
          </w:p>
          <w:p w14:paraId="7BC3EF09" w14:textId="77777777" w:rsidR="00693B8E" w:rsidRPr="00FB3979" w:rsidRDefault="00693B8E" w:rsidP="001D7D50">
            <w:pPr>
              <w:ind w:left="36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提案日期</w:t>
            </w:r>
          </w:p>
          <w:p w14:paraId="26B632EB"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提案人</w:t>
            </w:r>
          </w:p>
          <w:p w14:paraId="36CC2495"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客戶</w:t>
            </w:r>
          </w:p>
          <w:p w14:paraId="50A43F58"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產品型號</w:t>
            </w:r>
          </w:p>
          <w:p w14:paraId="481EFD4B"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上傳附件</w:t>
            </w:r>
          </w:p>
          <w:p w14:paraId="67E7F66B"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幫助按鈕</w:t>
            </w:r>
            <w:r w:rsidRPr="00FB3979">
              <w:rPr>
                <w:rFonts w:ascii="Times New Roman" w:eastAsia="標楷體" w:hAnsi="Times New Roman" w:cs="標楷體" w:hint="eastAsia"/>
              </w:rPr>
              <w:fldChar w:fldCharType="begin"/>
            </w:r>
            <w:r w:rsidRPr="00FB3979">
              <w:rPr>
                <w:rFonts w:ascii="Times New Roman" w:eastAsia="標楷體" w:hAnsi="Times New Roman" w:cs="標楷體" w:hint="eastAsia"/>
              </w:rPr>
              <w:instrText xml:space="preserve"> eq \o\ac(</w:instrText>
            </w:r>
            <w:r w:rsidRPr="00FB3979">
              <w:rPr>
                <w:rFonts w:ascii="Times New Roman" w:eastAsia="標楷體" w:hAnsi="Times New Roman" w:cs="標楷體" w:hint="eastAsia"/>
              </w:rPr>
              <w:instrText>○</w:instrText>
            </w:r>
            <w:r w:rsidRPr="00FB3979">
              <w:rPr>
                <w:rFonts w:ascii="Times New Roman" w:eastAsia="標楷體" w:hAnsi="Times New Roman" w:cs="標楷體" w:hint="eastAsia"/>
              </w:rPr>
              <w:instrText>,</w:instrText>
            </w:r>
            <w:r w:rsidRPr="00FB3979">
              <w:rPr>
                <w:rFonts w:ascii="Times New Roman" w:eastAsia="標楷體" w:hAnsi="Times New Roman" w:cs="標楷體" w:hint="eastAsia"/>
                <w:position w:val="3"/>
              </w:rPr>
              <w:instrText>?</w:instrText>
            </w:r>
            <w:r w:rsidRPr="00FB3979">
              <w:rPr>
                <w:rFonts w:ascii="Times New Roman" w:eastAsia="標楷體" w:hAnsi="Times New Roman" w:cs="標楷體" w:hint="eastAsia"/>
              </w:rPr>
              <w:instrText>)</w:instrText>
            </w:r>
            <w:r w:rsidRPr="00FB3979">
              <w:rPr>
                <w:rFonts w:ascii="Times New Roman" w:eastAsia="標楷體" w:hAnsi="Times New Roman" w:cs="標楷體" w:hint="eastAsia"/>
              </w:rPr>
              <w:fldChar w:fldCharType="end"/>
            </w:r>
          </w:p>
          <w:p w14:paraId="48E54E59" w14:textId="77777777" w:rsidR="00693B8E" w:rsidRPr="00FB3979" w:rsidRDefault="00693B8E" w:rsidP="001D7D50">
            <w:pPr>
              <w:rPr>
                <w:rFonts w:ascii="Times New Roman" w:eastAsia="標楷體" w:hAnsi="Times New Roman" w:cs="標楷體"/>
              </w:rPr>
            </w:pPr>
          </w:p>
          <w:p w14:paraId="1FFB8041"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鍵盤輸入</w:t>
            </w:r>
          </w:p>
          <w:p w14:paraId="0E7401E0" w14:textId="77777777" w:rsidR="00693B8E" w:rsidRPr="00FB3979" w:rsidRDefault="00693B8E" w:rsidP="001D7D50">
            <w:pPr>
              <w:ind w:firstLineChars="300" w:firstLine="720"/>
              <w:rPr>
                <w:rFonts w:ascii="Times New Roman" w:eastAsia="標楷體" w:hAnsi="Times New Roman" w:cs="標楷體"/>
              </w:rPr>
            </w:pPr>
            <w:r w:rsidRPr="00FB3979">
              <w:rPr>
                <w:rFonts w:ascii="Times New Roman" w:eastAsia="標楷體" w:hAnsi="Times New Roman" w:cs="標楷體" w:hint="eastAsia"/>
              </w:rPr>
              <w:t>紀錄料件</w:t>
            </w:r>
            <w:r w:rsidRPr="00FB3979">
              <w:rPr>
                <w:rFonts w:ascii="Times New Roman" w:eastAsia="標楷體" w:hAnsi="Times New Roman" w:cs="標楷體" w:hint="eastAsia"/>
                <w:color w:val="262626"/>
              </w:rPr>
              <w:t>溯源</w:t>
            </w:r>
          </w:p>
          <w:p w14:paraId="1378B410" w14:textId="77777777" w:rsidR="00693B8E" w:rsidRPr="00FB3979" w:rsidRDefault="00693B8E" w:rsidP="001D7D50">
            <w:pPr>
              <w:ind w:left="720"/>
              <w:rPr>
                <w:rFonts w:ascii="Times New Roman" w:eastAsia="標楷體" w:hAnsi="Times New Roman" w:cs="標楷體"/>
                <w:color w:val="262626"/>
              </w:rPr>
            </w:pPr>
            <w:r w:rsidRPr="00FB3979">
              <w:rPr>
                <w:rFonts w:ascii="Times New Roman" w:eastAsia="標楷體" w:hAnsi="Times New Roman" w:cs="標楷體" w:hint="eastAsia"/>
                <w:color w:val="262626"/>
              </w:rPr>
              <w:t>(</w:t>
            </w:r>
            <w:r w:rsidRPr="00FB3979">
              <w:rPr>
                <w:rFonts w:ascii="Times New Roman" w:eastAsia="標楷體" w:hAnsi="Times New Roman" w:cs="標楷體" w:hint="eastAsia"/>
                <w:color w:val="262626"/>
              </w:rPr>
              <w:t>鍵盤輸入</w:t>
            </w:r>
            <w:proofErr w:type="gramStart"/>
            <w:r w:rsidRPr="00FB3979">
              <w:rPr>
                <w:rFonts w:ascii="Times New Roman" w:eastAsia="標楷體" w:hAnsi="Times New Roman" w:cs="標楷體" w:hint="eastAsia"/>
                <w:color w:val="262626"/>
              </w:rPr>
              <w:t>進料單號</w:t>
            </w:r>
            <w:proofErr w:type="gramEnd"/>
            <w:r w:rsidRPr="00FB3979">
              <w:rPr>
                <w:rFonts w:ascii="Times New Roman" w:eastAsia="標楷體" w:hAnsi="Times New Roman" w:cs="標楷體" w:hint="eastAsia"/>
                <w:color w:val="262626"/>
              </w:rPr>
              <w:t>及數量</w:t>
            </w:r>
            <w:r w:rsidRPr="00FB3979">
              <w:rPr>
                <w:rFonts w:ascii="Times New Roman" w:eastAsia="標楷體" w:hAnsi="Times New Roman" w:cs="標楷體" w:hint="eastAsia"/>
                <w:color w:val="262626"/>
              </w:rPr>
              <w:t>)</w:t>
            </w:r>
          </w:p>
          <w:p w14:paraId="18A07A72" w14:textId="77777777" w:rsidR="00693B8E" w:rsidRPr="00FB3979" w:rsidRDefault="00693B8E" w:rsidP="001D7D50">
            <w:pPr>
              <w:ind w:left="720"/>
              <w:rPr>
                <w:rFonts w:ascii="Times New Roman" w:eastAsia="標楷體" w:hAnsi="Times New Roman" w:cs="標楷體"/>
                <w:color w:val="262626"/>
              </w:rPr>
            </w:pPr>
            <w:r w:rsidRPr="00FB3979">
              <w:rPr>
                <w:rFonts w:ascii="Times New Roman" w:eastAsia="標楷體" w:hAnsi="Times New Roman" w:cs="標楷體" w:hint="eastAsia"/>
                <w:color w:val="262626"/>
              </w:rPr>
              <w:t>異常狀況主訴</w:t>
            </w:r>
          </w:p>
          <w:p w14:paraId="5F861678" w14:textId="77777777" w:rsidR="00693B8E" w:rsidRPr="00FB3979" w:rsidRDefault="00693B8E" w:rsidP="001D7D50">
            <w:pPr>
              <w:rPr>
                <w:rFonts w:ascii="Times New Roman" w:eastAsia="標楷體" w:hAnsi="Times New Roman" w:cs="標楷體"/>
              </w:rPr>
            </w:pPr>
          </w:p>
          <w:p w14:paraId="3618D622"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滑鼠點選</w:t>
            </w:r>
          </w:p>
          <w:p w14:paraId="71DB9656"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p w14:paraId="10236618"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 xml:space="preserve">    </w:t>
            </w:r>
            <w:proofErr w:type="gramStart"/>
            <w:r w:rsidRPr="00FB3979">
              <w:rPr>
                <w:rFonts w:ascii="Times New Roman" w:eastAsia="標楷體" w:hAnsi="Times New Roman" w:cs="標楷體" w:hint="eastAsia"/>
              </w:rPr>
              <w:t>提交至品管</w:t>
            </w:r>
            <w:proofErr w:type="gramEnd"/>
            <w:r w:rsidRPr="00FB3979">
              <w:rPr>
                <w:rFonts w:ascii="Times New Roman" w:eastAsia="標楷體" w:hAnsi="Times New Roman" w:cs="標楷體" w:hint="eastAsia"/>
              </w:rPr>
              <w:t>部</w:t>
            </w:r>
          </w:p>
          <w:p w14:paraId="39105C25" w14:textId="77777777" w:rsidR="00693B8E" w:rsidRPr="00FB3979" w:rsidRDefault="00693B8E" w:rsidP="001D7D50">
            <w:pPr>
              <w:rPr>
                <w:rFonts w:ascii="Times New Roman" w:eastAsia="標楷體" w:hAnsi="Times New Roman" w:cs="標楷體"/>
                <w:color w:val="262626"/>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儲存草稿</w:t>
            </w:r>
          </w:p>
        </w:tc>
        <w:tc>
          <w:tcPr>
            <w:tcW w:w="2910" w:type="dxa"/>
            <w:gridSpan w:val="2"/>
            <w:tcBorders>
              <w:top w:val="single" w:sz="4" w:space="0" w:color="000000"/>
              <w:left w:val="single" w:sz="4" w:space="0" w:color="000000"/>
              <w:bottom w:val="single" w:sz="4" w:space="0" w:color="000000"/>
              <w:right w:val="single" w:sz="4" w:space="0" w:color="000000"/>
            </w:tcBorders>
          </w:tcPr>
          <w:p w14:paraId="43ABBE79" w14:textId="77777777" w:rsidR="00693B8E" w:rsidRPr="00FB3979" w:rsidRDefault="00693B8E" w:rsidP="001D7D50">
            <w:pPr>
              <w:rPr>
                <w:rFonts w:ascii="Times New Roman" w:eastAsia="標楷體" w:hAnsi="Times New Roman" w:cs="標楷體"/>
              </w:rPr>
            </w:pPr>
          </w:p>
          <w:p w14:paraId="2EB7094A"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點選提案日期後單號自動帶入日期與編號</w:t>
            </w:r>
          </w:p>
          <w:p w14:paraId="3EEC33D9" w14:textId="77777777" w:rsidR="00693B8E" w:rsidRPr="00FB3979" w:rsidRDefault="00693B8E" w:rsidP="001D7D50">
            <w:pPr>
              <w:rPr>
                <w:rFonts w:ascii="Times New Roman" w:eastAsia="標楷體" w:hAnsi="Times New Roman" w:cs="標楷體"/>
                <w:highlight w:val="yellow"/>
              </w:rPr>
            </w:pPr>
          </w:p>
          <w:p w14:paraId="068DEF1E"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從資料庫挑出提案人為</w:t>
            </w:r>
            <w:proofErr w:type="gramStart"/>
            <w:r w:rsidRPr="00FB3979">
              <w:rPr>
                <w:rFonts w:ascii="Times New Roman" w:eastAsia="標楷體" w:hAnsi="Times New Roman" w:cs="標楷體" w:hint="eastAsia"/>
              </w:rPr>
              <w:t>售服部</w:t>
            </w:r>
            <w:proofErr w:type="gramEnd"/>
            <w:r w:rsidRPr="00FB3979">
              <w:rPr>
                <w:rFonts w:ascii="Times New Roman" w:eastAsia="標楷體" w:hAnsi="Times New Roman" w:cs="標楷體" w:hint="eastAsia"/>
              </w:rPr>
              <w:t>人員</w:t>
            </w:r>
          </w:p>
          <w:p w14:paraId="0E1AF8DD" w14:textId="77777777" w:rsidR="00693B8E" w:rsidRPr="00FB3979" w:rsidRDefault="00693B8E" w:rsidP="001D7D50">
            <w:pPr>
              <w:rPr>
                <w:rFonts w:ascii="Times New Roman" w:eastAsia="標楷體" w:hAnsi="Times New Roman" w:cs="標楷體"/>
                <w:highlight w:val="yellow"/>
              </w:rPr>
            </w:pPr>
          </w:p>
          <w:p w14:paraId="3BC9FB25"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點選產品型號後產品名稱自動帶入</w:t>
            </w:r>
          </w:p>
          <w:p w14:paraId="4EB49182" w14:textId="77777777" w:rsidR="00693B8E" w:rsidRPr="00FB3979" w:rsidRDefault="00693B8E" w:rsidP="001D7D50">
            <w:pPr>
              <w:rPr>
                <w:rFonts w:ascii="Times New Roman" w:eastAsia="標楷體" w:hAnsi="Times New Roman" w:cs="標楷體"/>
                <w:highlight w:val="yellow"/>
              </w:rPr>
            </w:pPr>
          </w:p>
          <w:p w14:paraId="003F049E" w14:textId="77777777" w:rsidR="00693B8E" w:rsidRPr="00FB3979" w:rsidRDefault="00693B8E" w:rsidP="001D7D50">
            <w:pPr>
              <w:rPr>
                <w:rFonts w:ascii="Times New Roman" w:eastAsia="標楷體" w:hAnsi="Times New Roman" w:cs="標楷體"/>
                <w:highlight w:val="yellow"/>
              </w:rPr>
            </w:pPr>
          </w:p>
          <w:p w14:paraId="0CA0D374" w14:textId="77777777" w:rsidR="00693B8E" w:rsidRPr="00FB3979" w:rsidRDefault="00693B8E" w:rsidP="001D7D50">
            <w:pPr>
              <w:rPr>
                <w:rFonts w:ascii="Times New Roman" w:eastAsia="標楷體" w:hAnsi="Times New Roman" w:cs="標楷體"/>
                <w:highlight w:val="yellow"/>
              </w:rPr>
            </w:pPr>
          </w:p>
          <w:p w14:paraId="10DCC982"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檢查申報單資料是否填寫完整</w:t>
            </w:r>
          </w:p>
          <w:p w14:paraId="012B4335" w14:textId="77777777" w:rsidR="00693B8E" w:rsidRPr="00FB3979" w:rsidRDefault="00693B8E" w:rsidP="001D7D50">
            <w:pPr>
              <w:rPr>
                <w:rFonts w:ascii="Times New Roman" w:eastAsia="標楷體" w:hAnsi="Times New Roman" w:cs="標楷體"/>
              </w:rPr>
            </w:pPr>
          </w:p>
          <w:p w14:paraId="73BDFB51"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tc>
        <w:tc>
          <w:tcPr>
            <w:tcW w:w="2952" w:type="dxa"/>
            <w:tcBorders>
              <w:top w:val="single" w:sz="4" w:space="0" w:color="000000"/>
              <w:left w:val="single" w:sz="4" w:space="0" w:color="000000"/>
              <w:bottom w:val="single" w:sz="4" w:space="0" w:color="000000"/>
              <w:right w:val="single" w:sz="4" w:space="0" w:color="000000"/>
            </w:tcBorders>
          </w:tcPr>
          <w:p w14:paraId="5A5F3751"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顯示申報單建立頁面</w:t>
            </w:r>
          </w:p>
          <w:p w14:paraId="11DA06CE" w14:textId="77777777" w:rsidR="00693B8E" w:rsidRPr="00FB3979" w:rsidRDefault="00693B8E" w:rsidP="001D7D50">
            <w:pPr>
              <w:rPr>
                <w:rFonts w:ascii="Times New Roman" w:eastAsia="標楷體" w:hAnsi="Times New Roman" w:cs="標楷體"/>
              </w:rPr>
            </w:pPr>
          </w:p>
          <w:p w14:paraId="7443C148" w14:textId="77777777" w:rsidR="00693B8E" w:rsidRPr="00FB3979" w:rsidRDefault="00693B8E" w:rsidP="001D7D50">
            <w:pPr>
              <w:rPr>
                <w:rFonts w:ascii="Times New Roman" w:eastAsia="標楷體" w:hAnsi="Times New Roman" w:cs="標楷體"/>
              </w:rPr>
            </w:pPr>
          </w:p>
          <w:p w14:paraId="665AED0D" w14:textId="6324430E"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完成立案後申報單轉至</w:t>
            </w:r>
            <w:proofErr w:type="gramStart"/>
            <w:r w:rsidRPr="00FB3979">
              <w:rPr>
                <w:rFonts w:ascii="Times New Roman" w:eastAsia="標楷體" w:hAnsi="Times New Roman" w:cs="標楷體" w:hint="eastAsia"/>
              </w:rPr>
              <w:t>處理中頁面</w:t>
            </w:r>
            <w:proofErr w:type="gramEnd"/>
            <w:r w:rsidRPr="00FB3979">
              <w:rPr>
                <w:rFonts w:ascii="Times New Roman" w:eastAsia="標楷體" w:hAnsi="Times New Roman" w:cs="標楷體" w:hint="eastAsia"/>
              </w:rPr>
              <w:t>如圖</w:t>
            </w:r>
            <w:r w:rsidR="007141B3">
              <w:rPr>
                <w:rFonts w:ascii="Times New Roman" w:eastAsia="標楷體" w:hAnsi="Times New Roman" w:cs="標楷體" w:hint="eastAsia"/>
              </w:rPr>
              <w:t>18</w:t>
            </w:r>
          </w:p>
          <w:p w14:paraId="4944FC57" w14:textId="77777777" w:rsidR="00693B8E" w:rsidRPr="00FB3979" w:rsidRDefault="00693B8E" w:rsidP="001D7D50">
            <w:pPr>
              <w:rPr>
                <w:rFonts w:ascii="Times New Roman" w:eastAsia="標楷體" w:hAnsi="Times New Roman" w:cs="標楷體"/>
              </w:rPr>
            </w:pPr>
          </w:p>
          <w:p w14:paraId="76916FAB" w14:textId="77777777" w:rsidR="00693B8E" w:rsidRPr="00FB3979" w:rsidRDefault="00693B8E" w:rsidP="001D7D50">
            <w:pPr>
              <w:rPr>
                <w:rFonts w:ascii="Times New Roman" w:eastAsia="標楷體" w:hAnsi="Times New Roman" w:cs="標楷體"/>
              </w:rPr>
            </w:pPr>
          </w:p>
          <w:p w14:paraId="4475D9B3" w14:textId="77777777" w:rsidR="00693B8E" w:rsidRPr="00FB3979" w:rsidRDefault="00693B8E" w:rsidP="001D7D50">
            <w:pPr>
              <w:rPr>
                <w:rFonts w:ascii="Times New Roman" w:eastAsia="標楷體" w:hAnsi="Times New Roman" w:cs="標楷體"/>
              </w:rPr>
            </w:pPr>
            <w:r w:rsidRPr="00FB3979">
              <w:rPr>
                <w:rFonts w:ascii="Times New Roman" w:eastAsia="標楷體" w:hAnsi="Times New Roman" w:cs="標楷體" w:hint="eastAsia"/>
              </w:rPr>
              <w:t>狀態將從草稿轉變為待指派</w:t>
            </w:r>
          </w:p>
        </w:tc>
      </w:tr>
      <w:tr w:rsidR="00693B8E" w:rsidRPr="00FB3979" w14:paraId="7DD2F277" w14:textId="77777777" w:rsidTr="001D7D50">
        <w:trPr>
          <w:trHeight w:val="303"/>
        </w:trPr>
        <w:tc>
          <w:tcPr>
            <w:tcW w:w="1188" w:type="dxa"/>
            <w:tcBorders>
              <w:top w:val="single" w:sz="4" w:space="0" w:color="000000"/>
              <w:left w:val="single" w:sz="4" w:space="0" w:color="000000"/>
              <w:bottom w:val="single" w:sz="4" w:space="0" w:color="000000"/>
              <w:right w:val="single" w:sz="4" w:space="0" w:color="000000"/>
            </w:tcBorders>
            <w:hideMark/>
          </w:tcPr>
          <w:p w14:paraId="02F3494F" w14:textId="77777777" w:rsidR="00693B8E" w:rsidRPr="00FB3979" w:rsidRDefault="00693B8E" w:rsidP="001D7D50">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84" w:type="dxa"/>
            <w:gridSpan w:val="4"/>
            <w:tcBorders>
              <w:top w:val="single" w:sz="4" w:space="0" w:color="000000"/>
              <w:left w:val="single" w:sz="4" w:space="0" w:color="000000"/>
              <w:bottom w:val="single" w:sz="4" w:space="0" w:color="000000"/>
              <w:right w:val="single" w:sz="4" w:space="0" w:color="000000"/>
            </w:tcBorders>
          </w:tcPr>
          <w:p w14:paraId="4A5018C4" w14:textId="77777777" w:rsidR="00693B8E" w:rsidRPr="00FB3979" w:rsidRDefault="00693B8E" w:rsidP="001D7D50">
            <w:pPr>
              <w:rPr>
                <w:rFonts w:ascii="Times New Roman" w:eastAsia="標楷體" w:hAnsi="Times New Roman" w:cs="標楷體"/>
              </w:rPr>
            </w:pPr>
          </w:p>
        </w:tc>
      </w:tr>
    </w:tbl>
    <w:p w14:paraId="3A7FFC6D" w14:textId="4188D459" w:rsidR="001B3463" w:rsidRPr="00FB3979" w:rsidRDefault="001B3463" w:rsidP="00BA3828">
      <w:pPr>
        <w:pStyle w:val="a9"/>
      </w:pPr>
      <w:bookmarkStart w:id="227" w:name="_Toc152716485"/>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w:t>
      </w:r>
      <w:r w:rsidRPr="00FB3979">
        <w:rPr>
          <w:rFonts w:hint="eastAsia"/>
        </w:rPr>
        <w:fldChar w:fldCharType="end"/>
      </w:r>
      <w:r w:rsidRPr="00FB3979">
        <w:rPr>
          <w:rFonts w:hint="eastAsia"/>
        </w:rPr>
        <w:t xml:space="preserve">  </w:t>
      </w:r>
      <w:bookmarkStart w:id="228" w:name="_Ref134382241"/>
      <w:r w:rsidRPr="00FB3979">
        <w:rPr>
          <w:rFonts w:hint="eastAsia"/>
        </w:rPr>
        <w:t>1-2-1</w:t>
      </w:r>
      <w:bookmarkEnd w:id="228"/>
      <w:r w:rsidRPr="00FB3979">
        <w:rPr>
          <w:rFonts w:hint="eastAsia"/>
        </w:rPr>
        <w:t>申報單建立</w:t>
      </w:r>
      <w:bookmarkEnd w:id="226"/>
      <w:bookmarkEnd w:id="227"/>
    </w:p>
    <w:p w14:paraId="5CA6ADC1" w14:textId="2DC141A7" w:rsidR="008138F5" w:rsidRPr="00FB3979" w:rsidRDefault="007141B3" w:rsidP="007141B3">
      <w:pPr>
        <w:widowControl/>
        <w:rPr>
          <w:rFonts w:ascii="Times New Roman" w:eastAsia="標楷體" w:hAnsi="Times New Roman" w:cs="標楷體"/>
        </w:rPr>
      </w:pPr>
      <w:r>
        <w:rPr>
          <w:rFonts w:ascii="Times New Roman" w:eastAsia="標楷體" w:hAnsi="Times New Roman" w:cs="標楷體"/>
        </w:rPr>
        <w:br w:type="page"/>
      </w:r>
    </w:p>
    <w:p w14:paraId="668A255E" w14:textId="2915F4E7" w:rsidR="001B3463" w:rsidRPr="00FB3979" w:rsidRDefault="001B3463" w:rsidP="007141B3">
      <w:pPr>
        <w:rPr>
          <w:rFonts w:ascii="Times New Roman" w:eastAsia="標楷體" w:hAnsi="Times New Roman" w:cs="標楷體"/>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p>
    <w:p w14:paraId="2389ABCD"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14FE0CB1" wp14:editId="06513DD7">
            <wp:extent cx="5562600" cy="2618103"/>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4455" cy="2628389"/>
                    </a:xfrm>
                    <a:prstGeom prst="rect">
                      <a:avLst/>
                    </a:prstGeom>
                    <a:noFill/>
                    <a:ln>
                      <a:noFill/>
                    </a:ln>
                  </pic:spPr>
                </pic:pic>
              </a:graphicData>
            </a:graphic>
          </wp:inline>
        </w:drawing>
      </w:r>
    </w:p>
    <w:p w14:paraId="7390A073"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4CEB3A28" wp14:editId="6B646A5C">
            <wp:extent cx="5554980" cy="1570337"/>
            <wp:effectExtent l="0" t="0" r="0" b="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4019" cy="1575719"/>
                    </a:xfrm>
                    <a:prstGeom prst="rect">
                      <a:avLst/>
                    </a:prstGeom>
                    <a:noFill/>
                    <a:ln>
                      <a:noFill/>
                    </a:ln>
                  </pic:spPr>
                </pic:pic>
              </a:graphicData>
            </a:graphic>
          </wp:inline>
        </w:drawing>
      </w:r>
    </w:p>
    <w:p w14:paraId="0E6858D6"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1404337A" wp14:editId="260D683B">
            <wp:extent cx="5554980" cy="1423291"/>
            <wp:effectExtent l="0" t="0" r="7620" b="571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1150" cy="1429996"/>
                    </a:xfrm>
                    <a:prstGeom prst="rect">
                      <a:avLst/>
                    </a:prstGeom>
                    <a:noFill/>
                    <a:ln>
                      <a:noFill/>
                    </a:ln>
                  </pic:spPr>
                </pic:pic>
              </a:graphicData>
            </a:graphic>
          </wp:inline>
        </w:drawing>
      </w:r>
    </w:p>
    <w:p w14:paraId="5424C35C" w14:textId="7DD8A56F" w:rsidR="001B3463" w:rsidRPr="00FB3979" w:rsidRDefault="006C59B1" w:rsidP="006C59B1">
      <w:pPr>
        <w:pStyle w:val="a9"/>
        <w:widowControl/>
        <w:rPr>
          <w:b/>
          <w:bCs/>
        </w:rPr>
      </w:pPr>
      <w:bookmarkStart w:id="229" w:name="_Toc152429924"/>
      <w:bookmarkStart w:id="230" w:name="_Toc152716115"/>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16</w:t>
      </w:r>
      <w:r w:rsidRPr="00FB3979">
        <w:rPr>
          <w:b/>
          <w:bCs/>
        </w:rPr>
        <w:fldChar w:fldCharType="end"/>
      </w:r>
      <w:r w:rsidR="001B3463" w:rsidRPr="00FB3979">
        <w:rPr>
          <w:rFonts w:hint="eastAsia"/>
          <w:b/>
          <w:bCs/>
        </w:rPr>
        <w:t xml:space="preserve"> </w:t>
      </w:r>
      <w:r w:rsidR="00B718C9" w:rsidRPr="00FB3979">
        <w:rPr>
          <w:b/>
          <w:bCs/>
        </w:rPr>
        <w:t xml:space="preserve">  </w:t>
      </w:r>
      <w:r w:rsidR="001B3463" w:rsidRPr="00FB3979">
        <w:rPr>
          <w:rFonts w:hint="eastAsia"/>
          <w:b/>
          <w:bCs/>
        </w:rPr>
        <w:t xml:space="preserve"> </w:t>
      </w:r>
      <w:r w:rsidR="001B3463" w:rsidRPr="00FB3979">
        <w:rPr>
          <w:rFonts w:hint="eastAsia"/>
          <w:b/>
          <w:bCs/>
        </w:rPr>
        <w:t>建立品質異常申報單</w:t>
      </w:r>
      <w:bookmarkEnd w:id="229"/>
      <w:bookmarkEnd w:id="230"/>
    </w:p>
    <w:p w14:paraId="2167946A" w14:textId="77777777" w:rsidR="001B3463" w:rsidRPr="00FB3979" w:rsidRDefault="001B3463" w:rsidP="001B3463">
      <w:pPr>
        <w:rPr>
          <w:rFonts w:ascii="Times New Roman" w:eastAsia="標楷體" w:hAnsi="Times New Roman"/>
        </w:rPr>
      </w:pPr>
    </w:p>
    <w:p w14:paraId="2B3FEB4D" w14:textId="77777777" w:rsidR="00960378" w:rsidRPr="00FB3979" w:rsidRDefault="00960378" w:rsidP="001B3463">
      <w:pPr>
        <w:rPr>
          <w:rFonts w:ascii="Times New Roman" w:eastAsia="標楷體" w:hAnsi="Times New Roman"/>
        </w:rPr>
      </w:pPr>
    </w:p>
    <w:p w14:paraId="346C9B9F" w14:textId="253ACAB0" w:rsidR="003C0563" w:rsidRDefault="003C0563" w:rsidP="001B3463">
      <w:pPr>
        <w:rPr>
          <w:rFonts w:ascii="Times New Roman" w:eastAsia="標楷體" w:hAnsi="Times New Roman"/>
        </w:rPr>
      </w:pPr>
    </w:p>
    <w:p w14:paraId="6472EE92" w14:textId="4BF9A369" w:rsidR="008138F5" w:rsidRPr="00FB3979" w:rsidRDefault="003C0563" w:rsidP="003C0563">
      <w:pPr>
        <w:widowControl/>
        <w:rPr>
          <w:rFonts w:ascii="Times New Roman" w:eastAsia="標楷體" w:hAnsi="Times New Roman"/>
        </w:rPr>
      </w:pPr>
      <w:r>
        <w:rPr>
          <w:rFonts w:ascii="Times New Roman" w:eastAsia="標楷體" w:hAnsi="Times New Roman"/>
        </w:rPr>
        <w:br w:type="page"/>
      </w:r>
    </w:p>
    <w:p w14:paraId="4679D88F" w14:textId="000A60C0" w:rsidR="00693B8E" w:rsidRPr="00FB3979" w:rsidRDefault="00693B8E" w:rsidP="00693B8E">
      <w:pPr>
        <w:pStyle w:val="4"/>
        <w:ind w:left="720"/>
      </w:pPr>
      <w:bookmarkStart w:id="231" w:name="_Toc152677795"/>
      <w:r w:rsidRPr="00FB3979">
        <w:rPr>
          <w:rFonts w:hint="eastAsia"/>
        </w:rPr>
        <w:lastRenderedPageBreak/>
        <w:t>1</w:t>
      </w:r>
      <w:r w:rsidRPr="00FB3979">
        <w:t>-2-2</w:t>
      </w:r>
      <w:r w:rsidRPr="00FB3979">
        <w:rPr>
          <w:rFonts w:hint="eastAsia"/>
        </w:rPr>
        <w:t>檢視異常申報單查詢</w:t>
      </w:r>
      <w:r w:rsidRPr="00FB3979">
        <w:rPr>
          <w:rFonts w:hint="eastAsia"/>
        </w:rPr>
        <w:t>(</w:t>
      </w:r>
      <w:proofErr w:type="gramStart"/>
      <w:r w:rsidRPr="00FB3979">
        <w:rPr>
          <w:rFonts w:hint="eastAsia"/>
        </w:rPr>
        <w:t>售服</w:t>
      </w:r>
      <w:proofErr w:type="gramEnd"/>
      <w:r w:rsidRPr="00FB3979">
        <w:rPr>
          <w:rFonts w:hint="eastAsia"/>
        </w:rPr>
        <w:t>)</w:t>
      </w:r>
      <w:r w:rsidRPr="00FB3979">
        <w:rPr>
          <w:rFonts w:hint="eastAsia"/>
        </w:rPr>
        <w:t>頁面</w:t>
      </w:r>
      <w:bookmarkEnd w:id="231"/>
    </w:p>
    <w:p w14:paraId="33822A29" w14:textId="77777777" w:rsidR="00693B8E" w:rsidRPr="00FB3979" w:rsidRDefault="00693B8E" w:rsidP="00693B8E">
      <w:pPr>
        <w:rPr>
          <w:rFonts w:ascii="Times New Roman" w:eastAsia="標楷體" w:hAnsi="Times New Roman"/>
        </w:rPr>
      </w:pPr>
    </w:p>
    <w:tbl>
      <w:tblPr>
        <w:tblpPr w:leftFromText="180" w:rightFromText="180" w:vertAnchor="text" w:horzAnchor="margin" w:tblpY="361"/>
        <w:tblW w:w="8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3"/>
        <w:gridCol w:w="1761"/>
        <w:gridCol w:w="1487"/>
        <w:gridCol w:w="1487"/>
        <w:gridCol w:w="2838"/>
      </w:tblGrid>
      <w:tr w:rsidR="00693B8E" w:rsidRPr="00FB3979" w14:paraId="6BE2D8CB" w14:textId="77777777" w:rsidTr="00693B8E">
        <w:trPr>
          <w:trHeight w:val="362"/>
        </w:trPr>
        <w:tc>
          <w:tcPr>
            <w:tcW w:w="8786" w:type="dxa"/>
            <w:gridSpan w:val="5"/>
            <w:tcBorders>
              <w:top w:val="single" w:sz="4" w:space="0" w:color="000000"/>
              <w:left w:val="single" w:sz="4" w:space="0" w:color="000000"/>
              <w:bottom w:val="single" w:sz="4" w:space="0" w:color="000000"/>
              <w:right w:val="single" w:sz="4" w:space="0" w:color="000000"/>
            </w:tcBorders>
            <w:hideMark/>
          </w:tcPr>
          <w:p w14:paraId="6B85177C" w14:textId="77777777" w:rsidR="00693B8E" w:rsidRPr="00FB3979" w:rsidRDefault="00693B8E" w:rsidP="00693B8E">
            <w:pPr>
              <w:rPr>
                <w:rFonts w:ascii="Times New Roman" w:eastAsia="標楷體" w:hAnsi="Times New Roman" w:cs="標楷體"/>
              </w:rPr>
            </w:pPr>
            <w:bookmarkStart w:id="232" w:name="_Toc152421476"/>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1-2-2 </w:t>
            </w:r>
            <w:r w:rsidRPr="00FB3979">
              <w:rPr>
                <w:rFonts w:ascii="Times New Roman" w:eastAsia="標楷體" w:hAnsi="Times New Roman" w:cs="標楷體" w:hint="eastAsia"/>
              </w:rPr>
              <w:t>檢視異常申報單查詢</w:t>
            </w:r>
            <w:r w:rsidRPr="00FB3979">
              <w:rPr>
                <w:rFonts w:ascii="Times New Roman" w:eastAsia="標楷體" w:hAnsi="Times New Roman" w:cs="標楷體" w:hint="eastAsia"/>
              </w:rPr>
              <w:t>(</w:t>
            </w:r>
            <w:proofErr w:type="gramStart"/>
            <w:r w:rsidRPr="00FB3979">
              <w:rPr>
                <w:rFonts w:ascii="Times New Roman" w:eastAsia="標楷體" w:hAnsi="Times New Roman" w:cs="標楷體" w:hint="eastAsia"/>
              </w:rPr>
              <w:t>售服</w:t>
            </w:r>
            <w:proofErr w:type="gramEnd"/>
            <w:r w:rsidRPr="00FB3979">
              <w:rPr>
                <w:rFonts w:ascii="Times New Roman" w:eastAsia="標楷體" w:hAnsi="Times New Roman" w:cs="標楷體" w:hint="eastAsia"/>
              </w:rPr>
              <w:t>)</w:t>
            </w:r>
            <w:r w:rsidRPr="00FB3979">
              <w:rPr>
                <w:rFonts w:ascii="Times New Roman" w:eastAsia="標楷體" w:hAnsi="Times New Roman" w:cs="標楷體" w:hint="eastAsia"/>
              </w:rPr>
              <w:t>頁面</w:t>
            </w:r>
          </w:p>
        </w:tc>
      </w:tr>
      <w:tr w:rsidR="00693B8E" w:rsidRPr="00FB3979" w14:paraId="4210B72A" w14:textId="77777777" w:rsidTr="00693B8E">
        <w:trPr>
          <w:trHeight w:val="742"/>
        </w:trPr>
        <w:tc>
          <w:tcPr>
            <w:tcW w:w="8786" w:type="dxa"/>
            <w:gridSpan w:val="5"/>
            <w:tcBorders>
              <w:top w:val="single" w:sz="4" w:space="0" w:color="000000"/>
              <w:left w:val="single" w:sz="4" w:space="0" w:color="000000"/>
              <w:bottom w:val="single" w:sz="4" w:space="0" w:color="000000"/>
              <w:right w:val="single" w:sz="4" w:space="0" w:color="000000"/>
            </w:tcBorders>
            <w:hideMark/>
          </w:tcPr>
          <w:p w14:paraId="78A3E18C"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客服人員可以查看目前有哪些異常申報單頁面及其功能，</w:t>
            </w:r>
            <w:proofErr w:type="gramStart"/>
            <w:r w:rsidRPr="00FB3979">
              <w:rPr>
                <w:rFonts w:ascii="Times New Roman" w:eastAsia="標楷體" w:hAnsi="Times New Roman" w:cs="標楷體" w:hint="eastAsia"/>
              </w:rPr>
              <w:t>其頁面</w:t>
            </w:r>
            <w:proofErr w:type="gramEnd"/>
            <w:r w:rsidRPr="00FB3979">
              <w:rPr>
                <w:rFonts w:ascii="Times New Roman" w:eastAsia="標楷體" w:hAnsi="Times New Roman" w:cs="標楷體" w:hint="eastAsia"/>
              </w:rPr>
              <w:t>流程為：尚未提交</w:t>
            </w:r>
            <w:r w:rsidRPr="00FB3979">
              <w:rPr>
                <w:rFonts w:ascii="Times New Roman" w:eastAsia="標楷體" w:hAnsi="Times New Roman"/>
              </w:rPr>
              <w:sym w:font="Wingdings" w:char="F0E0"/>
            </w:r>
            <w:r w:rsidRPr="00FB3979">
              <w:rPr>
                <w:rFonts w:ascii="Times New Roman" w:eastAsia="標楷體" w:hAnsi="Times New Roman" w:cs="標楷體" w:hint="eastAsia"/>
              </w:rPr>
              <w:t>處理中</w:t>
            </w:r>
            <w:r w:rsidRPr="00FB3979">
              <w:rPr>
                <w:rFonts w:ascii="Times New Roman" w:eastAsia="標楷體" w:hAnsi="Times New Roman"/>
              </w:rPr>
              <w:sym w:font="Wingdings" w:char="F0E0"/>
            </w:r>
            <w:r w:rsidRPr="00FB3979">
              <w:rPr>
                <w:rFonts w:ascii="Times New Roman" w:eastAsia="標楷體" w:hAnsi="Times New Roman" w:cs="標楷體" w:hint="eastAsia"/>
              </w:rPr>
              <w:t>已結案。</w:t>
            </w:r>
          </w:p>
        </w:tc>
      </w:tr>
      <w:tr w:rsidR="00693B8E" w:rsidRPr="00FB3979" w14:paraId="6C2FFB5E" w14:textId="77777777" w:rsidTr="00693B8E">
        <w:trPr>
          <w:trHeight w:val="362"/>
        </w:trPr>
        <w:tc>
          <w:tcPr>
            <w:tcW w:w="4461" w:type="dxa"/>
            <w:gridSpan w:val="3"/>
            <w:tcBorders>
              <w:top w:val="single" w:sz="4" w:space="0" w:color="000000"/>
              <w:left w:val="single" w:sz="4" w:space="0" w:color="000000"/>
              <w:bottom w:val="single" w:sz="4" w:space="0" w:color="000000"/>
              <w:right w:val="single" w:sz="4" w:space="0" w:color="000000"/>
            </w:tcBorders>
            <w:hideMark/>
          </w:tcPr>
          <w:p w14:paraId="164F911D"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325" w:type="dxa"/>
            <w:gridSpan w:val="2"/>
            <w:tcBorders>
              <w:top w:val="single" w:sz="4" w:space="0" w:color="000000"/>
              <w:left w:val="single" w:sz="4" w:space="0" w:color="000000"/>
              <w:bottom w:val="single" w:sz="4" w:space="0" w:color="000000"/>
              <w:right w:val="single" w:sz="4" w:space="0" w:color="000000"/>
            </w:tcBorders>
            <w:hideMark/>
          </w:tcPr>
          <w:p w14:paraId="057ECA9F"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693B8E" w:rsidRPr="00FB3979" w14:paraId="7C74DBCB" w14:textId="77777777" w:rsidTr="00693B8E">
        <w:trPr>
          <w:trHeight w:val="362"/>
        </w:trPr>
        <w:tc>
          <w:tcPr>
            <w:tcW w:w="2974" w:type="dxa"/>
            <w:gridSpan w:val="2"/>
            <w:tcBorders>
              <w:top w:val="single" w:sz="4" w:space="0" w:color="000000"/>
              <w:left w:val="single" w:sz="4" w:space="0" w:color="000000"/>
              <w:bottom w:val="single" w:sz="4" w:space="0" w:color="000000"/>
              <w:right w:val="single" w:sz="4" w:space="0" w:color="000000"/>
            </w:tcBorders>
            <w:hideMark/>
          </w:tcPr>
          <w:p w14:paraId="07CB3B8A" w14:textId="77777777" w:rsidR="00693B8E" w:rsidRPr="00FB3979" w:rsidRDefault="00693B8E" w:rsidP="00693B8E">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74" w:type="dxa"/>
            <w:gridSpan w:val="2"/>
            <w:tcBorders>
              <w:top w:val="single" w:sz="4" w:space="0" w:color="000000"/>
              <w:left w:val="single" w:sz="4" w:space="0" w:color="000000"/>
              <w:bottom w:val="single" w:sz="4" w:space="0" w:color="000000"/>
              <w:right w:val="single" w:sz="4" w:space="0" w:color="000000"/>
            </w:tcBorders>
            <w:hideMark/>
          </w:tcPr>
          <w:p w14:paraId="1AB7D050" w14:textId="77777777" w:rsidR="00693B8E" w:rsidRPr="00FB3979" w:rsidRDefault="00693B8E" w:rsidP="00693B8E">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38" w:type="dxa"/>
            <w:tcBorders>
              <w:top w:val="single" w:sz="4" w:space="0" w:color="000000"/>
              <w:left w:val="single" w:sz="4" w:space="0" w:color="000000"/>
              <w:bottom w:val="single" w:sz="4" w:space="0" w:color="000000"/>
              <w:right w:val="single" w:sz="4" w:space="0" w:color="000000"/>
            </w:tcBorders>
            <w:hideMark/>
          </w:tcPr>
          <w:p w14:paraId="18BF42DD" w14:textId="77777777" w:rsidR="00693B8E" w:rsidRPr="00FB3979" w:rsidRDefault="00693B8E" w:rsidP="00693B8E">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693B8E" w:rsidRPr="00FB3979" w14:paraId="345AC334" w14:textId="77777777" w:rsidTr="00693B8E">
        <w:trPr>
          <w:trHeight w:val="1500"/>
        </w:trPr>
        <w:tc>
          <w:tcPr>
            <w:tcW w:w="2974" w:type="dxa"/>
            <w:gridSpan w:val="2"/>
            <w:tcBorders>
              <w:top w:val="single" w:sz="4" w:space="0" w:color="000000"/>
              <w:left w:val="single" w:sz="4" w:space="0" w:color="000000"/>
              <w:bottom w:val="single" w:sz="4" w:space="0" w:color="000000"/>
              <w:right w:val="single" w:sz="4" w:space="0" w:color="000000"/>
            </w:tcBorders>
          </w:tcPr>
          <w:p w14:paraId="2A20EDD6"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滑鼠點選</w:t>
            </w:r>
          </w:p>
          <w:p w14:paraId="4C510495"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尚未提交</w:t>
            </w:r>
          </w:p>
          <w:p w14:paraId="5B2999CD"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編輯</w:t>
            </w:r>
          </w:p>
          <w:p w14:paraId="65FE26DC"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檢視</w:t>
            </w:r>
          </w:p>
          <w:p w14:paraId="6225BA82" w14:textId="77777777" w:rsidR="00693B8E" w:rsidRPr="00FB3979" w:rsidRDefault="00693B8E" w:rsidP="00693B8E">
            <w:pPr>
              <w:rPr>
                <w:rFonts w:ascii="Times New Roman" w:eastAsia="標楷體" w:hAnsi="Times New Roman" w:cs="標楷體"/>
              </w:rPr>
            </w:pPr>
          </w:p>
          <w:p w14:paraId="5C70FF57"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處理中</w:t>
            </w:r>
          </w:p>
          <w:p w14:paraId="76009EF1"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檢視</w:t>
            </w:r>
          </w:p>
          <w:p w14:paraId="10DE8ACD" w14:textId="77777777" w:rsidR="00693B8E" w:rsidRPr="00FB3979" w:rsidRDefault="00693B8E" w:rsidP="00693B8E">
            <w:pPr>
              <w:rPr>
                <w:rFonts w:ascii="Times New Roman" w:eastAsia="標楷體" w:hAnsi="Times New Roman" w:cs="標楷體"/>
              </w:rPr>
            </w:pPr>
          </w:p>
          <w:p w14:paraId="447F88B4"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已結案</w:t>
            </w:r>
          </w:p>
          <w:p w14:paraId="6BAC3E00"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檢視</w:t>
            </w:r>
          </w:p>
        </w:tc>
        <w:tc>
          <w:tcPr>
            <w:tcW w:w="2974" w:type="dxa"/>
            <w:gridSpan w:val="2"/>
            <w:tcBorders>
              <w:top w:val="single" w:sz="4" w:space="0" w:color="000000"/>
              <w:left w:val="single" w:sz="4" w:space="0" w:color="000000"/>
              <w:bottom w:val="single" w:sz="4" w:space="0" w:color="000000"/>
              <w:right w:val="single" w:sz="4" w:space="0" w:color="000000"/>
            </w:tcBorders>
          </w:tcPr>
          <w:p w14:paraId="49D37352"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根據資料庫抓取對應欄位的資料</w:t>
            </w:r>
          </w:p>
          <w:p w14:paraId="4FFBEB3A" w14:textId="77777777" w:rsidR="00693B8E" w:rsidRPr="00FB3979" w:rsidRDefault="00693B8E" w:rsidP="00693B8E">
            <w:pPr>
              <w:rPr>
                <w:rFonts w:ascii="Times New Roman" w:eastAsia="標楷體" w:hAnsi="Times New Roman" w:cs="標楷體"/>
              </w:rPr>
            </w:pPr>
          </w:p>
          <w:p w14:paraId="0E7BF321" w14:textId="77777777" w:rsidR="00693B8E" w:rsidRPr="00FB3979" w:rsidRDefault="00693B8E" w:rsidP="00693B8E">
            <w:pPr>
              <w:rPr>
                <w:rFonts w:ascii="Times New Roman" w:eastAsia="標楷體" w:hAnsi="Times New Roman" w:cs="標楷體"/>
              </w:rPr>
            </w:pPr>
          </w:p>
        </w:tc>
        <w:tc>
          <w:tcPr>
            <w:tcW w:w="2838" w:type="dxa"/>
            <w:tcBorders>
              <w:top w:val="single" w:sz="4" w:space="0" w:color="000000"/>
              <w:left w:val="single" w:sz="4" w:space="0" w:color="000000"/>
              <w:bottom w:val="single" w:sz="4" w:space="0" w:color="000000"/>
              <w:right w:val="single" w:sz="4" w:space="0" w:color="000000"/>
            </w:tcBorders>
            <w:hideMark/>
          </w:tcPr>
          <w:p w14:paraId="442AF169" w14:textId="77777777"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顯示各異常申報單查詢頁面</w:t>
            </w:r>
            <w:r w:rsidRPr="00FB3979">
              <w:rPr>
                <w:rFonts w:ascii="Times New Roman" w:eastAsia="標楷體" w:hAnsi="Times New Roman" w:cs="標楷體" w:hint="eastAsia"/>
              </w:rPr>
              <w:t>:</w:t>
            </w:r>
          </w:p>
          <w:p w14:paraId="3E7C1A5E" w14:textId="76A8C0AA"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尚未提交</w:t>
            </w:r>
            <w:r w:rsidRPr="00FB3979">
              <w:rPr>
                <w:rFonts w:ascii="Times New Roman" w:eastAsia="標楷體" w:hAnsi="Times New Roman" w:hint="eastAsia"/>
              </w:rPr>
              <w:t>頁面，如圖</w:t>
            </w:r>
            <w:r w:rsidR="007141B3">
              <w:rPr>
                <w:rFonts w:ascii="Times New Roman" w:eastAsia="標楷體" w:hAnsi="Times New Roman" w:hint="eastAsia"/>
              </w:rPr>
              <w:t>17</w:t>
            </w:r>
          </w:p>
          <w:p w14:paraId="3A0C5E18" w14:textId="154CF658" w:rsidR="00693B8E" w:rsidRPr="00FB3979" w:rsidRDefault="00693B8E" w:rsidP="00693B8E">
            <w:pPr>
              <w:rPr>
                <w:rFonts w:ascii="Times New Roman" w:eastAsia="標楷體" w:hAnsi="Times New Roman" w:cs="標楷體"/>
              </w:rPr>
            </w:pPr>
            <w:proofErr w:type="gramStart"/>
            <w:r w:rsidRPr="00FB3979">
              <w:rPr>
                <w:rFonts w:ascii="Times New Roman" w:eastAsia="標楷體" w:hAnsi="Times New Roman" w:cs="標楷體" w:hint="eastAsia"/>
              </w:rPr>
              <w:t>處理中</w:t>
            </w:r>
            <w:r w:rsidRPr="00FB3979">
              <w:rPr>
                <w:rFonts w:ascii="Times New Roman" w:eastAsia="標楷體" w:hAnsi="Times New Roman" w:hint="eastAsia"/>
              </w:rPr>
              <w:t>頁面</w:t>
            </w:r>
            <w:proofErr w:type="gramEnd"/>
            <w:r w:rsidRPr="00FB3979">
              <w:rPr>
                <w:rFonts w:ascii="Times New Roman" w:eastAsia="標楷體" w:hAnsi="Times New Roman" w:hint="eastAsia"/>
              </w:rPr>
              <w:t>，如圖</w:t>
            </w:r>
            <w:r w:rsidR="007141B3">
              <w:rPr>
                <w:rFonts w:ascii="Times New Roman" w:eastAsia="標楷體" w:hAnsi="Times New Roman" w:hint="eastAsia"/>
              </w:rPr>
              <w:t>18</w:t>
            </w:r>
          </w:p>
          <w:p w14:paraId="07827F50" w14:textId="51D3CC62" w:rsidR="00693B8E" w:rsidRPr="00FB3979" w:rsidRDefault="00693B8E" w:rsidP="00693B8E">
            <w:pPr>
              <w:rPr>
                <w:rFonts w:ascii="Times New Roman" w:eastAsia="標楷體" w:hAnsi="Times New Roman" w:cs="標楷體"/>
              </w:rPr>
            </w:pPr>
            <w:r w:rsidRPr="00FB3979">
              <w:rPr>
                <w:rFonts w:ascii="Times New Roman" w:eastAsia="標楷體" w:hAnsi="Times New Roman" w:cs="標楷體" w:hint="eastAsia"/>
              </w:rPr>
              <w:t>已結案</w:t>
            </w:r>
            <w:r w:rsidRPr="00FB3979">
              <w:rPr>
                <w:rFonts w:ascii="Times New Roman" w:eastAsia="標楷體" w:hAnsi="Times New Roman" w:hint="eastAsia"/>
              </w:rPr>
              <w:t>頁面，如圖</w:t>
            </w:r>
            <w:r w:rsidR="007141B3">
              <w:rPr>
                <w:rFonts w:ascii="Times New Roman" w:eastAsia="標楷體" w:hAnsi="Times New Roman" w:hint="eastAsia"/>
              </w:rPr>
              <w:t>19</w:t>
            </w:r>
          </w:p>
        </w:tc>
      </w:tr>
      <w:tr w:rsidR="00693B8E" w:rsidRPr="00FB3979" w14:paraId="54F8E117" w14:textId="77777777" w:rsidTr="00693B8E">
        <w:trPr>
          <w:trHeight w:val="362"/>
        </w:trPr>
        <w:tc>
          <w:tcPr>
            <w:tcW w:w="1213" w:type="dxa"/>
            <w:tcBorders>
              <w:top w:val="single" w:sz="4" w:space="0" w:color="000000"/>
              <w:left w:val="single" w:sz="4" w:space="0" w:color="000000"/>
              <w:bottom w:val="single" w:sz="4" w:space="0" w:color="000000"/>
              <w:right w:val="single" w:sz="4" w:space="0" w:color="000000"/>
            </w:tcBorders>
            <w:hideMark/>
          </w:tcPr>
          <w:p w14:paraId="18FF8300" w14:textId="77777777" w:rsidR="00693B8E" w:rsidRPr="00FB3979" w:rsidRDefault="00693B8E" w:rsidP="00693B8E">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73" w:type="dxa"/>
            <w:gridSpan w:val="4"/>
            <w:tcBorders>
              <w:top w:val="single" w:sz="4" w:space="0" w:color="000000"/>
              <w:left w:val="single" w:sz="4" w:space="0" w:color="000000"/>
              <w:bottom w:val="single" w:sz="4" w:space="0" w:color="000000"/>
              <w:right w:val="single" w:sz="4" w:space="0" w:color="000000"/>
            </w:tcBorders>
          </w:tcPr>
          <w:p w14:paraId="1D515A10" w14:textId="77777777" w:rsidR="00693B8E" w:rsidRPr="00FB3979" w:rsidRDefault="00693B8E" w:rsidP="00693B8E">
            <w:pPr>
              <w:rPr>
                <w:rFonts w:ascii="Times New Roman" w:eastAsia="標楷體" w:hAnsi="Times New Roman" w:cs="標楷體"/>
              </w:rPr>
            </w:pPr>
          </w:p>
        </w:tc>
      </w:tr>
    </w:tbl>
    <w:p w14:paraId="4A41D090" w14:textId="6836840A" w:rsidR="00121428" w:rsidRPr="00FB3979" w:rsidRDefault="001B3463" w:rsidP="004F6EFD">
      <w:pPr>
        <w:pStyle w:val="a9"/>
      </w:pPr>
      <w:bookmarkStart w:id="233" w:name="_Toc152716486"/>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5</w:t>
      </w:r>
      <w:r w:rsidRPr="00FB3979">
        <w:rPr>
          <w:rFonts w:hint="eastAsia"/>
        </w:rPr>
        <w:fldChar w:fldCharType="end"/>
      </w:r>
      <w:r w:rsidRPr="00FB3979">
        <w:rPr>
          <w:rFonts w:hint="eastAsia"/>
        </w:rPr>
        <w:t xml:space="preserve">  </w:t>
      </w:r>
      <w:bookmarkStart w:id="234" w:name="_Ref134382262"/>
      <w:r w:rsidRPr="00FB3979">
        <w:rPr>
          <w:rFonts w:hint="eastAsia"/>
        </w:rPr>
        <w:t xml:space="preserve">1-2-2 </w:t>
      </w:r>
      <w:r w:rsidRPr="00FB3979">
        <w:rPr>
          <w:rFonts w:hint="eastAsia"/>
        </w:rPr>
        <w:t>檢視</w:t>
      </w:r>
      <w:bookmarkEnd w:id="234"/>
      <w:r w:rsidRPr="00FB3979">
        <w:rPr>
          <w:rFonts w:hint="eastAsia"/>
        </w:rPr>
        <w:t>異常申報單查詢</w:t>
      </w:r>
      <w:r w:rsidRPr="00FB3979">
        <w:rPr>
          <w:rFonts w:hint="eastAsia"/>
        </w:rPr>
        <w:t>(</w:t>
      </w:r>
      <w:proofErr w:type="gramStart"/>
      <w:r w:rsidRPr="00FB3979">
        <w:rPr>
          <w:rFonts w:hint="eastAsia"/>
        </w:rPr>
        <w:t>售服</w:t>
      </w:r>
      <w:proofErr w:type="gramEnd"/>
      <w:r w:rsidRPr="00FB3979">
        <w:rPr>
          <w:rFonts w:hint="eastAsia"/>
        </w:rPr>
        <w:t>)</w:t>
      </w:r>
      <w:r w:rsidRPr="00FB3979">
        <w:rPr>
          <w:rFonts w:hint="eastAsia"/>
        </w:rPr>
        <w:t>頁面</w:t>
      </w:r>
      <w:bookmarkEnd w:id="232"/>
      <w:bookmarkEnd w:id="233"/>
    </w:p>
    <w:p w14:paraId="6D7DA594" w14:textId="77777777" w:rsidR="004F6EFD" w:rsidRPr="00FB3979" w:rsidRDefault="004F6EFD" w:rsidP="004F6EFD">
      <w:pPr>
        <w:rPr>
          <w:rFonts w:ascii="Times New Roman" w:eastAsia="標楷體" w:hAnsi="Times New Roman"/>
        </w:rPr>
      </w:pPr>
    </w:p>
    <w:p w14:paraId="24F40116"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3FDA7D70" w14:textId="77777777" w:rsidR="001B3463" w:rsidRPr="00FB3979" w:rsidRDefault="001B3463" w:rsidP="006C59B1">
      <w:pPr>
        <w:pStyle w:val="a9"/>
        <w:widowControl/>
        <w:rPr>
          <w:b/>
          <w:bCs/>
        </w:rPr>
      </w:pPr>
      <w:r w:rsidRPr="00FB3979">
        <w:rPr>
          <w:b/>
          <w:bCs/>
          <w:noProof/>
        </w:rPr>
        <w:drawing>
          <wp:inline distT="0" distB="0" distL="0" distR="0" wp14:anchorId="6D709478" wp14:editId="2E35BB09">
            <wp:extent cx="5613400" cy="2046333"/>
            <wp:effectExtent l="0" t="0" r="6350" b="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2844" cy="2049776"/>
                    </a:xfrm>
                    <a:prstGeom prst="rect">
                      <a:avLst/>
                    </a:prstGeom>
                    <a:noFill/>
                    <a:ln>
                      <a:noFill/>
                    </a:ln>
                  </pic:spPr>
                </pic:pic>
              </a:graphicData>
            </a:graphic>
          </wp:inline>
        </w:drawing>
      </w:r>
    </w:p>
    <w:p w14:paraId="3C0B005D" w14:textId="476BDA77" w:rsidR="001B3463" w:rsidRPr="00FB3979" w:rsidRDefault="006C59B1" w:rsidP="006C59B1">
      <w:pPr>
        <w:pStyle w:val="a9"/>
        <w:widowControl/>
        <w:rPr>
          <w:b/>
          <w:bCs/>
        </w:rPr>
      </w:pPr>
      <w:bookmarkStart w:id="235" w:name="_Toc152429925"/>
      <w:bookmarkStart w:id="236" w:name="_Toc152716116"/>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17</w:t>
      </w:r>
      <w:r w:rsidRPr="00FB3979">
        <w:rPr>
          <w:b/>
          <w:bCs/>
        </w:rPr>
        <w:fldChar w:fldCharType="end"/>
      </w:r>
      <w:r w:rsidR="001B3463" w:rsidRPr="00FB3979">
        <w:rPr>
          <w:rFonts w:hint="eastAsia"/>
          <w:b/>
          <w:bCs/>
        </w:rPr>
        <w:t xml:space="preserve"> </w:t>
      </w:r>
      <w:r w:rsidR="00B718C9" w:rsidRPr="00FB3979">
        <w:rPr>
          <w:b/>
          <w:bCs/>
        </w:rPr>
        <w:t xml:space="preserve">  </w:t>
      </w:r>
      <w:r w:rsidR="001B3463" w:rsidRPr="00FB3979">
        <w:rPr>
          <w:rFonts w:hint="eastAsia"/>
          <w:b/>
          <w:bCs/>
        </w:rPr>
        <w:t>尚未提交頁面</w:t>
      </w:r>
      <w:bookmarkEnd w:id="235"/>
      <w:bookmarkEnd w:id="236"/>
    </w:p>
    <w:p w14:paraId="0D19BEFD" w14:textId="77777777" w:rsidR="001B3463" w:rsidRPr="00FB3979" w:rsidRDefault="001B3463" w:rsidP="006C59B1">
      <w:pPr>
        <w:pStyle w:val="a9"/>
        <w:widowControl/>
        <w:rPr>
          <w:b/>
          <w:bCs/>
        </w:rPr>
      </w:pPr>
    </w:p>
    <w:p w14:paraId="2FC0A32A"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noProof/>
        </w:rPr>
        <w:lastRenderedPageBreak/>
        <w:drawing>
          <wp:inline distT="0" distB="0" distL="0" distR="0" wp14:anchorId="010CC6A6" wp14:editId="1B17A6EA">
            <wp:extent cx="5647267" cy="2582208"/>
            <wp:effectExtent l="0" t="0" r="0" b="889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1184" cy="2588572"/>
                    </a:xfrm>
                    <a:prstGeom prst="rect">
                      <a:avLst/>
                    </a:prstGeom>
                    <a:noFill/>
                    <a:ln>
                      <a:noFill/>
                    </a:ln>
                  </pic:spPr>
                </pic:pic>
              </a:graphicData>
            </a:graphic>
          </wp:inline>
        </w:drawing>
      </w:r>
    </w:p>
    <w:p w14:paraId="0C403F07" w14:textId="047071CE" w:rsidR="001B3463" w:rsidRPr="00FB3979" w:rsidRDefault="006C59B1" w:rsidP="006C59B1">
      <w:pPr>
        <w:pStyle w:val="a9"/>
        <w:widowControl/>
        <w:rPr>
          <w:b/>
          <w:bCs/>
        </w:rPr>
      </w:pPr>
      <w:bookmarkStart w:id="237" w:name="_Toc152429926"/>
      <w:bookmarkStart w:id="238" w:name="_Toc152716117"/>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18</w:t>
      </w:r>
      <w:r w:rsidRPr="00FB3979">
        <w:rPr>
          <w:b/>
          <w:bCs/>
        </w:rPr>
        <w:fldChar w:fldCharType="end"/>
      </w:r>
      <w:r w:rsidR="00B718C9" w:rsidRPr="00FB3979">
        <w:rPr>
          <w:b/>
          <w:bCs/>
        </w:rPr>
        <w:t xml:space="preserve">  </w:t>
      </w:r>
      <w:proofErr w:type="gramStart"/>
      <w:r w:rsidR="001B3463" w:rsidRPr="00FB3979">
        <w:rPr>
          <w:rFonts w:hint="eastAsia"/>
          <w:b/>
          <w:bCs/>
        </w:rPr>
        <w:t>處理中頁面</w:t>
      </w:r>
      <w:bookmarkEnd w:id="237"/>
      <w:bookmarkEnd w:id="238"/>
      <w:proofErr w:type="gramEnd"/>
    </w:p>
    <w:p w14:paraId="17BEAEEF"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074E8208" wp14:editId="52FAAC2E">
            <wp:extent cx="5571067" cy="2642238"/>
            <wp:effectExtent l="0" t="0" r="0" b="5715"/>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478409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8147" cy="2650339"/>
                    </a:xfrm>
                    <a:prstGeom prst="rect">
                      <a:avLst/>
                    </a:prstGeom>
                    <a:noFill/>
                    <a:ln>
                      <a:noFill/>
                    </a:ln>
                  </pic:spPr>
                </pic:pic>
              </a:graphicData>
            </a:graphic>
          </wp:inline>
        </w:drawing>
      </w:r>
    </w:p>
    <w:p w14:paraId="0949D3EE" w14:textId="2B2A9F6D" w:rsidR="001B3463" w:rsidRPr="00FB3979" w:rsidRDefault="006C59B1" w:rsidP="006C59B1">
      <w:pPr>
        <w:pStyle w:val="a9"/>
        <w:widowControl/>
        <w:rPr>
          <w:b/>
          <w:bCs/>
        </w:rPr>
      </w:pPr>
      <w:bookmarkStart w:id="239" w:name="_Toc152429927"/>
      <w:bookmarkStart w:id="240" w:name="_Toc152716118"/>
      <w:r w:rsidRPr="00FB3979">
        <w:rPr>
          <w:rFonts w:hint="eastAsia"/>
          <w:b/>
          <w:bCs/>
        </w:rPr>
        <w:t>圖</w:t>
      </w:r>
      <w:r w:rsidRPr="00FB3979">
        <w:rPr>
          <w:rFonts w:hint="eastAsia"/>
          <w:b/>
          <w:bCs/>
        </w:rPr>
        <w:t xml:space="preserve"> </w:t>
      </w:r>
      <w:r w:rsidRPr="00FB3979">
        <w:rPr>
          <w:b/>
          <w:bCs/>
        </w:rPr>
        <w:fldChar w:fldCharType="begin"/>
      </w:r>
      <w:r w:rsidRPr="00FB3979">
        <w:rPr>
          <w:b/>
          <w:bCs/>
        </w:rPr>
        <w:instrText xml:space="preserve"> </w:instrText>
      </w:r>
      <w:r w:rsidRPr="00FB3979">
        <w:rPr>
          <w:rFonts w:hint="eastAsia"/>
          <w:b/>
          <w:bCs/>
        </w:rPr>
        <w:instrText xml:space="preserve">SEQ </w:instrText>
      </w:r>
      <w:r w:rsidRPr="00FB3979">
        <w:rPr>
          <w:rFonts w:hint="eastAsia"/>
          <w:b/>
          <w:bCs/>
        </w:rPr>
        <w:instrText>圖</w:instrText>
      </w:r>
      <w:r w:rsidRPr="00FB3979">
        <w:rPr>
          <w:rFonts w:hint="eastAsia"/>
          <w:b/>
          <w:bCs/>
        </w:rPr>
        <w:instrText xml:space="preserve"> \* ARABIC</w:instrText>
      </w:r>
      <w:r w:rsidRPr="00FB3979">
        <w:rPr>
          <w:b/>
          <w:bCs/>
        </w:rPr>
        <w:instrText xml:space="preserve"> </w:instrText>
      </w:r>
      <w:r w:rsidRPr="00FB3979">
        <w:rPr>
          <w:b/>
          <w:bCs/>
        </w:rPr>
        <w:fldChar w:fldCharType="separate"/>
      </w:r>
      <w:r w:rsidR="00E375D9">
        <w:rPr>
          <w:b/>
          <w:bCs/>
          <w:noProof/>
        </w:rPr>
        <w:t>19</w:t>
      </w:r>
      <w:r w:rsidRPr="00FB3979">
        <w:rPr>
          <w:b/>
          <w:bCs/>
        </w:rPr>
        <w:fldChar w:fldCharType="end"/>
      </w:r>
      <w:r w:rsidR="001B3463" w:rsidRPr="00FB3979">
        <w:rPr>
          <w:rFonts w:hint="eastAsia"/>
          <w:b/>
          <w:bCs/>
        </w:rPr>
        <w:t xml:space="preserve"> </w:t>
      </w:r>
      <w:r w:rsidR="00B718C9" w:rsidRPr="00FB3979">
        <w:rPr>
          <w:b/>
          <w:bCs/>
        </w:rPr>
        <w:t xml:space="preserve">  </w:t>
      </w:r>
      <w:r w:rsidR="001B3463" w:rsidRPr="00FB3979">
        <w:rPr>
          <w:rFonts w:hint="eastAsia"/>
          <w:b/>
          <w:bCs/>
        </w:rPr>
        <w:t>已結案頁面</w:t>
      </w:r>
      <w:bookmarkEnd w:id="239"/>
      <w:bookmarkEnd w:id="240"/>
    </w:p>
    <w:p w14:paraId="43DDE8B6" w14:textId="77777777" w:rsidR="003C0563" w:rsidRDefault="003C0563" w:rsidP="004F6EFD">
      <w:pPr>
        <w:widowControl/>
        <w:rPr>
          <w:rFonts w:ascii="Times New Roman" w:eastAsia="標楷體" w:hAnsi="Times New Roman"/>
        </w:rPr>
      </w:pPr>
    </w:p>
    <w:p w14:paraId="53D714F9" w14:textId="206D1BC6" w:rsidR="004F6EFD" w:rsidRPr="00FB3979" w:rsidRDefault="003C0563" w:rsidP="004F6EFD">
      <w:pPr>
        <w:widowControl/>
        <w:rPr>
          <w:rFonts w:ascii="Times New Roman" w:eastAsia="標楷體" w:hAnsi="Times New Roman"/>
        </w:rPr>
      </w:pPr>
      <w:r>
        <w:rPr>
          <w:rFonts w:ascii="Times New Roman" w:eastAsia="標楷體" w:hAnsi="Times New Roman"/>
        </w:rPr>
        <w:br w:type="page"/>
      </w:r>
    </w:p>
    <w:p w14:paraId="5754FDA0" w14:textId="0F21BFD7" w:rsidR="00693B8E" w:rsidRPr="00FB3979" w:rsidRDefault="00693B8E" w:rsidP="00693B8E">
      <w:pPr>
        <w:pStyle w:val="4"/>
        <w:ind w:left="720"/>
      </w:pPr>
      <w:bookmarkStart w:id="241" w:name="_Toc152677796"/>
      <w:r w:rsidRPr="00FB3979">
        <w:rPr>
          <w:rFonts w:hint="eastAsia"/>
        </w:rPr>
        <w:lastRenderedPageBreak/>
        <w:t>1</w:t>
      </w:r>
      <w:r w:rsidRPr="00FB3979">
        <w:t>-2-3</w:t>
      </w:r>
      <w:r w:rsidRPr="00FB3979">
        <w:rPr>
          <w:rFonts w:hint="eastAsia"/>
        </w:rPr>
        <w:t>尚未提交</w:t>
      </w:r>
      <w:r w:rsidRPr="00FB3979">
        <w:rPr>
          <w:rFonts w:hint="eastAsia"/>
        </w:rPr>
        <w:t>-</w:t>
      </w:r>
      <w:r w:rsidRPr="00FB3979">
        <w:rPr>
          <w:rFonts w:hint="eastAsia"/>
        </w:rPr>
        <w:t>編輯</w:t>
      </w:r>
      <w:bookmarkEnd w:id="241"/>
    </w:p>
    <w:p w14:paraId="031D3942" w14:textId="77777777" w:rsidR="00693B8E" w:rsidRPr="00FB3979" w:rsidRDefault="00693B8E" w:rsidP="00693B8E">
      <w:pPr>
        <w:rPr>
          <w:rFonts w:ascii="Times New Roman" w:eastAsia="標楷體" w:hAnsi="Times New Roman"/>
        </w:rPr>
      </w:pPr>
    </w:p>
    <w:p w14:paraId="7054016A" w14:textId="2C40865A" w:rsidR="001B3463" w:rsidRPr="00FB3979" w:rsidRDefault="001B3463" w:rsidP="00693B8E">
      <w:pPr>
        <w:pStyle w:val="a9"/>
      </w:pPr>
      <w:bookmarkStart w:id="242" w:name="_Toc152421477"/>
      <w:bookmarkStart w:id="243" w:name="_Toc152716487"/>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6</w:t>
      </w:r>
      <w:r w:rsidRPr="00FB3979">
        <w:rPr>
          <w:rFonts w:hint="eastAsia"/>
        </w:rPr>
        <w:fldChar w:fldCharType="end"/>
      </w:r>
      <w:r w:rsidRPr="00FB3979">
        <w:rPr>
          <w:rFonts w:hint="eastAsia"/>
        </w:rPr>
        <w:t xml:space="preserve">  1-2-3 </w:t>
      </w:r>
      <w:r w:rsidRPr="00FB3979">
        <w:rPr>
          <w:rFonts w:hint="eastAsia"/>
        </w:rPr>
        <w:t>尚未提交</w:t>
      </w:r>
      <w:r w:rsidRPr="00FB3979">
        <w:rPr>
          <w:rFonts w:hint="eastAsia"/>
        </w:rPr>
        <w:t>-</w:t>
      </w:r>
      <w:r w:rsidRPr="00FB3979">
        <w:rPr>
          <w:rFonts w:hint="eastAsia"/>
        </w:rPr>
        <w:t>編輯</w:t>
      </w:r>
      <w:bookmarkEnd w:id="242"/>
      <w:bookmarkEnd w:id="243"/>
    </w:p>
    <w:tbl>
      <w:tblPr>
        <w:tblpPr w:leftFromText="180" w:rightFromText="180" w:vertAnchor="text" w:horzAnchor="margin" w:tblpY="35"/>
        <w:tblW w:w="8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726"/>
        <w:gridCol w:w="1460"/>
        <w:gridCol w:w="1456"/>
        <w:gridCol w:w="2976"/>
      </w:tblGrid>
      <w:tr w:rsidR="001B3463" w:rsidRPr="00FB3979" w14:paraId="2F942C87" w14:textId="77777777" w:rsidTr="00121428">
        <w:trPr>
          <w:trHeight w:val="312"/>
        </w:trPr>
        <w:tc>
          <w:tcPr>
            <w:tcW w:w="8808" w:type="dxa"/>
            <w:gridSpan w:val="5"/>
            <w:tcBorders>
              <w:top w:val="single" w:sz="4" w:space="0" w:color="000000"/>
              <w:left w:val="single" w:sz="4" w:space="0" w:color="000000"/>
              <w:bottom w:val="single" w:sz="4" w:space="0" w:color="000000"/>
              <w:right w:val="single" w:sz="4" w:space="0" w:color="000000"/>
            </w:tcBorders>
            <w:hideMark/>
          </w:tcPr>
          <w:p w14:paraId="61C722F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1-2-3</w:t>
            </w:r>
            <w:r w:rsidRPr="00FB3979">
              <w:rPr>
                <w:rFonts w:ascii="Times New Roman" w:eastAsia="標楷體" w:hAnsi="Times New Roman" w:cs="標楷體" w:hint="eastAsia"/>
              </w:rPr>
              <w:t>尚未提交</w:t>
            </w:r>
            <w:r w:rsidRPr="00FB3979">
              <w:rPr>
                <w:rFonts w:ascii="Times New Roman" w:eastAsia="標楷體" w:hAnsi="Times New Roman" w:cs="標楷體" w:hint="eastAsia"/>
              </w:rPr>
              <w:t>-</w:t>
            </w:r>
            <w:r w:rsidRPr="00FB3979">
              <w:rPr>
                <w:rFonts w:ascii="Times New Roman" w:eastAsia="標楷體" w:hAnsi="Times New Roman" w:cs="標楷體" w:hint="eastAsia"/>
              </w:rPr>
              <w:t>編輯</w:t>
            </w:r>
          </w:p>
        </w:tc>
      </w:tr>
      <w:tr w:rsidR="001B3463" w:rsidRPr="00FB3979" w14:paraId="6FA7C62E" w14:textId="77777777" w:rsidTr="00121428">
        <w:trPr>
          <w:trHeight w:val="312"/>
        </w:trPr>
        <w:tc>
          <w:tcPr>
            <w:tcW w:w="8808" w:type="dxa"/>
            <w:gridSpan w:val="5"/>
            <w:tcBorders>
              <w:top w:val="single" w:sz="4" w:space="0" w:color="000000"/>
              <w:left w:val="single" w:sz="4" w:space="0" w:color="000000"/>
              <w:bottom w:val="single" w:sz="4" w:space="0" w:color="000000"/>
              <w:right w:val="single" w:sz="4" w:space="0" w:color="000000"/>
            </w:tcBorders>
            <w:hideMark/>
          </w:tcPr>
          <w:p w14:paraId="627CFAA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客服人員可繼續編輯狀態為草稿的申報單</w:t>
            </w:r>
          </w:p>
        </w:tc>
      </w:tr>
      <w:tr w:rsidR="001B3463" w:rsidRPr="00FB3979" w14:paraId="66E0289D" w14:textId="77777777" w:rsidTr="00121428">
        <w:trPr>
          <w:trHeight w:val="312"/>
        </w:trPr>
        <w:tc>
          <w:tcPr>
            <w:tcW w:w="4376" w:type="dxa"/>
            <w:gridSpan w:val="3"/>
            <w:tcBorders>
              <w:top w:val="single" w:sz="4" w:space="0" w:color="000000"/>
              <w:left w:val="single" w:sz="4" w:space="0" w:color="000000"/>
              <w:bottom w:val="single" w:sz="4" w:space="0" w:color="000000"/>
              <w:right w:val="single" w:sz="4" w:space="0" w:color="000000"/>
            </w:tcBorders>
            <w:hideMark/>
          </w:tcPr>
          <w:p w14:paraId="126ACEC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431" w:type="dxa"/>
            <w:gridSpan w:val="2"/>
            <w:tcBorders>
              <w:top w:val="single" w:sz="4" w:space="0" w:color="000000"/>
              <w:left w:val="single" w:sz="4" w:space="0" w:color="000000"/>
              <w:bottom w:val="single" w:sz="4" w:space="0" w:color="000000"/>
              <w:right w:val="single" w:sz="4" w:space="0" w:color="000000"/>
            </w:tcBorders>
            <w:hideMark/>
          </w:tcPr>
          <w:p w14:paraId="268C13C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5DBC78AD" w14:textId="77777777" w:rsidTr="00121428">
        <w:trPr>
          <w:trHeight w:val="325"/>
        </w:trPr>
        <w:tc>
          <w:tcPr>
            <w:tcW w:w="2916" w:type="dxa"/>
            <w:gridSpan w:val="2"/>
            <w:tcBorders>
              <w:top w:val="single" w:sz="4" w:space="0" w:color="000000"/>
              <w:left w:val="single" w:sz="4" w:space="0" w:color="000000"/>
              <w:bottom w:val="single" w:sz="4" w:space="0" w:color="000000"/>
              <w:right w:val="single" w:sz="4" w:space="0" w:color="000000"/>
            </w:tcBorders>
            <w:hideMark/>
          </w:tcPr>
          <w:p w14:paraId="4082EF0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16" w:type="dxa"/>
            <w:gridSpan w:val="2"/>
            <w:tcBorders>
              <w:top w:val="single" w:sz="4" w:space="0" w:color="000000"/>
              <w:left w:val="single" w:sz="4" w:space="0" w:color="000000"/>
              <w:bottom w:val="single" w:sz="4" w:space="0" w:color="000000"/>
              <w:right w:val="single" w:sz="4" w:space="0" w:color="000000"/>
            </w:tcBorders>
            <w:hideMark/>
          </w:tcPr>
          <w:p w14:paraId="7A186070"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75" w:type="dxa"/>
            <w:tcBorders>
              <w:top w:val="single" w:sz="4" w:space="0" w:color="000000"/>
              <w:left w:val="single" w:sz="4" w:space="0" w:color="000000"/>
              <w:bottom w:val="single" w:sz="4" w:space="0" w:color="000000"/>
              <w:right w:val="single" w:sz="4" w:space="0" w:color="000000"/>
            </w:tcBorders>
            <w:hideMark/>
          </w:tcPr>
          <w:p w14:paraId="1438AFC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5F6C3FAD" w14:textId="77777777" w:rsidTr="00121428">
        <w:trPr>
          <w:trHeight w:val="1413"/>
        </w:trPr>
        <w:tc>
          <w:tcPr>
            <w:tcW w:w="2916" w:type="dxa"/>
            <w:gridSpan w:val="2"/>
            <w:tcBorders>
              <w:top w:val="single" w:sz="4" w:space="0" w:color="000000"/>
              <w:left w:val="single" w:sz="4" w:space="0" w:color="000000"/>
              <w:bottom w:val="single" w:sz="4" w:space="0" w:color="000000"/>
              <w:right w:val="single" w:sz="4" w:space="0" w:color="000000"/>
            </w:tcBorders>
          </w:tcPr>
          <w:p w14:paraId="226E69B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00D9E49A" w14:textId="77777777" w:rsidR="001B3463" w:rsidRPr="00FB3979" w:rsidRDefault="001B3463">
            <w:pPr>
              <w:ind w:left="36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提案日期</w:t>
            </w:r>
          </w:p>
          <w:p w14:paraId="4223A2F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提案人</w:t>
            </w:r>
          </w:p>
          <w:p w14:paraId="6C30A2D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客戶</w:t>
            </w:r>
          </w:p>
          <w:p w14:paraId="20E4231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產品型號</w:t>
            </w:r>
          </w:p>
          <w:p w14:paraId="6B23157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上傳附件</w:t>
            </w:r>
          </w:p>
          <w:p w14:paraId="3BFBC74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幫助按鈕</w:t>
            </w:r>
            <w:r w:rsidRPr="00FB3979">
              <w:rPr>
                <w:rFonts w:ascii="Times New Roman" w:eastAsia="標楷體" w:hAnsi="Times New Roman" w:cs="標楷體" w:hint="eastAsia"/>
              </w:rPr>
              <w:fldChar w:fldCharType="begin"/>
            </w:r>
            <w:r w:rsidRPr="00FB3979">
              <w:rPr>
                <w:rFonts w:ascii="Times New Roman" w:eastAsia="標楷體" w:hAnsi="Times New Roman" w:cs="標楷體" w:hint="eastAsia"/>
              </w:rPr>
              <w:instrText xml:space="preserve"> eq \o\ac(</w:instrText>
            </w:r>
            <w:r w:rsidRPr="00FB3979">
              <w:rPr>
                <w:rFonts w:ascii="Times New Roman" w:eastAsia="標楷體" w:hAnsi="Times New Roman" w:cs="標楷體" w:hint="eastAsia"/>
              </w:rPr>
              <w:instrText>○</w:instrText>
            </w:r>
            <w:r w:rsidRPr="00FB3979">
              <w:rPr>
                <w:rFonts w:ascii="Times New Roman" w:eastAsia="標楷體" w:hAnsi="Times New Roman" w:cs="標楷體" w:hint="eastAsia"/>
              </w:rPr>
              <w:instrText>,</w:instrText>
            </w:r>
            <w:r w:rsidRPr="00FB3979">
              <w:rPr>
                <w:rFonts w:ascii="Times New Roman" w:eastAsia="標楷體" w:hAnsi="Times New Roman" w:cs="標楷體" w:hint="eastAsia"/>
                <w:position w:val="3"/>
              </w:rPr>
              <w:instrText>?</w:instrText>
            </w:r>
            <w:r w:rsidRPr="00FB3979">
              <w:rPr>
                <w:rFonts w:ascii="Times New Roman" w:eastAsia="標楷體" w:hAnsi="Times New Roman" w:cs="標楷體" w:hint="eastAsia"/>
              </w:rPr>
              <w:instrText>)</w:instrText>
            </w:r>
            <w:r w:rsidRPr="00FB3979">
              <w:rPr>
                <w:rFonts w:ascii="Times New Roman" w:eastAsia="標楷體" w:hAnsi="Times New Roman" w:cs="標楷體" w:hint="eastAsia"/>
              </w:rPr>
              <w:fldChar w:fldCharType="end"/>
            </w:r>
          </w:p>
          <w:p w14:paraId="4518E69A" w14:textId="77777777" w:rsidR="001B3463" w:rsidRPr="00FB3979" w:rsidRDefault="001B3463">
            <w:pPr>
              <w:rPr>
                <w:rFonts w:ascii="Times New Roman" w:eastAsia="標楷體" w:hAnsi="Times New Roman" w:cs="標楷體"/>
              </w:rPr>
            </w:pPr>
          </w:p>
          <w:p w14:paraId="67538CC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p>
          <w:p w14:paraId="0B4D2257" w14:textId="77777777" w:rsidR="001B3463" w:rsidRPr="00FB3979" w:rsidRDefault="001B3463">
            <w:pPr>
              <w:ind w:firstLineChars="300" w:firstLine="720"/>
              <w:rPr>
                <w:rFonts w:ascii="Times New Roman" w:eastAsia="標楷體" w:hAnsi="Times New Roman" w:cs="標楷體"/>
              </w:rPr>
            </w:pPr>
            <w:r w:rsidRPr="00FB3979">
              <w:rPr>
                <w:rFonts w:ascii="Times New Roman" w:eastAsia="標楷體" w:hAnsi="Times New Roman" w:cs="標楷體" w:hint="eastAsia"/>
              </w:rPr>
              <w:t>紀錄料件</w:t>
            </w:r>
            <w:r w:rsidRPr="00FB3979">
              <w:rPr>
                <w:rFonts w:ascii="Times New Roman" w:eastAsia="標楷體" w:hAnsi="Times New Roman" w:cs="標楷體" w:hint="eastAsia"/>
                <w:color w:val="262626"/>
              </w:rPr>
              <w:t>溯源</w:t>
            </w:r>
          </w:p>
          <w:p w14:paraId="292B07DF" w14:textId="77777777" w:rsidR="001B3463" w:rsidRPr="00FB3979" w:rsidRDefault="001B3463">
            <w:pPr>
              <w:ind w:left="720"/>
              <w:rPr>
                <w:rFonts w:ascii="Times New Roman" w:eastAsia="標楷體" w:hAnsi="Times New Roman" w:cs="標楷體"/>
                <w:color w:val="262626"/>
              </w:rPr>
            </w:pPr>
            <w:r w:rsidRPr="00FB3979">
              <w:rPr>
                <w:rFonts w:ascii="Times New Roman" w:eastAsia="標楷體" w:hAnsi="Times New Roman" w:cs="標楷體" w:hint="eastAsia"/>
                <w:color w:val="262626"/>
              </w:rPr>
              <w:t>(</w:t>
            </w:r>
            <w:r w:rsidRPr="00FB3979">
              <w:rPr>
                <w:rFonts w:ascii="Times New Roman" w:eastAsia="標楷體" w:hAnsi="Times New Roman" w:cs="標楷體" w:hint="eastAsia"/>
                <w:color w:val="262626"/>
              </w:rPr>
              <w:t>鍵盤輸入</w:t>
            </w:r>
            <w:proofErr w:type="gramStart"/>
            <w:r w:rsidRPr="00FB3979">
              <w:rPr>
                <w:rFonts w:ascii="Times New Roman" w:eastAsia="標楷體" w:hAnsi="Times New Roman" w:cs="標楷體" w:hint="eastAsia"/>
                <w:color w:val="262626"/>
              </w:rPr>
              <w:t>進料單號</w:t>
            </w:r>
            <w:proofErr w:type="gramEnd"/>
            <w:r w:rsidRPr="00FB3979">
              <w:rPr>
                <w:rFonts w:ascii="Times New Roman" w:eastAsia="標楷體" w:hAnsi="Times New Roman" w:cs="標楷體" w:hint="eastAsia"/>
                <w:color w:val="262626"/>
              </w:rPr>
              <w:t>及數量</w:t>
            </w:r>
            <w:r w:rsidRPr="00FB3979">
              <w:rPr>
                <w:rFonts w:ascii="Times New Roman" w:eastAsia="標楷體" w:hAnsi="Times New Roman" w:cs="標楷體" w:hint="eastAsia"/>
                <w:color w:val="262626"/>
              </w:rPr>
              <w:t>)</w:t>
            </w:r>
          </w:p>
          <w:p w14:paraId="72D9CC8D" w14:textId="77777777" w:rsidR="001B3463" w:rsidRPr="00FB3979" w:rsidRDefault="001B3463">
            <w:pPr>
              <w:ind w:left="720"/>
              <w:rPr>
                <w:rFonts w:ascii="Times New Roman" w:eastAsia="標楷體" w:hAnsi="Times New Roman" w:cs="標楷體"/>
                <w:color w:val="262626"/>
              </w:rPr>
            </w:pPr>
            <w:r w:rsidRPr="00FB3979">
              <w:rPr>
                <w:rFonts w:ascii="Times New Roman" w:eastAsia="標楷體" w:hAnsi="Times New Roman" w:cs="標楷體" w:hint="eastAsia"/>
                <w:color w:val="262626"/>
              </w:rPr>
              <w:t>異常狀況主訴</w:t>
            </w:r>
          </w:p>
          <w:p w14:paraId="2889358F" w14:textId="77777777" w:rsidR="001B3463" w:rsidRPr="00FB3979" w:rsidRDefault="001B3463">
            <w:pPr>
              <w:rPr>
                <w:rFonts w:ascii="Times New Roman" w:eastAsia="標楷體" w:hAnsi="Times New Roman" w:cs="標楷體"/>
              </w:rPr>
            </w:pPr>
          </w:p>
          <w:p w14:paraId="32D87E0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366691A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p w14:paraId="17EF853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proofErr w:type="gramStart"/>
            <w:r w:rsidRPr="00FB3979">
              <w:rPr>
                <w:rFonts w:ascii="Times New Roman" w:eastAsia="標楷體" w:hAnsi="Times New Roman" w:cs="標楷體" w:hint="eastAsia"/>
              </w:rPr>
              <w:t>提交至品管</w:t>
            </w:r>
            <w:proofErr w:type="gramEnd"/>
            <w:r w:rsidRPr="00FB3979">
              <w:rPr>
                <w:rFonts w:ascii="Times New Roman" w:eastAsia="標楷體" w:hAnsi="Times New Roman" w:cs="標楷體" w:hint="eastAsia"/>
              </w:rPr>
              <w:t>部</w:t>
            </w:r>
          </w:p>
          <w:p w14:paraId="5AD69A5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儲存草稿</w:t>
            </w:r>
          </w:p>
        </w:tc>
        <w:tc>
          <w:tcPr>
            <w:tcW w:w="2916" w:type="dxa"/>
            <w:gridSpan w:val="2"/>
            <w:tcBorders>
              <w:top w:val="single" w:sz="4" w:space="0" w:color="000000"/>
              <w:left w:val="single" w:sz="4" w:space="0" w:color="000000"/>
              <w:bottom w:val="single" w:sz="4" w:space="0" w:color="000000"/>
              <w:right w:val="single" w:sz="4" w:space="0" w:color="000000"/>
            </w:tcBorders>
          </w:tcPr>
          <w:p w14:paraId="75EC1C79" w14:textId="77777777" w:rsidR="001B3463" w:rsidRPr="00FB3979" w:rsidRDefault="001B3463">
            <w:pPr>
              <w:rPr>
                <w:rFonts w:ascii="Times New Roman" w:eastAsia="標楷體" w:hAnsi="Times New Roman" w:cs="標楷體"/>
              </w:rPr>
            </w:pPr>
          </w:p>
          <w:p w14:paraId="7E0D4D7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點選提案日期後單號自動帶入日期與編號</w:t>
            </w:r>
          </w:p>
          <w:p w14:paraId="5F626DE1" w14:textId="77777777" w:rsidR="001B3463" w:rsidRPr="00FB3979" w:rsidRDefault="001B3463">
            <w:pPr>
              <w:rPr>
                <w:rFonts w:ascii="Times New Roman" w:eastAsia="標楷體" w:hAnsi="Times New Roman" w:cs="標楷體"/>
                <w:highlight w:val="yellow"/>
              </w:rPr>
            </w:pPr>
          </w:p>
          <w:p w14:paraId="5E1E36D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點選產品型號後產品名稱自動帶入</w:t>
            </w:r>
          </w:p>
          <w:p w14:paraId="482BAC3A" w14:textId="77777777" w:rsidR="001B3463" w:rsidRPr="00FB3979" w:rsidRDefault="001B3463">
            <w:pPr>
              <w:rPr>
                <w:rFonts w:ascii="Times New Roman" w:eastAsia="標楷體" w:hAnsi="Times New Roman" w:cs="標楷體"/>
                <w:highlight w:val="yellow"/>
              </w:rPr>
            </w:pPr>
          </w:p>
          <w:p w14:paraId="4E7B152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從資料庫挑出提案人為</w:t>
            </w:r>
            <w:proofErr w:type="gramStart"/>
            <w:r w:rsidRPr="00FB3979">
              <w:rPr>
                <w:rFonts w:ascii="Times New Roman" w:eastAsia="標楷體" w:hAnsi="Times New Roman" w:cs="標楷體" w:hint="eastAsia"/>
              </w:rPr>
              <w:t>售服部</w:t>
            </w:r>
            <w:proofErr w:type="gramEnd"/>
            <w:r w:rsidRPr="00FB3979">
              <w:rPr>
                <w:rFonts w:ascii="Times New Roman" w:eastAsia="標楷體" w:hAnsi="Times New Roman" w:cs="標楷體" w:hint="eastAsia"/>
              </w:rPr>
              <w:t>人員</w:t>
            </w:r>
          </w:p>
          <w:p w14:paraId="62E711BE" w14:textId="77777777" w:rsidR="001B3463" w:rsidRPr="00FB3979" w:rsidRDefault="001B3463">
            <w:pPr>
              <w:rPr>
                <w:rFonts w:ascii="Times New Roman" w:eastAsia="標楷體" w:hAnsi="Times New Roman" w:cs="標楷體"/>
                <w:highlight w:val="yellow"/>
              </w:rPr>
            </w:pPr>
          </w:p>
          <w:p w14:paraId="55A0960A" w14:textId="77777777" w:rsidR="001B3463" w:rsidRPr="00FB3979" w:rsidRDefault="001B3463">
            <w:pPr>
              <w:rPr>
                <w:rFonts w:ascii="Times New Roman" w:eastAsia="標楷體" w:hAnsi="Times New Roman" w:cs="標楷體"/>
                <w:highlight w:val="yellow"/>
              </w:rPr>
            </w:pPr>
          </w:p>
          <w:p w14:paraId="0CA8ECAE" w14:textId="77777777" w:rsidR="001B3463" w:rsidRPr="00FB3979" w:rsidRDefault="001B3463">
            <w:pPr>
              <w:rPr>
                <w:rFonts w:ascii="Times New Roman" w:eastAsia="標楷體" w:hAnsi="Times New Roman" w:cs="標楷體"/>
                <w:highlight w:val="yellow"/>
              </w:rPr>
            </w:pPr>
          </w:p>
          <w:p w14:paraId="478C8A08" w14:textId="77777777" w:rsidR="001B3463" w:rsidRPr="00FB3979" w:rsidRDefault="001B3463">
            <w:pPr>
              <w:rPr>
                <w:rFonts w:ascii="Times New Roman" w:eastAsia="標楷體" w:hAnsi="Times New Roman" w:cs="標楷體"/>
                <w:highlight w:val="yellow"/>
              </w:rPr>
            </w:pPr>
          </w:p>
          <w:p w14:paraId="75981EE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檢查申報單資料是否填寫完整</w:t>
            </w:r>
          </w:p>
          <w:p w14:paraId="67E7A258" w14:textId="77777777" w:rsidR="001B3463" w:rsidRPr="00FB3979" w:rsidRDefault="001B3463">
            <w:pPr>
              <w:rPr>
                <w:rFonts w:ascii="Times New Roman" w:eastAsia="標楷體" w:hAnsi="Times New Roman" w:cs="標楷體"/>
              </w:rPr>
            </w:pPr>
          </w:p>
          <w:p w14:paraId="3C4BFCF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p w14:paraId="4A35226B" w14:textId="77777777" w:rsidR="001B3463" w:rsidRPr="00FB3979" w:rsidRDefault="001B3463">
            <w:pPr>
              <w:rPr>
                <w:rFonts w:ascii="Times New Roman" w:eastAsia="標楷體" w:hAnsi="Times New Roman" w:cs="標楷體"/>
              </w:rPr>
            </w:pPr>
          </w:p>
        </w:tc>
        <w:tc>
          <w:tcPr>
            <w:tcW w:w="2975" w:type="dxa"/>
            <w:tcBorders>
              <w:top w:val="single" w:sz="4" w:space="0" w:color="000000"/>
              <w:left w:val="single" w:sz="4" w:space="0" w:color="000000"/>
              <w:bottom w:val="single" w:sz="4" w:space="0" w:color="000000"/>
              <w:right w:val="single" w:sz="4" w:space="0" w:color="000000"/>
            </w:tcBorders>
          </w:tcPr>
          <w:p w14:paraId="737638A9" w14:textId="77777777" w:rsidR="001B3463" w:rsidRPr="00FB3979" w:rsidRDefault="001B3463">
            <w:pPr>
              <w:rPr>
                <w:rFonts w:ascii="Times New Roman" w:eastAsia="標楷體" w:hAnsi="Times New Roman" w:cs="標楷體"/>
              </w:rPr>
            </w:pPr>
          </w:p>
          <w:p w14:paraId="1968AAC6" w14:textId="16EC2914" w:rsidR="001B3463" w:rsidRPr="00FB3979" w:rsidRDefault="001B3463" w:rsidP="007141B3">
            <w:pPr>
              <w:rPr>
                <w:rFonts w:ascii="Times New Roman" w:eastAsia="標楷體" w:hAnsi="Times New Roman" w:cs="標楷體"/>
              </w:rPr>
            </w:pPr>
            <w:r w:rsidRPr="00FB3979">
              <w:rPr>
                <w:rFonts w:ascii="Times New Roman" w:eastAsia="標楷體" w:hAnsi="Times New Roman" w:cs="標楷體" w:hint="eastAsia"/>
              </w:rPr>
              <w:t>顯示申報單草稿頁面，使用者介面與圖</w:t>
            </w:r>
            <w:r w:rsidR="007141B3">
              <w:rPr>
                <w:rFonts w:ascii="Times New Roman" w:eastAsia="標楷體" w:hAnsi="Times New Roman" w:cs="標楷體" w:hint="eastAsia"/>
              </w:rPr>
              <w:t>16</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建立品質異常申報單相似</w:t>
            </w:r>
          </w:p>
        </w:tc>
      </w:tr>
      <w:tr w:rsidR="001B3463" w:rsidRPr="00FB3979" w14:paraId="4A89B48C" w14:textId="77777777" w:rsidTr="00121428">
        <w:trPr>
          <w:trHeight w:val="211"/>
        </w:trPr>
        <w:tc>
          <w:tcPr>
            <w:tcW w:w="1190" w:type="dxa"/>
            <w:tcBorders>
              <w:top w:val="single" w:sz="4" w:space="0" w:color="000000"/>
              <w:left w:val="single" w:sz="4" w:space="0" w:color="000000"/>
              <w:bottom w:val="single" w:sz="4" w:space="0" w:color="000000"/>
              <w:right w:val="single" w:sz="4" w:space="0" w:color="000000"/>
            </w:tcBorders>
            <w:hideMark/>
          </w:tcPr>
          <w:p w14:paraId="56D3B03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8" w:type="dxa"/>
            <w:gridSpan w:val="4"/>
            <w:tcBorders>
              <w:top w:val="single" w:sz="4" w:space="0" w:color="000000"/>
              <w:left w:val="single" w:sz="4" w:space="0" w:color="000000"/>
              <w:bottom w:val="single" w:sz="4" w:space="0" w:color="000000"/>
              <w:right w:val="single" w:sz="4" w:space="0" w:color="000000"/>
            </w:tcBorders>
          </w:tcPr>
          <w:p w14:paraId="121BAB5C" w14:textId="77777777" w:rsidR="001B3463" w:rsidRPr="00FB3979" w:rsidRDefault="001B3463">
            <w:pPr>
              <w:rPr>
                <w:rFonts w:ascii="Times New Roman" w:eastAsia="標楷體" w:hAnsi="Times New Roman" w:cs="標楷體"/>
                <w:highlight w:val="yellow"/>
              </w:rPr>
            </w:pPr>
          </w:p>
        </w:tc>
      </w:tr>
    </w:tbl>
    <w:p w14:paraId="1FE04DAE" w14:textId="77777777" w:rsidR="001B3463" w:rsidRPr="00FB3979" w:rsidRDefault="001B3463" w:rsidP="001B3463">
      <w:pPr>
        <w:rPr>
          <w:rFonts w:ascii="Times New Roman" w:eastAsia="標楷體" w:hAnsi="Times New Roman" w:cs="標楷體"/>
        </w:rPr>
      </w:pPr>
    </w:p>
    <w:p w14:paraId="74E70629" w14:textId="5156FD0F" w:rsidR="00693B8E" w:rsidRPr="00FB3979" w:rsidRDefault="00693B8E" w:rsidP="00693B8E">
      <w:pPr>
        <w:pStyle w:val="4"/>
        <w:ind w:left="720"/>
        <w:rPr>
          <w:rFonts w:cs="標楷體"/>
        </w:rPr>
      </w:pPr>
      <w:bookmarkStart w:id="244" w:name="_Toc152677797"/>
      <w:r w:rsidRPr="00FB3979">
        <w:rPr>
          <w:rFonts w:hint="eastAsia"/>
        </w:rPr>
        <w:t xml:space="preserve">1-2-4 </w:t>
      </w:r>
      <w:r w:rsidRPr="00FB3979">
        <w:rPr>
          <w:rFonts w:hint="eastAsia"/>
        </w:rPr>
        <w:t>尚未提交</w:t>
      </w:r>
      <w:r w:rsidRPr="00FB3979">
        <w:rPr>
          <w:rFonts w:hint="eastAsia"/>
        </w:rPr>
        <w:t>-</w:t>
      </w:r>
      <w:r w:rsidRPr="00FB3979">
        <w:rPr>
          <w:rFonts w:hint="eastAsia"/>
        </w:rPr>
        <w:t>檢視</w:t>
      </w:r>
      <w:bookmarkEnd w:id="244"/>
    </w:p>
    <w:p w14:paraId="18AB768F" w14:textId="77777777" w:rsidR="00693B8E" w:rsidRPr="00FB3979" w:rsidRDefault="00693B8E" w:rsidP="001B3463">
      <w:pPr>
        <w:rPr>
          <w:rFonts w:ascii="Times New Roman" w:eastAsia="標楷體" w:hAnsi="Times New Roman" w:cs="標楷體"/>
        </w:rPr>
      </w:pPr>
    </w:p>
    <w:p w14:paraId="7B10D87C" w14:textId="68AA8934" w:rsidR="001B3463" w:rsidRPr="00FB3979" w:rsidRDefault="001B3463" w:rsidP="00693B8E">
      <w:pPr>
        <w:pStyle w:val="a9"/>
      </w:pPr>
      <w:bookmarkStart w:id="245" w:name="_Toc152421478"/>
      <w:bookmarkStart w:id="246" w:name="_Toc152716488"/>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7</w:t>
      </w:r>
      <w:r w:rsidRPr="00FB3979">
        <w:rPr>
          <w:rFonts w:hint="eastAsia"/>
        </w:rPr>
        <w:fldChar w:fldCharType="end"/>
      </w:r>
      <w:r w:rsidRPr="00FB3979">
        <w:rPr>
          <w:rFonts w:hint="eastAsia"/>
        </w:rPr>
        <w:t xml:space="preserve">  1-2-4 </w:t>
      </w:r>
      <w:r w:rsidRPr="00FB3979">
        <w:rPr>
          <w:rFonts w:hint="eastAsia"/>
        </w:rPr>
        <w:t>尚未提交</w:t>
      </w:r>
      <w:r w:rsidRPr="00FB3979">
        <w:rPr>
          <w:rFonts w:hint="eastAsia"/>
        </w:rPr>
        <w:t>-</w:t>
      </w:r>
      <w:r w:rsidRPr="00FB3979">
        <w:rPr>
          <w:rFonts w:hint="eastAsia"/>
        </w:rPr>
        <w:t>檢視</w:t>
      </w:r>
      <w:bookmarkEnd w:id="245"/>
      <w:bookmarkEnd w:id="246"/>
    </w:p>
    <w:tbl>
      <w:tblPr>
        <w:tblpPr w:leftFromText="180" w:rightFromText="180" w:vertAnchor="text" w:horzAnchor="margin" w:tblpY="35"/>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6"/>
        <w:gridCol w:w="1735"/>
        <w:gridCol w:w="1468"/>
        <w:gridCol w:w="1463"/>
        <w:gridCol w:w="2938"/>
      </w:tblGrid>
      <w:tr w:rsidR="001B3463" w:rsidRPr="00FB3979" w14:paraId="5CDAE7F2" w14:textId="77777777" w:rsidTr="00121428">
        <w:trPr>
          <w:trHeight w:val="441"/>
        </w:trPr>
        <w:tc>
          <w:tcPr>
            <w:tcW w:w="8800" w:type="dxa"/>
            <w:gridSpan w:val="5"/>
            <w:tcBorders>
              <w:top w:val="single" w:sz="4" w:space="0" w:color="000000"/>
              <w:left w:val="single" w:sz="4" w:space="0" w:color="000000"/>
              <w:bottom w:val="single" w:sz="4" w:space="0" w:color="000000"/>
              <w:right w:val="single" w:sz="4" w:space="0" w:color="000000"/>
            </w:tcBorders>
            <w:hideMark/>
          </w:tcPr>
          <w:p w14:paraId="504E09C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1-2-4</w:t>
            </w:r>
            <w:r w:rsidRPr="00FB3979">
              <w:rPr>
                <w:rFonts w:ascii="Times New Roman" w:eastAsia="標楷體" w:hAnsi="Times New Roman" w:cs="標楷體" w:hint="eastAsia"/>
              </w:rPr>
              <w:t>尚未提交</w:t>
            </w:r>
            <w:r w:rsidRPr="00FB3979">
              <w:rPr>
                <w:rFonts w:ascii="Times New Roman" w:eastAsia="標楷體" w:hAnsi="Times New Roman" w:cs="標楷體" w:hint="eastAsia"/>
              </w:rPr>
              <w:t>-</w:t>
            </w:r>
            <w:r w:rsidRPr="00FB3979">
              <w:rPr>
                <w:rFonts w:ascii="Times New Roman" w:eastAsia="標楷體" w:hAnsi="Times New Roman" w:cs="標楷體" w:hint="eastAsia"/>
              </w:rPr>
              <w:t>檢視</w:t>
            </w:r>
          </w:p>
        </w:tc>
      </w:tr>
      <w:tr w:rsidR="001B3463" w:rsidRPr="00FB3979" w14:paraId="245D7E6A" w14:textId="77777777" w:rsidTr="00121428">
        <w:trPr>
          <w:trHeight w:val="441"/>
        </w:trPr>
        <w:tc>
          <w:tcPr>
            <w:tcW w:w="8800" w:type="dxa"/>
            <w:gridSpan w:val="5"/>
            <w:tcBorders>
              <w:top w:val="single" w:sz="4" w:space="0" w:color="000000"/>
              <w:left w:val="single" w:sz="4" w:space="0" w:color="000000"/>
              <w:bottom w:val="single" w:sz="4" w:space="0" w:color="000000"/>
              <w:right w:val="single" w:sz="4" w:space="0" w:color="000000"/>
            </w:tcBorders>
            <w:hideMark/>
          </w:tcPr>
          <w:p w14:paraId="55010D0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可於此頁面查看尚未提交的申報單詳細內容</w:t>
            </w:r>
          </w:p>
        </w:tc>
      </w:tr>
      <w:tr w:rsidR="001B3463" w:rsidRPr="00FB3979" w14:paraId="7B220F4B" w14:textId="77777777" w:rsidTr="00121428">
        <w:trPr>
          <w:trHeight w:val="441"/>
        </w:trPr>
        <w:tc>
          <w:tcPr>
            <w:tcW w:w="4399" w:type="dxa"/>
            <w:gridSpan w:val="3"/>
            <w:tcBorders>
              <w:top w:val="single" w:sz="4" w:space="0" w:color="000000"/>
              <w:left w:val="single" w:sz="4" w:space="0" w:color="000000"/>
              <w:bottom w:val="single" w:sz="4" w:space="0" w:color="000000"/>
              <w:right w:val="single" w:sz="4" w:space="0" w:color="000000"/>
            </w:tcBorders>
            <w:hideMark/>
          </w:tcPr>
          <w:p w14:paraId="31C77D2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400" w:type="dxa"/>
            <w:gridSpan w:val="2"/>
            <w:tcBorders>
              <w:top w:val="single" w:sz="4" w:space="0" w:color="000000"/>
              <w:left w:val="single" w:sz="4" w:space="0" w:color="000000"/>
              <w:bottom w:val="single" w:sz="4" w:space="0" w:color="000000"/>
              <w:right w:val="single" w:sz="4" w:space="0" w:color="000000"/>
            </w:tcBorders>
            <w:hideMark/>
          </w:tcPr>
          <w:p w14:paraId="4D1A0AE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0822B22C" w14:textId="77777777" w:rsidTr="00121428">
        <w:trPr>
          <w:trHeight w:val="460"/>
        </w:trPr>
        <w:tc>
          <w:tcPr>
            <w:tcW w:w="2931" w:type="dxa"/>
            <w:gridSpan w:val="2"/>
            <w:tcBorders>
              <w:top w:val="single" w:sz="4" w:space="0" w:color="000000"/>
              <w:left w:val="single" w:sz="4" w:space="0" w:color="000000"/>
              <w:bottom w:val="single" w:sz="4" w:space="0" w:color="000000"/>
              <w:right w:val="single" w:sz="4" w:space="0" w:color="000000"/>
            </w:tcBorders>
            <w:hideMark/>
          </w:tcPr>
          <w:p w14:paraId="64B1B15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31" w:type="dxa"/>
            <w:gridSpan w:val="2"/>
            <w:tcBorders>
              <w:top w:val="single" w:sz="4" w:space="0" w:color="000000"/>
              <w:left w:val="single" w:sz="4" w:space="0" w:color="000000"/>
              <w:bottom w:val="single" w:sz="4" w:space="0" w:color="000000"/>
              <w:right w:val="single" w:sz="4" w:space="0" w:color="000000"/>
            </w:tcBorders>
            <w:hideMark/>
          </w:tcPr>
          <w:p w14:paraId="0FED7BFA"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37" w:type="dxa"/>
            <w:tcBorders>
              <w:top w:val="single" w:sz="4" w:space="0" w:color="000000"/>
              <w:left w:val="single" w:sz="4" w:space="0" w:color="000000"/>
              <w:bottom w:val="single" w:sz="4" w:space="0" w:color="000000"/>
              <w:right w:val="single" w:sz="4" w:space="0" w:color="000000"/>
            </w:tcBorders>
            <w:hideMark/>
          </w:tcPr>
          <w:p w14:paraId="24B9D4BA"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1647FF13" w14:textId="77777777" w:rsidTr="00121428">
        <w:trPr>
          <w:trHeight w:val="1402"/>
        </w:trPr>
        <w:tc>
          <w:tcPr>
            <w:tcW w:w="2931" w:type="dxa"/>
            <w:gridSpan w:val="2"/>
            <w:tcBorders>
              <w:top w:val="single" w:sz="4" w:space="0" w:color="000000"/>
              <w:left w:val="single" w:sz="4" w:space="0" w:color="000000"/>
              <w:bottom w:val="single" w:sz="4" w:space="0" w:color="000000"/>
              <w:right w:val="single" w:sz="4" w:space="0" w:color="000000"/>
            </w:tcBorders>
          </w:tcPr>
          <w:p w14:paraId="361A0A37" w14:textId="77777777" w:rsidR="001B3463" w:rsidRPr="00FB3979" w:rsidRDefault="001B3463">
            <w:pPr>
              <w:rPr>
                <w:rFonts w:ascii="Times New Roman" w:eastAsia="標楷體" w:hAnsi="Times New Roman" w:cs="標楷體"/>
              </w:rPr>
            </w:pPr>
          </w:p>
        </w:tc>
        <w:tc>
          <w:tcPr>
            <w:tcW w:w="2931" w:type="dxa"/>
            <w:gridSpan w:val="2"/>
            <w:tcBorders>
              <w:top w:val="single" w:sz="4" w:space="0" w:color="000000"/>
              <w:left w:val="single" w:sz="4" w:space="0" w:color="000000"/>
              <w:bottom w:val="single" w:sz="4" w:space="0" w:color="000000"/>
              <w:right w:val="single" w:sz="4" w:space="0" w:color="000000"/>
            </w:tcBorders>
            <w:hideMark/>
          </w:tcPr>
          <w:p w14:paraId="2006BDB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tc>
        <w:tc>
          <w:tcPr>
            <w:tcW w:w="2937" w:type="dxa"/>
            <w:tcBorders>
              <w:top w:val="single" w:sz="4" w:space="0" w:color="000000"/>
              <w:left w:val="single" w:sz="4" w:space="0" w:color="000000"/>
              <w:bottom w:val="single" w:sz="4" w:space="0" w:color="000000"/>
              <w:right w:val="single" w:sz="4" w:space="0" w:color="000000"/>
            </w:tcBorders>
            <w:hideMark/>
          </w:tcPr>
          <w:p w14:paraId="3DA8F83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顯示尚未提交的申報單詳細內容</w:t>
            </w:r>
          </w:p>
        </w:tc>
      </w:tr>
      <w:tr w:rsidR="001B3463" w:rsidRPr="00FB3979" w14:paraId="478DCB8E" w14:textId="77777777" w:rsidTr="00121428">
        <w:trPr>
          <w:trHeight w:val="298"/>
        </w:trPr>
        <w:tc>
          <w:tcPr>
            <w:tcW w:w="1196" w:type="dxa"/>
            <w:tcBorders>
              <w:top w:val="single" w:sz="4" w:space="0" w:color="000000"/>
              <w:left w:val="single" w:sz="4" w:space="0" w:color="000000"/>
              <w:bottom w:val="single" w:sz="4" w:space="0" w:color="000000"/>
              <w:right w:val="single" w:sz="4" w:space="0" w:color="000000"/>
            </w:tcBorders>
            <w:hideMark/>
          </w:tcPr>
          <w:p w14:paraId="6311373E"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03" w:type="dxa"/>
            <w:gridSpan w:val="4"/>
            <w:tcBorders>
              <w:top w:val="single" w:sz="4" w:space="0" w:color="000000"/>
              <w:left w:val="single" w:sz="4" w:space="0" w:color="000000"/>
              <w:bottom w:val="single" w:sz="4" w:space="0" w:color="000000"/>
              <w:right w:val="single" w:sz="4" w:space="0" w:color="000000"/>
            </w:tcBorders>
          </w:tcPr>
          <w:p w14:paraId="26814055" w14:textId="77777777" w:rsidR="001B3463" w:rsidRPr="00FB3979" w:rsidRDefault="001B3463">
            <w:pPr>
              <w:rPr>
                <w:rFonts w:ascii="Times New Roman" w:eastAsia="標楷體" w:hAnsi="Times New Roman" w:cs="標楷體"/>
                <w:highlight w:val="yellow"/>
              </w:rPr>
            </w:pPr>
          </w:p>
        </w:tc>
      </w:tr>
    </w:tbl>
    <w:p w14:paraId="269F374C" w14:textId="77777777" w:rsidR="003C0563" w:rsidRDefault="003C0563" w:rsidP="001B3463">
      <w:pPr>
        <w:rPr>
          <w:rFonts w:ascii="Times New Roman" w:eastAsia="標楷體" w:hAnsi="Times New Roman" w:cs="標楷體"/>
        </w:rPr>
      </w:pPr>
    </w:p>
    <w:p w14:paraId="3CE1261C" w14:textId="77777777" w:rsidR="003C0563" w:rsidRDefault="003C0563" w:rsidP="001B3463">
      <w:pPr>
        <w:rPr>
          <w:rFonts w:ascii="Times New Roman" w:eastAsia="標楷體" w:hAnsi="Times New Roman" w:cs="標楷體"/>
        </w:rPr>
      </w:pPr>
    </w:p>
    <w:p w14:paraId="580459A2" w14:textId="2B50267C"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p>
    <w:p w14:paraId="39EF7EFB" w14:textId="77777777" w:rsidR="001B3463" w:rsidRPr="00FB3979" w:rsidRDefault="001B3463" w:rsidP="001B3463">
      <w:pPr>
        <w:jc w:val="center"/>
        <w:rPr>
          <w:rFonts w:ascii="Times New Roman" w:eastAsia="標楷體" w:hAnsi="Times New Roman" w:cs="標楷體"/>
        </w:rPr>
      </w:pPr>
      <w:r w:rsidRPr="00FB3979">
        <w:rPr>
          <w:rFonts w:ascii="Times New Roman" w:eastAsia="標楷體" w:hAnsi="Times New Roman"/>
          <w:noProof/>
        </w:rPr>
        <w:drawing>
          <wp:inline distT="0" distB="0" distL="0" distR="0" wp14:anchorId="2F3DA909" wp14:editId="44A9C1CE">
            <wp:extent cx="5562600" cy="2791875"/>
            <wp:effectExtent l="0" t="0" r="0" b="889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
                    <pic:cNvPicPr>
                      <a:picLocks noChangeAspect="1" noChangeArrowheads="1"/>
                    </pic:cNvPicPr>
                  </pic:nvPicPr>
                  <pic:blipFill>
                    <a:blip r:embed="rId33">
                      <a:extLst>
                        <a:ext uri="{28A0092B-C50C-407E-A947-70E740481C1C}">
                          <a14:useLocalDpi xmlns:a14="http://schemas.microsoft.com/office/drawing/2010/main" val="0"/>
                        </a:ext>
                      </a:extLst>
                    </a:blip>
                    <a:srcRect b="30179"/>
                    <a:stretch>
                      <a:fillRect/>
                    </a:stretch>
                  </pic:blipFill>
                  <pic:spPr bwMode="auto">
                    <a:xfrm>
                      <a:off x="0" y="0"/>
                      <a:ext cx="5574905" cy="2798051"/>
                    </a:xfrm>
                    <a:prstGeom prst="rect">
                      <a:avLst/>
                    </a:prstGeom>
                    <a:noFill/>
                    <a:ln>
                      <a:noFill/>
                    </a:ln>
                  </pic:spPr>
                </pic:pic>
              </a:graphicData>
            </a:graphic>
          </wp:inline>
        </w:drawing>
      </w:r>
    </w:p>
    <w:p w14:paraId="33E748F0"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noProof/>
        </w:rPr>
        <w:drawing>
          <wp:inline distT="0" distB="0" distL="0" distR="0" wp14:anchorId="3BB8A159" wp14:editId="0AE4167B">
            <wp:extent cx="5588000" cy="3149856"/>
            <wp:effectExtent l="0" t="0" r="0" b="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34">
                      <a:extLst>
                        <a:ext uri="{28A0092B-C50C-407E-A947-70E740481C1C}">
                          <a14:useLocalDpi xmlns:a14="http://schemas.microsoft.com/office/drawing/2010/main" val="0"/>
                        </a:ext>
                      </a:extLst>
                    </a:blip>
                    <a:srcRect b="35309"/>
                    <a:stretch>
                      <a:fillRect/>
                    </a:stretch>
                  </pic:blipFill>
                  <pic:spPr bwMode="auto">
                    <a:xfrm>
                      <a:off x="0" y="0"/>
                      <a:ext cx="5604521" cy="3159169"/>
                    </a:xfrm>
                    <a:prstGeom prst="rect">
                      <a:avLst/>
                    </a:prstGeom>
                    <a:noFill/>
                    <a:ln>
                      <a:noFill/>
                    </a:ln>
                  </pic:spPr>
                </pic:pic>
              </a:graphicData>
            </a:graphic>
          </wp:inline>
        </w:drawing>
      </w:r>
    </w:p>
    <w:p w14:paraId="4AE5EC4A"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noProof/>
        </w:rPr>
        <w:drawing>
          <wp:inline distT="0" distB="0" distL="0" distR="0" wp14:anchorId="29593959" wp14:editId="5985E5DB">
            <wp:extent cx="5520267" cy="1710798"/>
            <wp:effectExtent l="0" t="0" r="4445" b="381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34">
                      <a:extLst>
                        <a:ext uri="{28A0092B-C50C-407E-A947-70E740481C1C}">
                          <a14:useLocalDpi xmlns:a14="http://schemas.microsoft.com/office/drawing/2010/main" val="0"/>
                        </a:ext>
                      </a:extLst>
                    </a:blip>
                    <a:srcRect t="64525"/>
                    <a:stretch>
                      <a:fillRect/>
                    </a:stretch>
                  </pic:blipFill>
                  <pic:spPr bwMode="auto">
                    <a:xfrm>
                      <a:off x="0" y="0"/>
                      <a:ext cx="5537631" cy="1716179"/>
                    </a:xfrm>
                    <a:prstGeom prst="rect">
                      <a:avLst/>
                    </a:prstGeom>
                    <a:noFill/>
                    <a:ln>
                      <a:noFill/>
                    </a:ln>
                  </pic:spPr>
                </pic:pic>
              </a:graphicData>
            </a:graphic>
          </wp:inline>
        </w:drawing>
      </w:r>
    </w:p>
    <w:p w14:paraId="21B5ECF6" w14:textId="50205C41" w:rsidR="001B3463" w:rsidRPr="00FB3979" w:rsidRDefault="001B3463" w:rsidP="006C59B1">
      <w:pPr>
        <w:pStyle w:val="a9"/>
        <w:widowControl/>
        <w:rPr>
          <w:b/>
          <w:bCs/>
        </w:rPr>
      </w:pPr>
      <w:bookmarkStart w:id="247" w:name="_Toc152429928"/>
      <w:bookmarkStart w:id="248" w:name="_Toc152716119"/>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20</w:t>
      </w:r>
      <w:r w:rsidRPr="00FB3979">
        <w:rPr>
          <w:rFonts w:hint="eastAsia"/>
          <w:b/>
          <w:bCs/>
        </w:rPr>
        <w:fldChar w:fldCharType="end"/>
      </w:r>
      <w:r w:rsidRPr="00FB3979">
        <w:rPr>
          <w:rFonts w:hint="eastAsia"/>
          <w:b/>
          <w:bCs/>
        </w:rPr>
        <w:t xml:space="preserve">  </w:t>
      </w:r>
      <w:r w:rsidRPr="00FB3979">
        <w:rPr>
          <w:rFonts w:hint="eastAsia"/>
          <w:b/>
          <w:bCs/>
        </w:rPr>
        <w:t>尚未提交</w:t>
      </w:r>
      <w:r w:rsidRPr="00FB3979">
        <w:rPr>
          <w:rFonts w:hint="eastAsia"/>
          <w:b/>
          <w:bCs/>
        </w:rPr>
        <w:t>-</w:t>
      </w:r>
      <w:r w:rsidRPr="00FB3979">
        <w:rPr>
          <w:rFonts w:hint="eastAsia"/>
          <w:b/>
          <w:bCs/>
        </w:rPr>
        <w:t>檢視</w:t>
      </w:r>
      <w:bookmarkEnd w:id="247"/>
      <w:bookmarkEnd w:id="248"/>
    </w:p>
    <w:p w14:paraId="3016D039" w14:textId="64FBE32B" w:rsidR="003C0563" w:rsidRDefault="003C0563" w:rsidP="00693B8E">
      <w:pPr>
        <w:rPr>
          <w:rFonts w:ascii="Times New Roman" w:eastAsia="標楷體" w:hAnsi="Times New Roman"/>
        </w:rPr>
      </w:pPr>
    </w:p>
    <w:p w14:paraId="7FC88E5C" w14:textId="770D9074" w:rsidR="00693B8E" w:rsidRPr="00FB3979" w:rsidRDefault="003C0563" w:rsidP="003C0563">
      <w:pPr>
        <w:widowControl/>
        <w:rPr>
          <w:rFonts w:ascii="Times New Roman" w:eastAsia="標楷體" w:hAnsi="Times New Roman"/>
        </w:rPr>
      </w:pPr>
      <w:r>
        <w:rPr>
          <w:rFonts w:ascii="Times New Roman" w:eastAsia="標楷體" w:hAnsi="Times New Roman"/>
        </w:rPr>
        <w:br w:type="page"/>
      </w:r>
    </w:p>
    <w:p w14:paraId="679110CD" w14:textId="05E29390" w:rsidR="00693B8E" w:rsidRDefault="00693B8E" w:rsidP="00693B8E">
      <w:pPr>
        <w:pStyle w:val="4"/>
        <w:ind w:left="720"/>
      </w:pPr>
      <w:bookmarkStart w:id="249" w:name="_Toc152677798"/>
      <w:r w:rsidRPr="00FB3979">
        <w:rPr>
          <w:rFonts w:hint="eastAsia"/>
        </w:rPr>
        <w:lastRenderedPageBreak/>
        <w:t xml:space="preserve">1-2-5 </w:t>
      </w:r>
      <w:r w:rsidRPr="00FB3979">
        <w:rPr>
          <w:rFonts w:hint="eastAsia"/>
        </w:rPr>
        <w:t>處理中</w:t>
      </w:r>
      <w:r w:rsidRPr="00FB3979">
        <w:rPr>
          <w:rFonts w:hint="eastAsia"/>
        </w:rPr>
        <w:t>-</w:t>
      </w:r>
      <w:r w:rsidRPr="00FB3979">
        <w:rPr>
          <w:rFonts w:hint="eastAsia"/>
        </w:rPr>
        <w:t>檢視</w:t>
      </w:r>
      <w:bookmarkEnd w:id="249"/>
    </w:p>
    <w:p w14:paraId="6043B036" w14:textId="77777777" w:rsidR="00041B6B" w:rsidRPr="00041B6B" w:rsidRDefault="00041B6B" w:rsidP="00041B6B"/>
    <w:p w14:paraId="2692C7A1" w14:textId="5A62B75F" w:rsidR="001B3463" w:rsidRPr="00FB3979" w:rsidRDefault="001B3463" w:rsidP="00693B8E">
      <w:pPr>
        <w:pStyle w:val="a9"/>
      </w:pPr>
      <w:bookmarkStart w:id="250" w:name="_Toc152421479"/>
      <w:bookmarkStart w:id="251" w:name="_Toc152716489"/>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8</w:t>
      </w:r>
      <w:r w:rsidRPr="00FB3979">
        <w:rPr>
          <w:rFonts w:hint="eastAsia"/>
        </w:rPr>
        <w:fldChar w:fldCharType="end"/>
      </w:r>
      <w:r w:rsidRPr="00FB3979">
        <w:rPr>
          <w:rFonts w:hint="eastAsia"/>
        </w:rPr>
        <w:t xml:space="preserve">  1-2-5 </w:t>
      </w:r>
      <w:r w:rsidRPr="00FB3979">
        <w:rPr>
          <w:rFonts w:hint="eastAsia"/>
        </w:rPr>
        <w:t>處理中</w:t>
      </w:r>
      <w:r w:rsidRPr="00FB3979">
        <w:rPr>
          <w:rFonts w:hint="eastAsia"/>
        </w:rPr>
        <w:t>-</w:t>
      </w:r>
      <w:r w:rsidRPr="00FB3979">
        <w:rPr>
          <w:rFonts w:hint="eastAsia"/>
        </w:rPr>
        <w:t>檢視</w:t>
      </w:r>
      <w:bookmarkEnd w:id="250"/>
      <w:bookmarkEnd w:id="251"/>
    </w:p>
    <w:tbl>
      <w:tblPr>
        <w:tblpPr w:leftFromText="180" w:rightFromText="180" w:vertAnchor="page" w:horzAnchor="margin" w:tblpY="2389"/>
        <w:tblW w:w="8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8"/>
        <w:gridCol w:w="1739"/>
        <w:gridCol w:w="1469"/>
        <w:gridCol w:w="1468"/>
        <w:gridCol w:w="2939"/>
      </w:tblGrid>
      <w:tr w:rsidR="00041B6B" w:rsidRPr="00FB3979" w14:paraId="27CAC066" w14:textId="77777777" w:rsidTr="00041B6B">
        <w:trPr>
          <w:trHeight w:val="366"/>
        </w:trPr>
        <w:tc>
          <w:tcPr>
            <w:tcW w:w="8813" w:type="dxa"/>
            <w:gridSpan w:val="5"/>
            <w:tcBorders>
              <w:top w:val="single" w:sz="4" w:space="0" w:color="000000"/>
              <w:left w:val="single" w:sz="4" w:space="0" w:color="000000"/>
              <w:bottom w:val="single" w:sz="4" w:space="0" w:color="000000"/>
              <w:right w:val="single" w:sz="4" w:space="0" w:color="000000"/>
            </w:tcBorders>
            <w:hideMark/>
          </w:tcPr>
          <w:p w14:paraId="604A91DD" w14:textId="77777777" w:rsidR="00041B6B" w:rsidRPr="00FB3979" w:rsidRDefault="00041B6B" w:rsidP="00041B6B">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1-2-5</w:t>
            </w:r>
            <w:r w:rsidRPr="00FB3979">
              <w:rPr>
                <w:rFonts w:ascii="Times New Roman" w:eastAsia="標楷體" w:hAnsi="Times New Roman" w:cs="標楷體" w:hint="eastAsia"/>
              </w:rPr>
              <w:t>處理中</w:t>
            </w:r>
            <w:r w:rsidRPr="00FB3979">
              <w:rPr>
                <w:rFonts w:ascii="Times New Roman" w:eastAsia="標楷體" w:hAnsi="Times New Roman" w:cs="標楷體" w:hint="eastAsia"/>
              </w:rPr>
              <w:t>-</w:t>
            </w:r>
            <w:r w:rsidRPr="00FB3979">
              <w:rPr>
                <w:rFonts w:ascii="Times New Roman" w:eastAsia="標楷體" w:hAnsi="Times New Roman" w:cs="標楷體" w:hint="eastAsia"/>
              </w:rPr>
              <w:t>檢視</w:t>
            </w:r>
          </w:p>
        </w:tc>
      </w:tr>
      <w:tr w:rsidR="00041B6B" w:rsidRPr="00FB3979" w14:paraId="4ED76333" w14:textId="77777777" w:rsidTr="00041B6B">
        <w:trPr>
          <w:trHeight w:val="334"/>
        </w:trPr>
        <w:tc>
          <w:tcPr>
            <w:tcW w:w="8813" w:type="dxa"/>
            <w:gridSpan w:val="5"/>
            <w:tcBorders>
              <w:top w:val="single" w:sz="4" w:space="0" w:color="000000"/>
              <w:left w:val="single" w:sz="4" w:space="0" w:color="000000"/>
              <w:bottom w:val="single" w:sz="4" w:space="0" w:color="000000"/>
              <w:right w:val="single" w:sz="4" w:space="0" w:color="000000"/>
            </w:tcBorders>
            <w:hideMark/>
          </w:tcPr>
          <w:p w14:paraId="2843DF39" w14:textId="77777777" w:rsidR="00041B6B" w:rsidRPr="00FB3979" w:rsidRDefault="00041B6B" w:rsidP="00041B6B">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可於此頁面查看處理中的申報單詳細內容</w:t>
            </w:r>
          </w:p>
        </w:tc>
      </w:tr>
      <w:tr w:rsidR="00041B6B" w:rsidRPr="00FB3979" w14:paraId="52617593" w14:textId="77777777" w:rsidTr="00041B6B">
        <w:trPr>
          <w:trHeight w:val="366"/>
        </w:trPr>
        <w:tc>
          <w:tcPr>
            <w:tcW w:w="4406" w:type="dxa"/>
            <w:gridSpan w:val="3"/>
            <w:tcBorders>
              <w:top w:val="single" w:sz="4" w:space="0" w:color="000000"/>
              <w:left w:val="single" w:sz="4" w:space="0" w:color="000000"/>
              <w:bottom w:val="single" w:sz="4" w:space="0" w:color="000000"/>
              <w:right w:val="single" w:sz="4" w:space="0" w:color="000000"/>
            </w:tcBorders>
            <w:hideMark/>
          </w:tcPr>
          <w:p w14:paraId="38057F08" w14:textId="77777777" w:rsidR="00041B6B" w:rsidRPr="00FB3979" w:rsidRDefault="00041B6B" w:rsidP="00041B6B">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407" w:type="dxa"/>
            <w:gridSpan w:val="2"/>
            <w:tcBorders>
              <w:top w:val="single" w:sz="4" w:space="0" w:color="000000"/>
              <w:left w:val="single" w:sz="4" w:space="0" w:color="000000"/>
              <w:bottom w:val="single" w:sz="4" w:space="0" w:color="000000"/>
              <w:right w:val="single" w:sz="4" w:space="0" w:color="000000"/>
            </w:tcBorders>
            <w:hideMark/>
          </w:tcPr>
          <w:p w14:paraId="45E73823" w14:textId="77777777" w:rsidR="00041B6B" w:rsidRPr="00FB3979" w:rsidRDefault="00041B6B" w:rsidP="00041B6B">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041B6B" w:rsidRPr="00FB3979" w14:paraId="7B02B259" w14:textId="77777777" w:rsidTr="00041B6B">
        <w:trPr>
          <w:trHeight w:val="317"/>
        </w:trPr>
        <w:tc>
          <w:tcPr>
            <w:tcW w:w="2937" w:type="dxa"/>
            <w:gridSpan w:val="2"/>
            <w:tcBorders>
              <w:top w:val="single" w:sz="4" w:space="0" w:color="000000"/>
              <w:left w:val="single" w:sz="4" w:space="0" w:color="000000"/>
              <w:bottom w:val="single" w:sz="4" w:space="0" w:color="000000"/>
              <w:right w:val="single" w:sz="4" w:space="0" w:color="000000"/>
            </w:tcBorders>
            <w:hideMark/>
          </w:tcPr>
          <w:p w14:paraId="7FE86097" w14:textId="77777777" w:rsidR="00041B6B" w:rsidRPr="00FB3979" w:rsidRDefault="00041B6B" w:rsidP="00041B6B">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37" w:type="dxa"/>
            <w:gridSpan w:val="2"/>
            <w:tcBorders>
              <w:top w:val="single" w:sz="4" w:space="0" w:color="000000"/>
              <w:left w:val="single" w:sz="4" w:space="0" w:color="000000"/>
              <w:bottom w:val="single" w:sz="4" w:space="0" w:color="000000"/>
              <w:right w:val="single" w:sz="4" w:space="0" w:color="000000"/>
            </w:tcBorders>
            <w:hideMark/>
          </w:tcPr>
          <w:p w14:paraId="10CE790B" w14:textId="77777777" w:rsidR="00041B6B" w:rsidRPr="00FB3979" w:rsidRDefault="00041B6B" w:rsidP="00041B6B">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39" w:type="dxa"/>
            <w:tcBorders>
              <w:top w:val="single" w:sz="4" w:space="0" w:color="000000"/>
              <w:left w:val="single" w:sz="4" w:space="0" w:color="000000"/>
              <w:bottom w:val="single" w:sz="4" w:space="0" w:color="000000"/>
              <w:right w:val="single" w:sz="4" w:space="0" w:color="000000"/>
            </w:tcBorders>
            <w:hideMark/>
          </w:tcPr>
          <w:p w14:paraId="5C065BF5" w14:textId="77777777" w:rsidR="00041B6B" w:rsidRPr="00FB3979" w:rsidRDefault="00041B6B" w:rsidP="00041B6B">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041B6B" w:rsidRPr="00FB3979" w14:paraId="163EEC14" w14:textId="77777777" w:rsidTr="00041B6B">
        <w:trPr>
          <w:trHeight w:val="1022"/>
        </w:trPr>
        <w:tc>
          <w:tcPr>
            <w:tcW w:w="2937" w:type="dxa"/>
            <w:gridSpan w:val="2"/>
            <w:tcBorders>
              <w:top w:val="single" w:sz="4" w:space="0" w:color="000000"/>
              <w:left w:val="single" w:sz="4" w:space="0" w:color="000000"/>
              <w:bottom w:val="single" w:sz="4" w:space="0" w:color="000000"/>
              <w:right w:val="single" w:sz="4" w:space="0" w:color="000000"/>
            </w:tcBorders>
          </w:tcPr>
          <w:p w14:paraId="3180F333" w14:textId="77777777" w:rsidR="00041B6B" w:rsidRPr="00FB3979" w:rsidRDefault="00041B6B" w:rsidP="00041B6B">
            <w:pPr>
              <w:rPr>
                <w:rFonts w:ascii="Times New Roman" w:eastAsia="標楷體" w:hAnsi="Times New Roman" w:cs="標楷體"/>
              </w:rPr>
            </w:pPr>
          </w:p>
        </w:tc>
        <w:tc>
          <w:tcPr>
            <w:tcW w:w="2937" w:type="dxa"/>
            <w:gridSpan w:val="2"/>
            <w:tcBorders>
              <w:top w:val="single" w:sz="4" w:space="0" w:color="000000"/>
              <w:left w:val="single" w:sz="4" w:space="0" w:color="000000"/>
              <w:bottom w:val="single" w:sz="4" w:space="0" w:color="000000"/>
              <w:right w:val="single" w:sz="4" w:space="0" w:color="000000"/>
            </w:tcBorders>
            <w:hideMark/>
          </w:tcPr>
          <w:p w14:paraId="3AFEB089" w14:textId="77777777" w:rsidR="00041B6B" w:rsidRPr="00FB3979" w:rsidRDefault="00041B6B" w:rsidP="00041B6B">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tc>
        <w:tc>
          <w:tcPr>
            <w:tcW w:w="2939" w:type="dxa"/>
            <w:tcBorders>
              <w:top w:val="single" w:sz="4" w:space="0" w:color="000000"/>
              <w:left w:val="single" w:sz="4" w:space="0" w:color="000000"/>
              <w:bottom w:val="single" w:sz="4" w:space="0" w:color="000000"/>
              <w:right w:val="single" w:sz="4" w:space="0" w:color="000000"/>
            </w:tcBorders>
            <w:hideMark/>
          </w:tcPr>
          <w:p w14:paraId="57C75CC6" w14:textId="2F7B5046" w:rsidR="00041B6B" w:rsidRPr="00FB3979" w:rsidRDefault="00041B6B" w:rsidP="00041B6B">
            <w:pPr>
              <w:rPr>
                <w:rFonts w:ascii="Times New Roman" w:eastAsia="標楷體" w:hAnsi="Times New Roman" w:cs="標楷體"/>
              </w:rPr>
            </w:pPr>
            <w:proofErr w:type="gramStart"/>
            <w:r w:rsidRPr="00FB3979">
              <w:rPr>
                <w:rFonts w:ascii="Times New Roman" w:eastAsia="標楷體" w:hAnsi="Times New Roman" w:cs="標楷體" w:hint="eastAsia"/>
              </w:rPr>
              <w:t>繼圖</w:t>
            </w:r>
            <w:proofErr w:type="gramEnd"/>
            <w:r w:rsidR="007141B3">
              <w:rPr>
                <w:rFonts w:ascii="Times New Roman" w:eastAsia="標楷體" w:hAnsi="Times New Roman" w:cs="標楷體" w:hint="eastAsia"/>
              </w:rPr>
              <w:t>20</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尚未提交</w:t>
            </w:r>
            <w:r w:rsidRPr="00FB3979">
              <w:rPr>
                <w:rFonts w:ascii="Times New Roman" w:eastAsia="標楷體" w:hAnsi="Times New Roman" w:cs="標楷體" w:hint="eastAsia"/>
              </w:rPr>
              <w:t>-</w:t>
            </w:r>
            <w:r w:rsidRPr="00FB3979">
              <w:rPr>
                <w:rFonts w:ascii="Times New Roman" w:eastAsia="標楷體" w:hAnsi="Times New Roman" w:cs="標楷體" w:hint="eastAsia"/>
              </w:rPr>
              <w:t>檢視，會隨後續部門填寫而新增資料</w:t>
            </w:r>
          </w:p>
        </w:tc>
      </w:tr>
      <w:tr w:rsidR="00041B6B" w:rsidRPr="00FB3979" w14:paraId="79010D09" w14:textId="77777777" w:rsidTr="00041B6B">
        <w:trPr>
          <w:trHeight w:val="366"/>
        </w:trPr>
        <w:tc>
          <w:tcPr>
            <w:tcW w:w="1198" w:type="dxa"/>
            <w:tcBorders>
              <w:top w:val="single" w:sz="4" w:space="0" w:color="000000"/>
              <w:left w:val="single" w:sz="4" w:space="0" w:color="000000"/>
              <w:bottom w:val="single" w:sz="4" w:space="0" w:color="000000"/>
              <w:right w:val="single" w:sz="4" w:space="0" w:color="000000"/>
            </w:tcBorders>
            <w:hideMark/>
          </w:tcPr>
          <w:p w14:paraId="06F36E12" w14:textId="77777777" w:rsidR="00041B6B" w:rsidRPr="00FB3979" w:rsidRDefault="00041B6B" w:rsidP="00041B6B">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5" w:type="dxa"/>
            <w:gridSpan w:val="4"/>
            <w:tcBorders>
              <w:top w:val="single" w:sz="4" w:space="0" w:color="000000"/>
              <w:left w:val="single" w:sz="4" w:space="0" w:color="000000"/>
              <w:bottom w:val="single" w:sz="4" w:space="0" w:color="000000"/>
              <w:right w:val="single" w:sz="4" w:space="0" w:color="000000"/>
            </w:tcBorders>
          </w:tcPr>
          <w:p w14:paraId="43D261DC" w14:textId="77777777" w:rsidR="00041B6B" w:rsidRPr="00FB3979" w:rsidRDefault="00041B6B" w:rsidP="00041B6B">
            <w:pPr>
              <w:rPr>
                <w:rFonts w:ascii="Times New Roman" w:eastAsia="標楷體" w:hAnsi="Times New Roman" w:cs="標楷體"/>
                <w:b/>
              </w:rPr>
            </w:pPr>
          </w:p>
        </w:tc>
      </w:tr>
    </w:tbl>
    <w:p w14:paraId="4D1E20E1" w14:textId="160337FF" w:rsidR="004F6EFD" w:rsidRDefault="004F6EFD" w:rsidP="001B3463">
      <w:pPr>
        <w:rPr>
          <w:rFonts w:ascii="Times New Roman" w:eastAsia="標楷體" w:hAnsi="Times New Roman" w:cs="標楷體"/>
        </w:rPr>
      </w:pPr>
    </w:p>
    <w:p w14:paraId="14880017" w14:textId="7074F866" w:rsidR="003C0563" w:rsidRPr="00FB3979" w:rsidRDefault="003C05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0FA87308" w14:textId="775F007F" w:rsidR="001B3463" w:rsidRPr="00FB3979" w:rsidRDefault="001B3463" w:rsidP="003C0563">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2F8F8C0F" wp14:editId="4D1A505A">
            <wp:extent cx="5022850" cy="1532044"/>
            <wp:effectExtent l="0" t="0" r="6350" b="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52958" cy="1571729"/>
                    </a:xfrm>
                    <a:prstGeom prst="rect">
                      <a:avLst/>
                    </a:prstGeom>
                    <a:noFill/>
                    <a:ln>
                      <a:noFill/>
                    </a:ln>
                  </pic:spPr>
                </pic:pic>
              </a:graphicData>
            </a:graphic>
          </wp:inline>
        </w:drawing>
      </w:r>
      <w:r w:rsidR="00960378" w:rsidRPr="00FB3979">
        <w:rPr>
          <w:rFonts w:ascii="Times New Roman" w:eastAsia="標楷體" w:hAnsi="Times New Roman"/>
          <w:noProof/>
        </w:rPr>
        <w:drawing>
          <wp:inline distT="0" distB="0" distL="0" distR="0" wp14:anchorId="12A2F17D" wp14:editId="72E36FD5">
            <wp:extent cx="5116395" cy="3815080"/>
            <wp:effectExtent l="0" t="0" r="8255" b="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5919" cy="3829638"/>
                    </a:xfrm>
                    <a:prstGeom prst="rect">
                      <a:avLst/>
                    </a:prstGeom>
                    <a:noFill/>
                    <a:ln>
                      <a:noFill/>
                    </a:ln>
                  </pic:spPr>
                </pic:pic>
              </a:graphicData>
            </a:graphic>
          </wp:inline>
        </w:drawing>
      </w:r>
    </w:p>
    <w:p w14:paraId="4C51C403" w14:textId="7303A812" w:rsidR="001B3463" w:rsidRPr="00FB3979" w:rsidRDefault="001B3463" w:rsidP="006C59B1">
      <w:pPr>
        <w:pStyle w:val="a9"/>
        <w:widowControl/>
        <w:rPr>
          <w:b/>
          <w:bCs/>
        </w:rPr>
      </w:pPr>
      <w:bookmarkStart w:id="252" w:name="_Toc152429929"/>
      <w:bookmarkStart w:id="253" w:name="_Toc152716120"/>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21</w:t>
      </w:r>
      <w:r w:rsidRPr="00FB3979">
        <w:rPr>
          <w:rFonts w:hint="eastAsia"/>
          <w:b/>
          <w:bCs/>
        </w:rPr>
        <w:fldChar w:fldCharType="end"/>
      </w:r>
      <w:r w:rsidRPr="00FB3979">
        <w:rPr>
          <w:rFonts w:hint="eastAsia"/>
          <w:b/>
          <w:bCs/>
        </w:rPr>
        <w:t xml:space="preserve">  </w:t>
      </w:r>
      <w:r w:rsidRPr="00FB3979">
        <w:rPr>
          <w:rFonts w:hint="eastAsia"/>
          <w:b/>
          <w:bCs/>
        </w:rPr>
        <w:t>檢視處理中申報單</w:t>
      </w:r>
      <w:bookmarkEnd w:id="252"/>
      <w:bookmarkEnd w:id="253"/>
    </w:p>
    <w:p w14:paraId="2407CA8E" w14:textId="0B833ED8" w:rsidR="003C0563" w:rsidRDefault="003C0563" w:rsidP="00960378">
      <w:pPr>
        <w:rPr>
          <w:rFonts w:ascii="Times New Roman" w:eastAsia="標楷體" w:hAnsi="Times New Roman"/>
        </w:rPr>
      </w:pPr>
    </w:p>
    <w:p w14:paraId="20940A1A" w14:textId="41EDD75C" w:rsidR="00960378" w:rsidRPr="00FB3979" w:rsidRDefault="003C0563" w:rsidP="003C0563">
      <w:pPr>
        <w:widowControl/>
        <w:rPr>
          <w:rFonts w:ascii="Times New Roman" w:eastAsia="標楷體" w:hAnsi="Times New Roman"/>
        </w:rPr>
      </w:pPr>
      <w:r>
        <w:rPr>
          <w:rFonts w:ascii="Times New Roman" w:eastAsia="標楷體" w:hAnsi="Times New Roman"/>
        </w:rPr>
        <w:br w:type="page"/>
      </w:r>
    </w:p>
    <w:p w14:paraId="1590AF98" w14:textId="7CD7724C" w:rsidR="003C0563" w:rsidRPr="003C0563" w:rsidRDefault="001B3463" w:rsidP="003C0563">
      <w:pPr>
        <w:pStyle w:val="4"/>
        <w:ind w:left="720"/>
      </w:pPr>
      <w:bookmarkStart w:id="254" w:name="_Ref134382300"/>
      <w:bookmarkStart w:id="255" w:name="_Toc152421480"/>
      <w:bookmarkStart w:id="256" w:name="_Toc152677799"/>
      <w:r w:rsidRPr="00FB3979">
        <w:rPr>
          <w:rFonts w:hint="eastAsia"/>
        </w:rPr>
        <w:lastRenderedPageBreak/>
        <w:t xml:space="preserve">1-2-6 </w:t>
      </w:r>
      <w:r w:rsidRPr="00FB3979">
        <w:rPr>
          <w:rFonts w:hint="eastAsia"/>
        </w:rPr>
        <w:t>已結案</w:t>
      </w:r>
      <w:bookmarkEnd w:id="254"/>
      <w:r w:rsidRPr="00FB3979">
        <w:rPr>
          <w:rFonts w:hint="eastAsia"/>
        </w:rPr>
        <w:t>-</w:t>
      </w:r>
      <w:r w:rsidRPr="00FB3979">
        <w:rPr>
          <w:rFonts w:hint="eastAsia"/>
        </w:rPr>
        <w:t>檢視</w:t>
      </w:r>
      <w:bookmarkEnd w:id="255"/>
      <w:bookmarkEnd w:id="256"/>
    </w:p>
    <w:tbl>
      <w:tblPr>
        <w:tblpPr w:leftFromText="180" w:rightFromText="180" w:vertAnchor="page" w:horzAnchor="margin" w:tblpY="2173"/>
        <w:tblW w:w="8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3"/>
        <w:gridCol w:w="1730"/>
        <w:gridCol w:w="1464"/>
        <w:gridCol w:w="1459"/>
        <w:gridCol w:w="2922"/>
      </w:tblGrid>
      <w:tr w:rsidR="003C0563" w:rsidRPr="00FB3979" w14:paraId="44FE93B4" w14:textId="77777777" w:rsidTr="003C0563">
        <w:trPr>
          <w:trHeight w:val="274"/>
        </w:trPr>
        <w:tc>
          <w:tcPr>
            <w:tcW w:w="8768" w:type="dxa"/>
            <w:gridSpan w:val="5"/>
            <w:tcBorders>
              <w:top w:val="single" w:sz="4" w:space="0" w:color="000000"/>
              <w:left w:val="single" w:sz="4" w:space="0" w:color="000000"/>
              <w:bottom w:val="single" w:sz="4" w:space="0" w:color="000000"/>
              <w:right w:val="single" w:sz="4" w:space="0" w:color="000000"/>
            </w:tcBorders>
            <w:hideMark/>
          </w:tcPr>
          <w:p w14:paraId="5533F303" w14:textId="77777777" w:rsidR="003C0563" w:rsidRPr="00FB3979" w:rsidRDefault="003C0563" w:rsidP="003C05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1-2-6 </w:t>
            </w:r>
            <w:r w:rsidRPr="00FB3979">
              <w:rPr>
                <w:rFonts w:ascii="Times New Roman" w:eastAsia="標楷體" w:hAnsi="Times New Roman" w:cs="標楷體" w:hint="eastAsia"/>
              </w:rPr>
              <w:t>已結案</w:t>
            </w:r>
            <w:r w:rsidRPr="00FB3979">
              <w:rPr>
                <w:rFonts w:ascii="Times New Roman" w:eastAsia="標楷體" w:hAnsi="Times New Roman" w:cs="標楷體" w:hint="eastAsia"/>
              </w:rPr>
              <w:t>-</w:t>
            </w:r>
            <w:r w:rsidRPr="00FB3979">
              <w:rPr>
                <w:rFonts w:ascii="Times New Roman" w:eastAsia="標楷體" w:hAnsi="Times New Roman" w:cs="標楷體" w:hint="eastAsia"/>
              </w:rPr>
              <w:t>檢視</w:t>
            </w:r>
          </w:p>
        </w:tc>
      </w:tr>
      <w:tr w:rsidR="003C0563" w:rsidRPr="00FB3979" w14:paraId="2EAC2B12" w14:textId="77777777" w:rsidTr="003C0563">
        <w:trPr>
          <w:trHeight w:val="235"/>
        </w:trPr>
        <w:tc>
          <w:tcPr>
            <w:tcW w:w="8768" w:type="dxa"/>
            <w:gridSpan w:val="5"/>
            <w:tcBorders>
              <w:top w:val="single" w:sz="4" w:space="0" w:color="000000"/>
              <w:left w:val="single" w:sz="4" w:space="0" w:color="000000"/>
              <w:bottom w:val="single" w:sz="4" w:space="0" w:color="000000"/>
              <w:right w:val="single" w:sz="4" w:space="0" w:color="000000"/>
            </w:tcBorders>
            <w:hideMark/>
          </w:tcPr>
          <w:p w14:paraId="75754385" w14:textId="77777777" w:rsidR="003C0563" w:rsidRPr="00FB3979" w:rsidRDefault="003C0563" w:rsidP="003C05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可於此頁面查看已結案的申報單詳細內容</w:t>
            </w:r>
          </w:p>
        </w:tc>
      </w:tr>
      <w:tr w:rsidR="003C0563" w:rsidRPr="00FB3979" w14:paraId="2ECBBB67" w14:textId="77777777" w:rsidTr="003C0563">
        <w:trPr>
          <w:trHeight w:val="196"/>
        </w:trPr>
        <w:tc>
          <w:tcPr>
            <w:tcW w:w="4387" w:type="dxa"/>
            <w:gridSpan w:val="3"/>
            <w:tcBorders>
              <w:top w:val="single" w:sz="4" w:space="0" w:color="000000"/>
              <w:left w:val="single" w:sz="4" w:space="0" w:color="000000"/>
              <w:bottom w:val="single" w:sz="4" w:space="0" w:color="000000"/>
              <w:right w:val="single" w:sz="4" w:space="0" w:color="000000"/>
            </w:tcBorders>
            <w:hideMark/>
          </w:tcPr>
          <w:p w14:paraId="1DFD1ECB" w14:textId="77777777" w:rsidR="003C0563" w:rsidRPr="00FB3979" w:rsidRDefault="003C0563" w:rsidP="003C05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381" w:type="dxa"/>
            <w:gridSpan w:val="2"/>
            <w:tcBorders>
              <w:top w:val="single" w:sz="4" w:space="0" w:color="000000"/>
              <w:left w:val="single" w:sz="4" w:space="0" w:color="000000"/>
              <w:bottom w:val="single" w:sz="4" w:space="0" w:color="000000"/>
              <w:right w:val="single" w:sz="4" w:space="0" w:color="000000"/>
            </w:tcBorders>
            <w:hideMark/>
          </w:tcPr>
          <w:p w14:paraId="12930FA4" w14:textId="77777777" w:rsidR="003C0563" w:rsidRPr="00FB3979" w:rsidRDefault="003C0563" w:rsidP="003C05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3C0563" w:rsidRPr="00FB3979" w14:paraId="5C91FAC5" w14:textId="77777777" w:rsidTr="003C0563">
        <w:trPr>
          <w:trHeight w:val="159"/>
        </w:trPr>
        <w:tc>
          <w:tcPr>
            <w:tcW w:w="2923" w:type="dxa"/>
            <w:gridSpan w:val="2"/>
            <w:tcBorders>
              <w:top w:val="single" w:sz="4" w:space="0" w:color="000000"/>
              <w:left w:val="single" w:sz="4" w:space="0" w:color="000000"/>
              <w:bottom w:val="single" w:sz="4" w:space="0" w:color="000000"/>
              <w:right w:val="single" w:sz="4" w:space="0" w:color="000000"/>
            </w:tcBorders>
            <w:hideMark/>
          </w:tcPr>
          <w:p w14:paraId="58E13A6E" w14:textId="77777777" w:rsidR="003C0563" w:rsidRPr="00FB3979" w:rsidRDefault="003C0563" w:rsidP="003C05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23" w:type="dxa"/>
            <w:gridSpan w:val="2"/>
            <w:tcBorders>
              <w:top w:val="single" w:sz="4" w:space="0" w:color="000000"/>
              <w:left w:val="single" w:sz="4" w:space="0" w:color="000000"/>
              <w:bottom w:val="single" w:sz="4" w:space="0" w:color="000000"/>
              <w:right w:val="single" w:sz="4" w:space="0" w:color="000000"/>
            </w:tcBorders>
            <w:hideMark/>
          </w:tcPr>
          <w:p w14:paraId="538B69E6" w14:textId="77777777" w:rsidR="003C0563" w:rsidRPr="00FB3979" w:rsidRDefault="003C0563" w:rsidP="003C05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22" w:type="dxa"/>
            <w:tcBorders>
              <w:top w:val="single" w:sz="4" w:space="0" w:color="000000"/>
              <w:left w:val="single" w:sz="4" w:space="0" w:color="000000"/>
              <w:bottom w:val="single" w:sz="4" w:space="0" w:color="000000"/>
              <w:right w:val="single" w:sz="4" w:space="0" w:color="000000"/>
            </w:tcBorders>
            <w:hideMark/>
          </w:tcPr>
          <w:p w14:paraId="266A7186" w14:textId="77777777" w:rsidR="003C0563" w:rsidRPr="00FB3979" w:rsidRDefault="003C0563" w:rsidP="003C05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3C0563" w:rsidRPr="00FB3979" w14:paraId="1F6B1916" w14:textId="77777777" w:rsidTr="003C0563">
        <w:trPr>
          <w:trHeight w:val="1439"/>
        </w:trPr>
        <w:tc>
          <w:tcPr>
            <w:tcW w:w="2923" w:type="dxa"/>
            <w:gridSpan w:val="2"/>
            <w:tcBorders>
              <w:top w:val="single" w:sz="4" w:space="0" w:color="000000"/>
              <w:left w:val="single" w:sz="4" w:space="0" w:color="000000"/>
              <w:bottom w:val="single" w:sz="4" w:space="0" w:color="000000"/>
              <w:right w:val="single" w:sz="4" w:space="0" w:color="000000"/>
            </w:tcBorders>
          </w:tcPr>
          <w:p w14:paraId="674E3048" w14:textId="77777777" w:rsidR="003C0563" w:rsidRPr="00FB3979" w:rsidRDefault="003C0563" w:rsidP="003C0563">
            <w:pPr>
              <w:rPr>
                <w:rFonts w:ascii="Times New Roman" w:eastAsia="標楷體" w:hAnsi="Times New Roman" w:cs="標楷體"/>
              </w:rPr>
            </w:pPr>
          </w:p>
          <w:p w14:paraId="3D9F1665" w14:textId="77777777" w:rsidR="003C0563" w:rsidRPr="00FB3979" w:rsidRDefault="003C0563" w:rsidP="003C0563">
            <w:pPr>
              <w:rPr>
                <w:rFonts w:ascii="Times New Roman" w:eastAsia="標楷體" w:hAnsi="Times New Roman" w:cs="標楷體"/>
              </w:rPr>
            </w:pPr>
          </w:p>
        </w:tc>
        <w:tc>
          <w:tcPr>
            <w:tcW w:w="2923" w:type="dxa"/>
            <w:gridSpan w:val="2"/>
            <w:tcBorders>
              <w:top w:val="single" w:sz="4" w:space="0" w:color="000000"/>
              <w:left w:val="single" w:sz="4" w:space="0" w:color="000000"/>
              <w:bottom w:val="single" w:sz="4" w:space="0" w:color="000000"/>
              <w:right w:val="single" w:sz="4" w:space="0" w:color="000000"/>
            </w:tcBorders>
            <w:hideMark/>
          </w:tcPr>
          <w:p w14:paraId="1B2AEB2C" w14:textId="77777777" w:rsidR="003C0563" w:rsidRPr="00FB3979" w:rsidRDefault="003C0563" w:rsidP="003C05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tc>
        <w:tc>
          <w:tcPr>
            <w:tcW w:w="2922" w:type="dxa"/>
            <w:tcBorders>
              <w:top w:val="single" w:sz="4" w:space="0" w:color="000000"/>
              <w:left w:val="single" w:sz="4" w:space="0" w:color="000000"/>
              <w:bottom w:val="single" w:sz="4" w:space="0" w:color="000000"/>
              <w:right w:val="single" w:sz="4" w:space="0" w:color="000000"/>
            </w:tcBorders>
          </w:tcPr>
          <w:p w14:paraId="588CBF97" w14:textId="77777777" w:rsidR="003C0563" w:rsidRPr="00FB3979" w:rsidRDefault="003C0563" w:rsidP="003C0563">
            <w:pPr>
              <w:rPr>
                <w:rFonts w:ascii="Times New Roman" w:eastAsia="標楷體" w:hAnsi="Times New Roman" w:cs="標楷體"/>
              </w:rPr>
            </w:pPr>
            <w:r w:rsidRPr="00FB3979">
              <w:rPr>
                <w:rFonts w:ascii="Times New Roman" w:eastAsia="標楷體" w:hAnsi="Times New Roman" w:cs="標楷體" w:hint="eastAsia"/>
              </w:rPr>
              <w:t>顯示已結案的申報單</w:t>
            </w:r>
          </w:p>
          <w:p w14:paraId="2A9EDE12" w14:textId="77777777" w:rsidR="003C0563" w:rsidRPr="00FB3979" w:rsidRDefault="003C0563" w:rsidP="003C0563">
            <w:pPr>
              <w:rPr>
                <w:rFonts w:ascii="Times New Roman" w:eastAsia="標楷體" w:hAnsi="Times New Roman" w:cs="標楷體"/>
              </w:rPr>
            </w:pPr>
          </w:p>
          <w:p w14:paraId="2BBA26B1" w14:textId="24696F69" w:rsidR="003C0563" w:rsidRPr="00FB3979" w:rsidRDefault="003C0563" w:rsidP="003C0563">
            <w:pPr>
              <w:rPr>
                <w:rFonts w:ascii="Times New Roman" w:eastAsia="標楷體" w:hAnsi="Times New Roman" w:cs="標楷體"/>
              </w:rPr>
            </w:pPr>
            <w:proofErr w:type="gramStart"/>
            <w:r w:rsidRPr="00FB3979">
              <w:rPr>
                <w:rFonts w:ascii="Times New Roman" w:eastAsia="標楷體" w:hAnsi="Times New Roman" w:cs="標楷體" w:hint="eastAsia"/>
              </w:rPr>
              <w:t>繼圖</w:t>
            </w:r>
            <w:proofErr w:type="gramEnd"/>
            <w:r w:rsidR="007141B3">
              <w:rPr>
                <w:rFonts w:ascii="Times New Roman" w:eastAsia="標楷體" w:hAnsi="Times New Roman" w:cs="標楷體" w:hint="eastAsia"/>
              </w:rPr>
              <w:t xml:space="preserve"> 21</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檢視處理中申報單，增加各部門責任回覆及裁定結果</w:t>
            </w:r>
          </w:p>
        </w:tc>
      </w:tr>
      <w:tr w:rsidR="003C0563" w:rsidRPr="00FB3979" w14:paraId="48393953" w14:textId="77777777" w:rsidTr="003C0563">
        <w:trPr>
          <w:trHeight w:val="98"/>
        </w:trPr>
        <w:tc>
          <w:tcPr>
            <w:tcW w:w="1193" w:type="dxa"/>
            <w:tcBorders>
              <w:top w:val="single" w:sz="4" w:space="0" w:color="000000"/>
              <w:left w:val="single" w:sz="4" w:space="0" w:color="000000"/>
              <w:bottom w:val="single" w:sz="4" w:space="0" w:color="000000"/>
              <w:right w:val="single" w:sz="4" w:space="0" w:color="000000"/>
            </w:tcBorders>
            <w:hideMark/>
          </w:tcPr>
          <w:p w14:paraId="6AAE3117" w14:textId="77777777" w:rsidR="003C0563" w:rsidRPr="00FB3979" w:rsidRDefault="003C0563" w:rsidP="003C05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75" w:type="dxa"/>
            <w:gridSpan w:val="4"/>
            <w:tcBorders>
              <w:top w:val="single" w:sz="4" w:space="0" w:color="000000"/>
              <w:left w:val="single" w:sz="4" w:space="0" w:color="000000"/>
              <w:bottom w:val="single" w:sz="4" w:space="0" w:color="000000"/>
              <w:right w:val="single" w:sz="4" w:space="0" w:color="000000"/>
            </w:tcBorders>
          </w:tcPr>
          <w:p w14:paraId="379E1FDD" w14:textId="77777777" w:rsidR="003C0563" w:rsidRPr="00FB3979" w:rsidRDefault="003C0563" w:rsidP="003C0563">
            <w:pPr>
              <w:pStyle w:val="a9"/>
              <w:rPr>
                <w:rFonts w:cs="Times New Roman"/>
                <w:b/>
                <w:highlight w:val="yellow"/>
              </w:rPr>
            </w:pPr>
          </w:p>
        </w:tc>
      </w:tr>
    </w:tbl>
    <w:p w14:paraId="6C25F3CC" w14:textId="3F38CD3F" w:rsidR="001B3463" w:rsidRPr="00FB3979" w:rsidRDefault="00693B8E" w:rsidP="004F6EFD">
      <w:pPr>
        <w:pStyle w:val="a9"/>
      </w:pPr>
      <w:bookmarkStart w:id="257" w:name="_Toc152716490"/>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9</w:t>
      </w:r>
      <w:r w:rsidRPr="00FB3979">
        <w:rPr>
          <w:rFonts w:hint="eastAsia"/>
        </w:rPr>
        <w:fldChar w:fldCharType="end"/>
      </w:r>
      <w:r w:rsidRPr="00FB3979">
        <w:rPr>
          <w:rFonts w:hint="eastAsia"/>
        </w:rPr>
        <w:t xml:space="preserve">  1-2-6 </w:t>
      </w:r>
      <w:r w:rsidRPr="00FB3979">
        <w:rPr>
          <w:rFonts w:hint="eastAsia"/>
        </w:rPr>
        <w:t>已結案</w:t>
      </w:r>
      <w:r w:rsidRPr="00FB3979">
        <w:rPr>
          <w:rFonts w:hint="eastAsia"/>
        </w:rPr>
        <w:t>-</w:t>
      </w:r>
      <w:r w:rsidRPr="00FB3979">
        <w:rPr>
          <w:rFonts w:hint="eastAsia"/>
        </w:rPr>
        <w:t>檢視</w:t>
      </w:r>
      <w:bookmarkEnd w:id="257"/>
    </w:p>
    <w:p w14:paraId="6C31820E" w14:textId="77777777" w:rsidR="003C0563" w:rsidRDefault="003C0563" w:rsidP="003C0563">
      <w:pPr>
        <w:rPr>
          <w:rFonts w:ascii="Times New Roman" w:eastAsia="標楷體" w:hAnsi="Times New Roman" w:cs="標楷體"/>
        </w:rPr>
      </w:pPr>
    </w:p>
    <w:p w14:paraId="036C768E" w14:textId="563F5DB0" w:rsidR="003C0563" w:rsidRPr="003C0563" w:rsidRDefault="003C0563" w:rsidP="00960378">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19DD4061" w14:textId="77777777" w:rsidR="001B3463" w:rsidRPr="00FB3979" w:rsidRDefault="001B3463" w:rsidP="003C0563">
      <w:pPr>
        <w:jc w:val="center"/>
        <w:rPr>
          <w:rFonts w:ascii="Times New Roman" w:eastAsia="標楷體" w:hAnsi="Times New Roman"/>
        </w:rPr>
      </w:pPr>
      <w:r w:rsidRPr="00FB3979">
        <w:rPr>
          <w:rFonts w:ascii="Times New Roman" w:eastAsia="標楷體" w:hAnsi="Times New Roman"/>
          <w:noProof/>
        </w:rPr>
        <w:drawing>
          <wp:inline distT="0" distB="0" distL="0" distR="0" wp14:anchorId="3651988E" wp14:editId="7DDC2868">
            <wp:extent cx="5184807" cy="1097280"/>
            <wp:effectExtent l="0" t="0" r="0" b="762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84807" cy="1097280"/>
                    </a:xfrm>
                    <a:prstGeom prst="rect">
                      <a:avLst/>
                    </a:prstGeom>
                    <a:noFill/>
                    <a:ln>
                      <a:noFill/>
                    </a:ln>
                  </pic:spPr>
                </pic:pic>
              </a:graphicData>
            </a:graphic>
          </wp:inline>
        </w:drawing>
      </w:r>
    </w:p>
    <w:p w14:paraId="0209D25D" w14:textId="0A1386E6" w:rsidR="001B3463" w:rsidRPr="00FB3979" w:rsidRDefault="001B3463" w:rsidP="006C59B1">
      <w:pPr>
        <w:pStyle w:val="a9"/>
        <w:widowControl/>
        <w:rPr>
          <w:b/>
          <w:bCs/>
        </w:rPr>
      </w:pPr>
      <w:bookmarkStart w:id="258" w:name="_Toc152429930"/>
      <w:bookmarkStart w:id="259" w:name="_Toc152716121"/>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22</w:t>
      </w:r>
      <w:r w:rsidRPr="00FB3979">
        <w:rPr>
          <w:rFonts w:hint="eastAsia"/>
          <w:b/>
          <w:bCs/>
        </w:rPr>
        <w:fldChar w:fldCharType="end"/>
      </w:r>
      <w:r w:rsidRPr="00FB3979">
        <w:rPr>
          <w:rFonts w:hint="eastAsia"/>
          <w:b/>
          <w:bCs/>
        </w:rPr>
        <w:t xml:space="preserve">  </w:t>
      </w:r>
      <w:r w:rsidRPr="00FB3979">
        <w:rPr>
          <w:rFonts w:hint="eastAsia"/>
          <w:b/>
          <w:bCs/>
        </w:rPr>
        <w:t>已結案之申報單</w:t>
      </w:r>
      <w:bookmarkEnd w:id="258"/>
      <w:bookmarkEnd w:id="259"/>
    </w:p>
    <w:p w14:paraId="24320434" w14:textId="26B2C0FD" w:rsidR="004F6EFD" w:rsidRPr="00FB3979" w:rsidRDefault="004F6EFD" w:rsidP="00FB3979">
      <w:pPr>
        <w:widowControl/>
        <w:rPr>
          <w:rFonts w:ascii="Times New Roman" w:eastAsia="標楷體" w:hAnsi="Times New Roman"/>
        </w:rPr>
      </w:pPr>
    </w:p>
    <w:p w14:paraId="4DD7E744" w14:textId="729A62EC" w:rsidR="001B3463" w:rsidRPr="00FB3979" w:rsidRDefault="001B3463" w:rsidP="002B798B">
      <w:pPr>
        <w:pStyle w:val="4"/>
        <w:ind w:left="720"/>
      </w:pPr>
      <w:bookmarkStart w:id="260" w:name="_Toc152421481"/>
      <w:bookmarkStart w:id="261" w:name="_Toc152677800"/>
      <w:r w:rsidRPr="00FB3979">
        <w:rPr>
          <w:rFonts w:hint="eastAsia"/>
        </w:rPr>
        <w:t xml:space="preserve">1-2-7 </w:t>
      </w:r>
      <w:r w:rsidRPr="00FB3979">
        <w:rPr>
          <w:rFonts w:hint="eastAsia"/>
        </w:rPr>
        <w:t>搜尋</w:t>
      </w:r>
      <w:bookmarkEnd w:id="260"/>
      <w:bookmarkEnd w:id="261"/>
    </w:p>
    <w:p w14:paraId="3DE4FB24" w14:textId="77777777" w:rsidR="00693B8E" w:rsidRPr="00FB3979" w:rsidRDefault="00693B8E" w:rsidP="00041B6B">
      <w:pPr>
        <w:pStyle w:val="a9"/>
        <w:jc w:val="left"/>
      </w:pPr>
    </w:p>
    <w:tbl>
      <w:tblPr>
        <w:tblpPr w:leftFromText="180" w:rightFromText="180" w:vertAnchor="text" w:horzAnchor="margin" w:tblpY="365"/>
        <w:tblW w:w="8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8"/>
        <w:gridCol w:w="1738"/>
        <w:gridCol w:w="1469"/>
        <w:gridCol w:w="1467"/>
        <w:gridCol w:w="2941"/>
      </w:tblGrid>
      <w:tr w:rsidR="004F6EFD" w:rsidRPr="00FB3979" w14:paraId="37900ABD" w14:textId="77777777" w:rsidTr="004F6EFD">
        <w:trPr>
          <w:trHeight w:val="366"/>
        </w:trPr>
        <w:tc>
          <w:tcPr>
            <w:tcW w:w="8813" w:type="dxa"/>
            <w:gridSpan w:val="5"/>
            <w:tcBorders>
              <w:top w:val="single" w:sz="4" w:space="0" w:color="000000"/>
              <w:left w:val="single" w:sz="4" w:space="0" w:color="000000"/>
              <w:bottom w:val="single" w:sz="4" w:space="0" w:color="000000"/>
              <w:right w:val="single" w:sz="4" w:space="0" w:color="000000"/>
            </w:tcBorders>
            <w:hideMark/>
          </w:tcPr>
          <w:p w14:paraId="1F987A14" w14:textId="77777777"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1-2-7 </w:t>
            </w:r>
            <w:r w:rsidRPr="00FB3979">
              <w:rPr>
                <w:rFonts w:ascii="Times New Roman" w:eastAsia="標楷體" w:hAnsi="Times New Roman" w:cs="標楷體" w:hint="eastAsia"/>
              </w:rPr>
              <w:t>搜尋申報單</w:t>
            </w:r>
          </w:p>
        </w:tc>
      </w:tr>
      <w:tr w:rsidR="004F6EFD" w:rsidRPr="00FB3979" w14:paraId="7F2BA34E" w14:textId="77777777" w:rsidTr="004F6EFD">
        <w:trPr>
          <w:trHeight w:val="366"/>
        </w:trPr>
        <w:tc>
          <w:tcPr>
            <w:tcW w:w="8813" w:type="dxa"/>
            <w:gridSpan w:val="5"/>
            <w:tcBorders>
              <w:top w:val="single" w:sz="4" w:space="0" w:color="000000"/>
              <w:left w:val="single" w:sz="4" w:space="0" w:color="000000"/>
              <w:bottom w:val="single" w:sz="4" w:space="0" w:color="000000"/>
              <w:right w:val="single" w:sz="4" w:space="0" w:color="000000"/>
            </w:tcBorders>
            <w:hideMark/>
          </w:tcPr>
          <w:p w14:paraId="2BF8B45A" w14:textId="77777777"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搜尋已建立的品質異常申報單</w:t>
            </w:r>
          </w:p>
        </w:tc>
      </w:tr>
      <w:tr w:rsidR="004F6EFD" w:rsidRPr="00FB3979" w14:paraId="2844C96C" w14:textId="77777777" w:rsidTr="004F6EFD">
        <w:trPr>
          <w:trHeight w:val="366"/>
        </w:trPr>
        <w:tc>
          <w:tcPr>
            <w:tcW w:w="4405" w:type="dxa"/>
            <w:gridSpan w:val="3"/>
            <w:tcBorders>
              <w:top w:val="single" w:sz="4" w:space="0" w:color="000000"/>
              <w:left w:val="single" w:sz="4" w:space="0" w:color="000000"/>
              <w:bottom w:val="single" w:sz="4" w:space="0" w:color="000000"/>
              <w:right w:val="single" w:sz="4" w:space="0" w:color="000000"/>
            </w:tcBorders>
            <w:hideMark/>
          </w:tcPr>
          <w:p w14:paraId="4824D388" w14:textId="77777777"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408" w:type="dxa"/>
            <w:gridSpan w:val="2"/>
            <w:tcBorders>
              <w:top w:val="single" w:sz="4" w:space="0" w:color="000000"/>
              <w:left w:val="single" w:sz="4" w:space="0" w:color="000000"/>
              <w:bottom w:val="single" w:sz="4" w:space="0" w:color="000000"/>
              <w:right w:val="single" w:sz="4" w:space="0" w:color="000000"/>
            </w:tcBorders>
            <w:hideMark/>
          </w:tcPr>
          <w:p w14:paraId="47D3ED56" w14:textId="77777777"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4F6EFD" w:rsidRPr="00FB3979" w14:paraId="179B5B7C" w14:textId="77777777" w:rsidTr="004F6EFD">
        <w:trPr>
          <w:trHeight w:val="380"/>
        </w:trPr>
        <w:tc>
          <w:tcPr>
            <w:tcW w:w="2936" w:type="dxa"/>
            <w:gridSpan w:val="2"/>
            <w:tcBorders>
              <w:top w:val="single" w:sz="4" w:space="0" w:color="000000"/>
              <w:left w:val="single" w:sz="4" w:space="0" w:color="000000"/>
              <w:bottom w:val="single" w:sz="4" w:space="0" w:color="000000"/>
              <w:right w:val="single" w:sz="4" w:space="0" w:color="000000"/>
            </w:tcBorders>
            <w:hideMark/>
          </w:tcPr>
          <w:p w14:paraId="71EFEB27" w14:textId="77777777" w:rsidR="004F6EFD" w:rsidRPr="00FB3979" w:rsidRDefault="004F6EFD" w:rsidP="004F6EFD">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36" w:type="dxa"/>
            <w:gridSpan w:val="2"/>
            <w:tcBorders>
              <w:top w:val="single" w:sz="4" w:space="0" w:color="000000"/>
              <w:left w:val="single" w:sz="4" w:space="0" w:color="000000"/>
              <w:bottom w:val="single" w:sz="4" w:space="0" w:color="000000"/>
              <w:right w:val="single" w:sz="4" w:space="0" w:color="000000"/>
            </w:tcBorders>
            <w:hideMark/>
          </w:tcPr>
          <w:p w14:paraId="1C1D3CD8" w14:textId="77777777" w:rsidR="004F6EFD" w:rsidRPr="00FB3979" w:rsidRDefault="004F6EFD" w:rsidP="004F6EFD">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41" w:type="dxa"/>
            <w:tcBorders>
              <w:top w:val="single" w:sz="4" w:space="0" w:color="000000"/>
              <w:left w:val="single" w:sz="4" w:space="0" w:color="000000"/>
              <w:bottom w:val="single" w:sz="4" w:space="0" w:color="000000"/>
              <w:right w:val="single" w:sz="4" w:space="0" w:color="000000"/>
            </w:tcBorders>
            <w:hideMark/>
          </w:tcPr>
          <w:p w14:paraId="28B3DFBF" w14:textId="77777777" w:rsidR="004F6EFD" w:rsidRPr="00FB3979" w:rsidRDefault="004F6EFD" w:rsidP="004F6EFD">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4F6EFD" w:rsidRPr="00FB3979" w14:paraId="0A4514C5" w14:textId="77777777" w:rsidTr="003C0563">
        <w:trPr>
          <w:trHeight w:val="309"/>
        </w:trPr>
        <w:tc>
          <w:tcPr>
            <w:tcW w:w="2936" w:type="dxa"/>
            <w:gridSpan w:val="2"/>
            <w:tcBorders>
              <w:top w:val="single" w:sz="4" w:space="0" w:color="000000"/>
              <w:left w:val="single" w:sz="4" w:space="0" w:color="000000"/>
              <w:bottom w:val="single" w:sz="4" w:space="0" w:color="000000"/>
              <w:right w:val="single" w:sz="4" w:space="0" w:color="000000"/>
            </w:tcBorders>
            <w:hideMark/>
          </w:tcPr>
          <w:p w14:paraId="3E116742" w14:textId="77777777"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鍵盤輸入</w:t>
            </w:r>
          </w:p>
          <w:p w14:paraId="3CB32632" w14:textId="77777777" w:rsidR="004F6EFD" w:rsidRPr="00FB3979" w:rsidRDefault="004F6EFD" w:rsidP="004F6EFD">
            <w:pPr>
              <w:rPr>
                <w:rFonts w:ascii="Times New Roman" w:eastAsia="標楷體" w:hAnsi="Times New Roman" w:cs="標楷體"/>
                <w:color w:val="262626"/>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搜尋關鍵字</w:t>
            </w:r>
          </w:p>
        </w:tc>
        <w:tc>
          <w:tcPr>
            <w:tcW w:w="2936" w:type="dxa"/>
            <w:gridSpan w:val="2"/>
            <w:tcBorders>
              <w:top w:val="single" w:sz="4" w:space="0" w:color="000000"/>
              <w:left w:val="single" w:sz="4" w:space="0" w:color="000000"/>
              <w:bottom w:val="single" w:sz="4" w:space="0" w:color="000000"/>
              <w:right w:val="single" w:sz="4" w:space="0" w:color="000000"/>
            </w:tcBorders>
          </w:tcPr>
          <w:p w14:paraId="38F06BCD" w14:textId="658799F0"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依據使用者關鍵字搜尋對應申報單</w:t>
            </w:r>
          </w:p>
        </w:tc>
        <w:tc>
          <w:tcPr>
            <w:tcW w:w="2941" w:type="dxa"/>
            <w:tcBorders>
              <w:top w:val="single" w:sz="4" w:space="0" w:color="000000"/>
              <w:left w:val="single" w:sz="4" w:space="0" w:color="000000"/>
              <w:bottom w:val="single" w:sz="4" w:space="0" w:color="000000"/>
              <w:right w:val="single" w:sz="4" w:space="0" w:color="000000"/>
            </w:tcBorders>
          </w:tcPr>
          <w:p w14:paraId="7A645895" w14:textId="77777777" w:rsidR="004F6EFD" w:rsidRPr="00FB3979" w:rsidRDefault="004F6EFD" w:rsidP="004F6EFD">
            <w:pPr>
              <w:rPr>
                <w:rFonts w:ascii="Times New Roman" w:eastAsia="標楷體" w:hAnsi="Times New Roman" w:cs="標楷體"/>
              </w:rPr>
            </w:pPr>
            <w:r w:rsidRPr="00FB3979">
              <w:rPr>
                <w:rFonts w:ascii="Times New Roman" w:eastAsia="標楷體" w:hAnsi="Times New Roman" w:cs="標楷體" w:hint="eastAsia"/>
              </w:rPr>
              <w:t>顯關鍵字搜尋出的申報單</w:t>
            </w:r>
          </w:p>
          <w:p w14:paraId="76A74669" w14:textId="77777777" w:rsidR="004F6EFD" w:rsidRPr="00FB3979" w:rsidRDefault="004F6EFD" w:rsidP="004F6EFD">
            <w:pPr>
              <w:rPr>
                <w:rFonts w:ascii="Times New Roman" w:eastAsia="標楷體" w:hAnsi="Times New Roman" w:cs="標楷體"/>
              </w:rPr>
            </w:pPr>
          </w:p>
        </w:tc>
      </w:tr>
      <w:tr w:rsidR="004F6EFD" w:rsidRPr="00FB3979" w14:paraId="5E63C6D5" w14:textId="77777777" w:rsidTr="004F6EFD">
        <w:trPr>
          <w:trHeight w:val="366"/>
        </w:trPr>
        <w:tc>
          <w:tcPr>
            <w:tcW w:w="1198" w:type="dxa"/>
            <w:tcBorders>
              <w:top w:val="single" w:sz="4" w:space="0" w:color="000000"/>
              <w:left w:val="single" w:sz="4" w:space="0" w:color="000000"/>
              <w:bottom w:val="single" w:sz="4" w:space="0" w:color="000000"/>
              <w:right w:val="single" w:sz="4" w:space="0" w:color="000000"/>
            </w:tcBorders>
            <w:hideMark/>
          </w:tcPr>
          <w:p w14:paraId="173A8F54" w14:textId="77777777" w:rsidR="004F6EFD" w:rsidRPr="00FB3979" w:rsidRDefault="004F6EFD" w:rsidP="004F6EFD">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5" w:type="dxa"/>
            <w:gridSpan w:val="4"/>
            <w:tcBorders>
              <w:top w:val="single" w:sz="4" w:space="0" w:color="000000"/>
              <w:left w:val="single" w:sz="4" w:space="0" w:color="000000"/>
              <w:bottom w:val="single" w:sz="4" w:space="0" w:color="000000"/>
              <w:right w:val="single" w:sz="4" w:space="0" w:color="000000"/>
            </w:tcBorders>
          </w:tcPr>
          <w:p w14:paraId="3C99411D" w14:textId="77777777" w:rsidR="004F6EFD" w:rsidRPr="00FB3979" w:rsidRDefault="004F6EFD" w:rsidP="004F6EFD">
            <w:pPr>
              <w:rPr>
                <w:rFonts w:ascii="Times New Roman" w:eastAsia="標楷體" w:hAnsi="Times New Roman" w:cs="標楷體"/>
              </w:rPr>
            </w:pPr>
          </w:p>
        </w:tc>
      </w:tr>
    </w:tbl>
    <w:p w14:paraId="10564AF8" w14:textId="3E769E0C" w:rsidR="00693B8E" w:rsidRPr="00FB3979" w:rsidRDefault="00693B8E" w:rsidP="00693B8E">
      <w:pPr>
        <w:pStyle w:val="a9"/>
      </w:pPr>
      <w:bookmarkStart w:id="262" w:name="_Toc152716491"/>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10</w:t>
      </w:r>
      <w:r w:rsidRPr="00FB3979">
        <w:rPr>
          <w:rFonts w:hint="eastAsia"/>
        </w:rPr>
        <w:fldChar w:fldCharType="end"/>
      </w:r>
      <w:r w:rsidRPr="00FB3979">
        <w:rPr>
          <w:rFonts w:hint="eastAsia"/>
        </w:rPr>
        <w:t xml:space="preserve">  1-2-7 </w:t>
      </w:r>
      <w:r w:rsidRPr="00FB3979">
        <w:rPr>
          <w:rFonts w:hint="eastAsia"/>
        </w:rPr>
        <w:t>搜尋</w:t>
      </w:r>
      <w:bookmarkEnd w:id="262"/>
    </w:p>
    <w:p w14:paraId="25F09FC9" w14:textId="77777777" w:rsidR="00041B6B" w:rsidRDefault="00041B6B" w:rsidP="001B3463">
      <w:pPr>
        <w:spacing w:line="360" w:lineRule="auto"/>
        <w:rPr>
          <w:rFonts w:ascii="Times New Roman" w:eastAsia="標楷體" w:hAnsi="Times New Roman" w:cs="標楷體"/>
        </w:rPr>
      </w:pPr>
    </w:p>
    <w:p w14:paraId="23459B3F" w14:textId="522D10F6" w:rsidR="001B3463" w:rsidRPr="00FB3979" w:rsidRDefault="001B3463" w:rsidP="001B3463">
      <w:pPr>
        <w:spacing w:line="360" w:lineRule="auto"/>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406172EA" w14:textId="77777777" w:rsidR="001B3463" w:rsidRPr="00FB3979" w:rsidRDefault="001B3463" w:rsidP="00041B6B">
      <w:pPr>
        <w:jc w:val="center"/>
        <w:rPr>
          <w:rFonts w:ascii="Times New Roman" w:eastAsia="標楷體" w:hAnsi="Times New Roman"/>
        </w:rPr>
      </w:pPr>
      <w:r w:rsidRPr="00FB3979">
        <w:rPr>
          <w:rFonts w:ascii="Times New Roman" w:eastAsia="標楷體" w:hAnsi="Times New Roman"/>
          <w:noProof/>
        </w:rPr>
        <w:drawing>
          <wp:inline distT="0" distB="0" distL="0" distR="0" wp14:anchorId="510AEF48" wp14:editId="34B27BFA">
            <wp:extent cx="5250180" cy="1379562"/>
            <wp:effectExtent l="0" t="0" r="7620" b="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7329" cy="1391951"/>
                    </a:xfrm>
                    <a:prstGeom prst="rect">
                      <a:avLst/>
                    </a:prstGeom>
                    <a:noFill/>
                    <a:ln>
                      <a:noFill/>
                    </a:ln>
                  </pic:spPr>
                </pic:pic>
              </a:graphicData>
            </a:graphic>
          </wp:inline>
        </w:drawing>
      </w:r>
    </w:p>
    <w:p w14:paraId="379A7D41" w14:textId="1DDB5FFE" w:rsidR="006C59B1" w:rsidRPr="00FB3979" w:rsidRDefault="006C59B1" w:rsidP="00041B6B">
      <w:pPr>
        <w:pStyle w:val="a9"/>
        <w:widowControl/>
        <w:rPr>
          <w:b/>
          <w:bCs/>
        </w:rPr>
      </w:pPr>
      <w:bookmarkStart w:id="263" w:name="_Toc152429931"/>
      <w:bookmarkStart w:id="264" w:name="_Toc152716122"/>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23</w:t>
      </w:r>
      <w:r w:rsidRPr="00FB3979">
        <w:rPr>
          <w:rFonts w:hint="eastAsia"/>
          <w:b/>
          <w:bCs/>
        </w:rPr>
        <w:fldChar w:fldCharType="end"/>
      </w:r>
      <w:r w:rsidRPr="00FB3979">
        <w:rPr>
          <w:rFonts w:hint="eastAsia"/>
          <w:b/>
          <w:bCs/>
        </w:rPr>
        <w:t xml:space="preserve">  </w:t>
      </w:r>
      <w:r w:rsidRPr="00FB3979">
        <w:rPr>
          <w:rFonts w:hint="eastAsia"/>
          <w:b/>
          <w:bCs/>
        </w:rPr>
        <w:t>搜尋</w:t>
      </w:r>
      <w:bookmarkEnd w:id="263"/>
      <w:bookmarkEnd w:id="264"/>
      <w:r w:rsidR="00041B6B">
        <w:rPr>
          <w:b/>
          <w:bCs/>
        </w:rPr>
        <w:br w:type="page"/>
      </w:r>
    </w:p>
    <w:p w14:paraId="2BF9BA6F" w14:textId="7E4787F3" w:rsidR="00617691" w:rsidRPr="00FB3979" w:rsidRDefault="00DA661C" w:rsidP="004F6EFD">
      <w:pPr>
        <w:pStyle w:val="3"/>
        <w:rPr>
          <w:rFonts w:ascii="Times New Roman" w:hAnsi="Times New Roman"/>
        </w:rPr>
      </w:pPr>
      <w:bookmarkStart w:id="265" w:name="_Toc152334245"/>
      <w:bookmarkStart w:id="266" w:name="_Toc152426437"/>
      <w:bookmarkStart w:id="267" w:name="_Toc152677801"/>
      <w:r w:rsidRPr="00FB3979">
        <w:rPr>
          <w:rFonts w:ascii="Times New Roman" w:hAnsi="Times New Roman" w:hint="eastAsia"/>
        </w:rPr>
        <w:lastRenderedPageBreak/>
        <w:t>3</w:t>
      </w:r>
      <w:r w:rsidRPr="00FB3979">
        <w:rPr>
          <w:rFonts w:ascii="Times New Roman" w:hAnsi="Times New Roman"/>
        </w:rPr>
        <w:t>.3</w:t>
      </w:r>
      <w:r w:rsidR="00617691" w:rsidRPr="00FB3979">
        <w:rPr>
          <w:rFonts w:ascii="Times New Roman" w:hAnsi="Times New Roman" w:hint="eastAsia"/>
        </w:rPr>
        <w:t>品管部主管</w:t>
      </w:r>
      <w:bookmarkEnd w:id="265"/>
      <w:bookmarkEnd w:id="266"/>
      <w:bookmarkEnd w:id="267"/>
    </w:p>
    <w:p w14:paraId="22404E8D" w14:textId="577C2275" w:rsidR="001B3463" w:rsidRPr="00FB3979" w:rsidRDefault="001B3463" w:rsidP="004B0B24">
      <w:pPr>
        <w:pStyle w:val="4"/>
        <w:ind w:left="720"/>
      </w:pPr>
      <w:bookmarkStart w:id="268" w:name="_Toc152421482"/>
      <w:bookmarkStart w:id="269" w:name="_Toc152677802"/>
      <w:r w:rsidRPr="00FB3979">
        <w:rPr>
          <w:rFonts w:hint="eastAsia"/>
        </w:rPr>
        <w:t xml:space="preserve">1-3-1  </w:t>
      </w:r>
      <w:r w:rsidRPr="00FB3979">
        <w:rPr>
          <w:rFonts w:hint="eastAsia"/>
        </w:rPr>
        <w:t>檢視異常處理查詢</w:t>
      </w:r>
      <w:r w:rsidRPr="00FB3979">
        <w:rPr>
          <w:rFonts w:hint="eastAsia"/>
        </w:rPr>
        <w:t>(</w:t>
      </w:r>
      <w:r w:rsidRPr="00FB3979">
        <w:rPr>
          <w:rFonts w:hint="eastAsia"/>
        </w:rPr>
        <w:t>品管</w:t>
      </w:r>
      <w:r w:rsidRPr="00FB3979">
        <w:rPr>
          <w:rFonts w:hint="eastAsia"/>
        </w:rPr>
        <w:t>)</w:t>
      </w:r>
      <w:r w:rsidRPr="00FB3979">
        <w:rPr>
          <w:rFonts w:hint="eastAsia"/>
        </w:rPr>
        <w:t>頁面</w:t>
      </w:r>
      <w:bookmarkEnd w:id="268"/>
      <w:bookmarkEnd w:id="269"/>
    </w:p>
    <w:p w14:paraId="57235434" w14:textId="77777777" w:rsidR="0020777C" w:rsidRPr="00FB3979" w:rsidRDefault="0020777C" w:rsidP="0020777C">
      <w:pPr>
        <w:rPr>
          <w:rFonts w:ascii="Times New Roman" w:eastAsia="標楷體" w:hAnsi="Times New Roman"/>
        </w:rPr>
      </w:pPr>
    </w:p>
    <w:p w14:paraId="5042D9CA" w14:textId="46A7E3D2" w:rsidR="0020777C" w:rsidRPr="00FB3979" w:rsidRDefault="0020777C" w:rsidP="0020777C">
      <w:pPr>
        <w:pStyle w:val="a9"/>
      </w:pPr>
      <w:bookmarkStart w:id="270" w:name="_Toc152716492"/>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11</w:t>
      </w:r>
      <w:r w:rsidRPr="00FB3979">
        <w:rPr>
          <w:rFonts w:hint="eastAsia"/>
        </w:rPr>
        <w:fldChar w:fldCharType="end"/>
      </w:r>
      <w:r w:rsidRPr="00FB3979">
        <w:rPr>
          <w:rFonts w:hint="eastAsia"/>
        </w:rPr>
        <w:t xml:space="preserve">  1-3-1  </w:t>
      </w:r>
      <w:r w:rsidRPr="00FB3979">
        <w:rPr>
          <w:rFonts w:hint="eastAsia"/>
        </w:rPr>
        <w:t>檢視異常處理查詢</w:t>
      </w:r>
      <w:r w:rsidRPr="00FB3979">
        <w:rPr>
          <w:rFonts w:hint="eastAsia"/>
        </w:rPr>
        <w:t>(</w:t>
      </w:r>
      <w:r w:rsidRPr="00FB3979">
        <w:rPr>
          <w:rFonts w:hint="eastAsia"/>
        </w:rPr>
        <w:t>品管</w:t>
      </w:r>
      <w:r w:rsidRPr="00FB3979">
        <w:rPr>
          <w:rFonts w:hint="eastAsia"/>
        </w:rPr>
        <w:t>)</w:t>
      </w:r>
      <w:r w:rsidRPr="00FB3979">
        <w:rPr>
          <w:rFonts w:hint="eastAsia"/>
        </w:rPr>
        <w:t>頁面</w:t>
      </w:r>
      <w:bookmarkEnd w:id="270"/>
    </w:p>
    <w:tbl>
      <w:tblPr>
        <w:tblpPr w:leftFromText="180" w:rightFromText="180" w:vertAnchor="text" w:horzAnchor="margin" w:tblpY="86"/>
        <w:tblW w:w="8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9"/>
        <w:gridCol w:w="1711"/>
        <w:gridCol w:w="1446"/>
        <w:gridCol w:w="1289"/>
        <w:gridCol w:w="3169"/>
      </w:tblGrid>
      <w:tr w:rsidR="0020777C" w:rsidRPr="00FB3979" w14:paraId="51C0F3D2" w14:textId="77777777" w:rsidTr="0020777C">
        <w:trPr>
          <w:trHeight w:val="305"/>
        </w:trPr>
        <w:tc>
          <w:tcPr>
            <w:tcW w:w="8794" w:type="dxa"/>
            <w:gridSpan w:val="5"/>
            <w:tcBorders>
              <w:top w:val="single" w:sz="4" w:space="0" w:color="000000"/>
              <w:left w:val="single" w:sz="4" w:space="0" w:color="000000"/>
              <w:bottom w:val="single" w:sz="4" w:space="0" w:color="000000"/>
              <w:right w:val="single" w:sz="4" w:space="0" w:color="000000"/>
            </w:tcBorders>
            <w:hideMark/>
          </w:tcPr>
          <w:p w14:paraId="24865D95"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1-3-1</w:t>
            </w:r>
            <w:r w:rsidRPr="00FB3979">
              <w:rPr>
                <w:rFonts w:ascii="Times New Roman" w:eastAsia="標楷體" w:hAnsi="Times New Roman" w:cs="標楷體" w:hint="eastAsia"/>
              </w:rPr>
              <w:t>檢視異常處理查詢</w:t>
            </w:r>
            <w:r w:rsidRPr="00FB3979">
              <w:rPr>
                <w:rFonts w:ascii="Times New Roman" w:eastAsia="標楷體" w:hAnsi="Times New Roman" w:cs="標楷體" w:hint="eastAsia"/>
              </w:rPr>
              <w:t>(</w:t>
            </w:r>
            <w:r w:rsidRPr="00FB3979">
              <w:rPr>
                <w:rFonts w:ascii="Times New Roman" w:eastAsia="標楷體" w:hAnsi="Times New Roman" w:cs="標楷體" w:hint="eastAsia"/>
              </w:rPr>
              <w:t>品管</w:t>
            </w:r>
            <w:r w:rsidRPr="00FB3979">
              <w:rPr>
                <w:rFonts w:ascii="Times New Roman" w:eastAsia="標楷體" w:hAnsi="Times New Roman" w:cs="標楷體" w:hint="eastAsia"/>
              </w:rPr>
              <w:t>)</w:t>
            </w:r>
            <w:r w:rsidRPr="00FB3979">
              <w:rPr>
                <w:rFonts w:ascii="Times New Roman" w:eastAsia="標楷體" w:hAnsi="Times New Roman" w:cs="標楷體" w:hint="eastAsia"/>
              </w:rPr>
              <w:t>頁面</w:t>
            </w:r>
          </w:p>
        </w:tc>
      </w:tr>
      <w:tr w:rsidR="0020777C" w:rsidRPr="00FB3979" w14:paraId="00262E30" w14:textId="77777777" w:rsidTr="0020777C">
        <w:trPr>
          <w:trHeight w:val="642"/>
        </w:trPr>
        <w:tc>
          <w:tcPr>
            <w:tcW w:w="8794" w:type="dxa"/>
            <w:gridSpan w:val="5"/>
            <w:tcBorders>
              <w:top w:val="single" w:sz="4" w:space="0" w:color="000000"/>
              <w:left w:val="single" w:sz="4" w:space="0" w:color="000000"/>
              <w:bottom w:val="single" w:sz="4" w:space="0" w:color="000000"/>
              <w:right w:val="single" w:sz="4" w:space="0" w:color="000000"/>
            </w:tcBorders>
            <w:hideMark/>
          </w:tcPr>
          <w:p w14:paraId="72569F32"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品管部主管可以查看目前有哪些異常申報單頁面及其功能，</w:t>
            </w:r>
            <w:proofErr w:type="gramStart"/>
            <w:r w:rsidRPr="00FB3979">
              <w:rPr>
                <w:rFonts w:ascii="Times New Roman" w:eastAsia="標楷體" w:hAnsi="Times New Roman" w:cs="標楷體" w:hint="eastAsia"/>
              </w:rPr>
              <w:t>其頁面</w:t>
            </w:r>
            <w:proofErr w:type="gramEnd"/>
            <w:r w:rsidRPr="00FB3979">
              <w:rPr>
                <w:rFonts w:ascii="Times New Roman" w:eastAsia="標楷體" w:hAnsi="Times New Roman" w:cs="標楷體" w:hint="eastAsia"/>
              </w:rPr>
              <w:t>流程為：等待處理</w:t>
            </w:r>
            <w:r w:rsidRPr="00FB3979">
              <w:rPr>
                <w:rFonts w:ascii="Times New Roman" w:eastAsia="標楷體" w:hAnsi="Times New Roman"/>
              </w:rPr>
              <w:sym w:font="Wingdings" w:char="F0E0"/>
            </w:r>
            <w:r w:rsidRPr="00FB3979">
              <w:rPr>
                <w:rFonts w:ascii="Times New Roman" w:eastAsia="標楷體" w:hAnsi="Times New Roman" w:cs="標楷體" w:hint="eastAsia"/>
              </w:rPr>
              <w:t>等待回覆</w:t>
            </w:r>
            <w:r w:rsidRPr="00FB3979">
              <w:rPr>
                <w:rFonts w:ascii="Times New Roman" w:eastAsia="標楷體" w:hAnsi="Times New Roman"/>
              </w:rPr>
              <w:sym w:font="Wingdings" w:char="F0E0"/>
            </w:r>
            <w:r w:rsidRPr="00FB3979">
              <w:rPr>
                <w:rFonts w:ascii="Times New Roman" w:eastAsia="標楷體" w:hAnsi="Times New Roman" w:cs="標楷體" w:hint="eastAsia"/>
              </w:rPr>
              <w:t>已結案。</w:t>
            </w:r>
          </w:p>
        </w:tc>
      </w:tr>
      <w:tr w:rsidR="0020777C" w:rsidRPr="00FB3979" w14:paraId="246E36CF" w14:textId="77777777" w:rsidTr="0020777C">
        <w:trPr>
          <w:trHeight w:val="305"/>
        </w:trPr>
        <w:tc>
          <w:tcPr>
            <w:tcW w:w="4336" w:type="dxa"/>
            <w:gridSpan w:val="3"/>
            <w:tcBorders>
              <w:top w:val="single" w:sz="4" w:space="0" w:color="000000"/>
              <w:left w:val="single" w:sz="4" w:space="0" w:color="000000"/>
              <w:bottom w:val="single" w:sz="4" w:space="0" w:color="000000"/>
              <w:right w:val="single" w:sz="4" w:space="0" w:color="000000"/>
            </w:tcBorders>
            <w:hideMark/>
          </w:tcPr>
          <w:p w14:paraId="53C6A600"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58" w:type="dxa"/>
            <w:gridSpan w:val="2"/>
            <w:tcBorders>
              <w:top w:val="single" w:sz="4" w:space="0" w:color="000000"/>
              <w:left w:val="single" w:sz="4" w:space="0" w:color="000000"/>
              <w:bottom w:val="single" w:sz="4" w:space="0" w:color="000000"/>
              <w:right w:val="single" w:sz="4" w:space="0" w:color="000000"/>
            </w:tcBorders>
            <w:hideMark/>
          </w:tcPr>
          <w:p w14:paraId="06DB418B"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20777C" w:rsidRPr="00FB3979" w14:paraId="4C48E6CE" w14:textId="77777777" w:rsidTr="0020777C">
        <w:trPr>
          <w:trHeight w:val="321"/>
        </w:trPr>
        <w:tc>
          <w:tcPr>
            <w:tcW w:w="2890" w:type="dxa"/>
            <w:gridSpan w:val="2"/>
            <w:tcBorders>
              <w:top w:val="single" w:sz="4" w:space="0" w:color="000000"/>
              <w:left w:val="single" w:sz="4" w:space="0" w:color="000000"/>
              <w:bottom w:val="single" w:sz="4" w:space="0" w:color="000000"/>
              <w:right w:val="single" w:sz="4" w:space="0" w:color="000000"/>
            </w:tcBorders>
            <w:hideMark/>
          </w:tcPr>
          <w:p w14:paraId="3339575A" w14:textId="77777777" w:rsidR="0020777C" w:rsidRPr="00FB3979" w:rsidRDefault="0020777C" w:rsidP="0020777C">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735" w:type="dxa"/>
            <w:gridSpan w:val="2"/>
            <w:tcBorders>
              <w:top w:val="single" w:sz="4" w:space="0" w:color="000000"/>
              <w:left w:val="single" w:sz="4" w:space="0" w:color="000000"/>
              <w:bottom w:val="single" w:sz="4" w:space="0" w:color="000000"/>
              <w:right w:val="single" w:sz="4" w:space="0" w:color="000000"/>
            </w:tcBorders>
            <w:hideMark/>
          </w:tcPr>
          <w:p w14:paraId="39D8DB5B" w14:textId="77777777" w:rsidR="0020777C" w:rsidRPr="00FB3979" w:rsidRDefault="0020777C" w:rsidP="0020777C">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3169" w:type="dxa"/>
            <w:tcBorders>
              <w:top w:val="single" w:sz="4" w:space="0" w:color="000000"/>
              <w:left w:val="single" w:sz="4" w:space="0" w:color="000000"/>
              <w:bottom w:val="single" w:sz="4" w:space="0" w:color="000000"/>
              <w:right w:val="single" w:sz="4" w:space="0" w:color="000000"/>
            </w:tcBorders>
            <w:hideMark/>
          </w:tcPr>
          <w:p w14:paraId="4F640CB9" w14:textId="77777777" w:rsidR="0020777C" w:rsidRPr="00FB3979" w:rsidRDefault="0020777C" w:rsidP="0020777C">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20777C" w:rsidRPr="00FB3979" w14:paraId="381FE8A6" w14:textId="77777777" w:rsidTr="0020777C">
        <w:trPr>
          <w:trHeight w:val="1146"/>
        </w:trPr>
        <w:tc>
          <w:tcPr>
            <w:tcW w:w="2890" w:type="dxa"/>
            <w:gridSpan w:val="2"/>
            <w:tcBorders>
              <w:top w:val="single" w:sz="4" w:space="0" w:color="000000"/>
              <w:left w:val="single" w:sz="4" w:space="0" w:color="000000"/>
              <w:bottom w:val="single" w:sz="4" w:space="0" w:color="000000"/>
              <w:right w:val="single" w:sz="4" w:space="0" w:color="000000"/>
            </w:tcBorders>
          </w:tcPr>
          <w:p w14:paraId="23CB3F42"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 xml:space="preserve"> </w:t>
            </w:r>
          </w:p>
          <w:p w14:paraId="47469953" w14:textId="77777777" w:rsidR="0020777C" w:rsidRPr="00FB3979" w:rsidRDefault="0020777C" w:rsidP="0020777C">
            <w:pPr>
              <w:rPr>
                <w:rFonts w:ascii="Times New Roman" w:eastAsia="標楷體" w:hAnsi="Times New Roman"/>
              </w:rPr>
            </w:pPr>
            <w:r w:rsidRPr="00FB3979">
              <w:rPr>
                <w:rFonts w:ascii="Times New Roman" w:eastAsia="標楷體" w:hAnsi="Times New Roman" w:cs="標楷體" w:hint="eastAsia"/>
              </w:rPr>
              <w:t xml:space="preserve">    </w:t>
            </w:r>
            <w:r w:rsidRPr="00FB3979">
              <w:rPr>
                <w:rFonts w:ascii="Times New Roman" w:eastAsia="標楷體" w:hAnsi="Times New Roman" w:hint="eastAsia"/>
              </w:rPr>
              <w:t>等待處理</w:t>
            </w:r>
          </w:p>
          <w:p w14:paraId="7A74D087"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指派</w:t>
            </w:r>
          </w:p>
          <w:p w14:paraId="6E70C0E7"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裁定</w:t>
            </w:r>
          </w:p>
          <w:p w14:paraId="76A5537A"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檢視</w:t>
            </w:r>
          </w:p>
          <w:p w14:paraId="3F806F60" w14:textId="77777777" w:rsidR="0020777C" w:rsidRPr="00FB3979" w:rsidRDefault="0020777C" w:rsidP="0020777C">
            <w:pPr>
              <w:rPr>
                <w:rFonts w:ascii="Times New Roman" w:eastAsia="標楷體" w:hAnsi="Times New Roman"/>
              </w:rPr>
            </w:pPr>
          </w:p>
          <w:p w14:paraId="3D3D79B0"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等待回覆</w:t>
            </w:r>
          </w:p>
          <w:p w14:paraId="7A72172C"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檢視</w:t>
            </w:r>
          </w:p>
          <w:p w14:paraId="05EFE2B5" w14:textId="77777777" w:rsidR="0020777C" w:rsidRPr="00FB3979" w:rsidRDefault="0020777C" w:rsidP="0020777C">
            <w:pPr>
              <w:rPr>
                <w:rFonts w:ascii="Times New Roman" w:eastAsia="標楷體" w:hAnsi="Times New Roman"/>
              </w:rPr>
            </w:pPr>
          </w:p>
          <w:p w14:paraId="5ED8E6A2"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已結案</w:t>
            </w:r>
          </w:p>
          <w:p w14:paraId="4214CD7C" w14:textId="77777777" w:rsidR="0020777C" w:rsidRPr="00FB3979" w:rsidRDefault="0020777C" w:rsidP="0020777C">
            <w:pPr>
              <w:rPr>
                <w:rFonts w:ascii="Times New Roman" w:eastAsia="標楷體" w:hAnsi="Times New Roman"/>
              </w:rPr>
            </w:pPr>
            <w:r w:rsidRPr="00FB3979">
              <w:rPr>
                <w:rFonts w:ascii="Times New Roman" w:eastAsia="標楷體" w:hAnsi="Times New Roman" w:hint="eastAsia"/>
              </w:rPr>
              <w:t xml:space="preserve">      </w:t>
            </w:r>
            <w:r w:rsidRPr="00FB3979">
              <w:rPr>
                <w:rFonts w:ascii="Times New Roman" w:eastAsia="標楷體" w:hAnsi="Times New Roman" w:hint="eastAsia"/>
              </w:rPr>
              <w:t>檢視</w:t>
            </w:r>
          </w:p>
        </w:tc>
        <w:tc>
          <w:tcPr>
            <w:tcW w:w="2735" w:type="dxa"/>
            <w:gridSpan w:val="2"/>
            <w:tcBorders>
              <w:top w:val="single" w:sz="4" w:space="0" w:color="000000"/>
              <w:left w:val="single" w:sz="4" w:space="0" w:color="000000"/>
              <w:bottom w:val="single" w:sz="4" w:space="0" w:color="000000"/>
              <w:right w:val="single" w:sz="4" w:space="0" w:color="000000"/>
            </w:tcBorders>
          </w:tcPr>
          <w:p w14:paraId="331BF8D2"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p w14:paraId="532563E8" w14:textId="77777777" w:rsidR="0020777C" w:rsidRPr="00FB3979" w:rsidRDefault="0020777C" w:rsidP="0020777C">
            <w:pPr>
              <w:rPr>
                <w:rFonts w:ascii="Times New Roman" w:eastAsia="標楷體" w:hAnsi="Times New Roman" w:cs="標楷體"/>
              </w:rPr>
            </w:pPr>
          </w:p>
          <w:p w14:paraId="5C76B065" w14:textId="77777777" w:rsidR="0020777C" w:rsidRPr="00FB3979" w:rsidRDefault="0020777C" w:rsidP="0020777C">
            <w:pPr>
              <w:rPr>
                <w:rFonts w:ascii="Times New Roman" w:eastAsia="標楷體" w:hAnsi="Times New Roman" w:cs="標楷體"/>
              </w:rPr>
            </w:pPr>
          </w:p>
        </w:tc>
        <w:tc>
          <w:tcPr>
            <w:tcW w:w="3169" w:type="dxa"/>
            <w:tcBorders>
              <w:top w:val="single" w:sz="4" w:space="0" w:color="000000"/>
              <w:left w:val="single" w:sz="4" w:space="0" w:color="000000"/>
              <w:bottom w:val="single" w:sz="4" w:space="0" w:color="000000"/>
              <w:right w:val="single" w:sz="4" w:space="0" w:color="000000"/>
            </w:tcBorders>
            <w:hideMark/>
          </w:tcPr>
          <w:p w14:paraId="5059E8DC" w14:textId="77777777" w:rsidR="0020777C" w:rsidRPr="00FB3979" w:rsidRDefault="0020777C" w:rsidP="0020777C">
            <w:pPr>
              <w:rPr>
                <w:rFonts w:ascii="Times New Roman" w:eastAsia="標楷體" w:hAnsi="Times New Roman" w:cs="標楷體"/>
              </w:rPr>
            </w:pPr>
            <w:r w:rsidRPr="00FB3979">
              <w:rPr>
                <w:rFonts w:ascii="Times New Roman" w:eastAsia="標楷體" w:hAnsi="Times New Roman" w:cs="標楷體" w:hint="eastAsia"/>
              </w:rPr>
              <w:t>顯示各申報單狀態頁面</w:t>
            </w:r>
            <w:r w:rsidRPr="00FB3979">
              <w:rPr>
                <w:rFonts w:ascii="Times New Roman" w:eastAsia="標楷體" w:hAnsi="Times New Roman" w:cs="標楷體" w:hint="eastAsia"/>
              </w:rPr>
              <w:t>:</w:t>
            </w:r>
          </w:p>
          <w:p w14:paraId="2447156B" w14:textId="2E6C445C" w:rsidR="0020777C" w:rsidRPr="00FB3979" w:rsidRDefault="0020777C" w:rsidP="0020777C">
            <w:pPr>
              <w:rPr>
                <w:rFonts w:ascii="Times New Roman" w:eastAsia="標楷體" w:hAnsi="Times New Roman"/>
              </w:rPr>
            </w:pPr>
            <w:r w:rsidRPr="00FB3979">
              <w:rPr>
                <w:rFonts w:ascii="Times New Roman" w:eastAsia="標楷體" w:hAnsi="Times New Roman" w:hint="eastAsia"/>
              </w:rPr>
              <w:t>等待處理頁面，如圖</w:t>
            </w:r>
            <w:r w:rsidR="007141B3">
              <w:rPr>
                <w:rFonts w:ascii="Times New Roman" w:eastAsia="標楷體" w:hAnsi="Times New Roman" w:hint="eastAsia"/>
              </w:rPr>
              <w:t>24</w:t>
            </w:r>
          </w:p>
          <w:p w14:paraId="560D6703" w14:textId="6279421E" w:rsidR="0020777C" w:rsidRPr="00FB3979" w:rsidRDefault="0020777C" w:rsidP="0020777C">
            <w:pPr>
              <w:rPr>
                <w:rFonts w:ascii="Times New Roman" w:eastAsia="標楷體" w:hAnsi="Times New Roman"/>
              </w:rPr>
            </w:pPr>
            <w:r w:rsidRPr="00FB3979">
              <w:rPr>
                <w:rFonts w:ascii="Times New Roman" w:eastAsia="標楷體" w:hAnsi="Times New Roman" w:hint="eastAsia"/>
              </w:rPr>
              <w:t>等待回覆頁面，如圖</w:t>
            </w:r>
            <w:r w:rsidR="007141B3">
              <w:rPr>
                <w:rFonts w:ascii="Times New Roman" w:eastAsia="標楷體" w:hAnsi="Times New Roman" w:hint="eastAsia"/>
              </w:rPr>
              <w:t>25</w:t>
            </w:r>
          </w:p>
          <w:p w14:paraId="5B35C052" w14:textId="47B79A4B" w:rsidR="0020777C" w:rsidRPr="00FB3979" w:rsidRDefault="0020777C" w:rsidP="0020777C">
            <w:pPr>
              <w:rPr>
                <w:rFonts w:ascii="Times New Roman" w:eastAsia="標楷體" w:hAnsi="Times New Roman" w:cs="標楷體"/>
              </w:rPr>
            </w:pPr>
            <w:r w:rsidRPr="00FB3979">
              <w:rPr>
                <w:rFonts w:ascii="Times New Roman" w:eastAsia="標楷體" w:hAnsi="Times New Roman" w:hint="eastAsia"/>
              </w:rPr>
              <w:t>已結案頁面，如圖</w:t>
            </w:r>
            <w:r w:rsidR="007141B3">
              <w:rPr>
                <w:rFonts w:ascii="Times New Roman" w:eastAsia="標楷體" w:hAnsi="Times New Roman" w:hint="eastAsia"/>
              </w:rPr>
              <w:t>26</w:t>
            </w:r>
          </w:p>
        </w:tc>
      </w:tr>
      <w:tr w:rsidR="0020777C" w:rsidRPr="00FB3979" w14:paraId="5F4E7354" w14:textId="77777777" w:rsidTr="0020777C">
        <w:trPr>
          <w:trHeight w:val="305"/>
        </w:trPr>
        <w:tc>
          <w:tcPr>
            <w:tcW w:w="1179" w:type="dxa"/>
            <w:tcBorders>
              <w:top w:val="single" w:sz="4" w:space="0" w:color="000000"/>
              <w:left w:val="single" w:sz="4" w:space="0" w:color="000000"/>
              <w:bottom w:val="single" w:sz="4" w:space="0" w:color="000000"/>
              <w:right w:val="single" w:sz="4" w:space="0" w:color="000000"/>
            </w:tcBorders>
            <w:hideMark/>
          </w:tcPr>
          <w:p w14:paraId="3B2D007F" w14:textId="77777777" w:rsidR="0020777C" w:rsidRPr="00FB3979" w:rsidRDefault="0020777C" w:rsidP="0020777C">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5" w:type="dxa"/>
            <w:gridSpan w:val="4"/>
            <w:tcBorders>
              <w:top w:val="single" w:sz="4" w:space="0" w:color="000000"/>
              <w:left w:val="single" w:sz="4" w:space="0" w:color="000000"/>
              <w:bottom w:val="single" w:sz="4" w:space="0" w:color="000000"/>
              <w:right w:val="single" w:sz="4" w:space="0" w:color="000000"/>
            </w:tcBorders>
          </w:tcPr>
          <w:p w14:paraId="4878D9F5" w14:textId="77777777" w:rsidR="0020777C" w:rsidRPr="00FB3979" w:rsidRDefault="0020777C" w:rsidP="0020777C">
            <w:pPr>
              <w:rPr>
                <w:rFonts w:ascii="Times New Roman" w:eastAsia="標楷體" w:hAnsi="Times New Roman" w:cs="標楷體"/>
              </w:rPr>
            </w:pPr>
          </w:p>
        </w:tc>
      </w:tr>
    </w:tbl>
    <w:p w14:paraId="771C68C0"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1C47915D" w14:textId="77777777" w:rsidR="004F6EFD" w:rsidRPr="00FB3979" w:rsidRDefault="004F6EFD" w:rsidP="001B3463">
      <w:pPr>
        <w:rPr>
          <w:rFonts w:ascii="Times New Roman" w:eastAsia="標楷體" w:hAnsi="Times New Roman" w:cs="標楷體"/>
        </w:rPr>
      </w:pPr>
    </w:p>
    <w:p w14:paraId="17EB9154" w14:textId="77777777" w:rsidR="001B3463" w:rsidRPr="00FB3979" w:rsidRDefault="001B3463" w:rsidP="004F6EFD">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8C1F4CA" wp14:editId="19B5F853">
            <wp:extent cx="5499667" cy="2559050"/>
            <wp:effectExtent l="0" t="0" r="6350" b="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428992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8322" cy="2577037"/>
                    </a:xfrm>
                    <a:prstGeom prst="rect">
                      <a:avLst/>
                    </a:prstGeom>
                    <a:noFill/>
                    <a:ln>
                      <a:noFill/>
                    </a:ln>
                  </pic:spPr>
                </pic:pic>
              </a:graphicData>
            </a:graphic>
          </wp:inline>
        </w:drawing>
      </w:r>
    </w:p>
    <w:p w14:paraId="4332F57E" w14:textId="77777777" w:rsidR="001B3463" w:rsidRPr="00FB3979" w:rsidRDefault="001B3463" w:rsidP="004F6EFD">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3A2AFF1" wp14:editId="2A4BD3B4">
            <wp:extent cx="5449172" cy="1245235"/>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
                    <pic:cNvPicPr>
                      <a:picLocks noChangeAspect="1" noChangeArrowheads="1"/>
                    </pic:cNvPicPr>
                  </pic:nvPicPr>
                  <pic:blipFill rotWithShape="1">
                    <a:blip r:embed="rId40">
                      <a:extLst>
                        <a:ext uri="{28A0092B-C50C-407E-A947-70E740481C1C}">
                          <a14:useLocalDpi xmlns:a14="http://schemas.microsoft.com/office/drawing/2010/main" val="0"/>
                        </a:ext>
                      </a:extLst>
                    </a:blip>
                    <a:srcRect l="-31" t="4829" r="31" b="482"/>
                    <a:stretch/>
                  </pic:blipFill>
                  <pic:spPr bwMode="auto">
                    <a:xfrm>
                      <a:off x="0" y="0"/>
                      <a:ext cx="5486212" cy="1253699"/>
                    </a:xfrm>
                    <a:prstGeom prst="rect">
                      <a:avLst/>
                    </a:prstGeom>
                    <a:noFill/>
                    <a:ln>
                      <a:noFill/>
                    </a:ln>
                    <a:extLst>
                      <a:ext uri="{53640926-AAD7-44D8-BBD7-CCE9431645EC}">
                        <a14:shadowObscured xmlns:a14="http://schemas.microsoft.com/office/drawing/2010/main"/>
                      </a:ext>
                    </a:extLst>
                  </pic:spPr>
                </pic:pic>
              </a:graphicData>
            </a:graphic>
          </wp:inline>
        </w:drawing>
      </w:r>
    </w:p>
    <w:p w14:paraId="0872516B" w14:textId="010CCBFA" w:rsidR="004F3E52" w:rsidRPr="00FB3979" w:rsidRDefault="001B3463" w:rsidP="001B3463">
      <w:pPr>
        <w:pStyle w:val="a9"/>
        <w:rPr>
          <w:b/>
          <w:bCs/>
        </w:rPr>
      </w:pPr>
      <w:bookmarkStart w:id="271" w:name="_Toc152716123"/>
      <w:bookmarkStart w:id="272" w:name="_Toc152429932"/>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24</w:t>
      </w:r>
      <w:r w:rsidRPr="00FB3979">
        <w:rPr>
          <w:rFonts w:hint="eastAsia"/>
          <w:b/>
          <w:bCs/>
        </w:rPr>
        <w:fldChar w:fldCharType="end"/>
      </w:r>
      <w:r w:rsidRPr="00FB3979">
        <w:rPr>
          <w:rFonts w:hint="eastAsia"/>
          <w:b/>
          <w:bCs/>
        </w:rPr>
        <w:t xml:space="preserve">  </w:t>
      </w:r>
      <w:r w:rsidRPr="00FB3979">
        <w:rPr>
          <w:rFonts w:hint="eastAsia"/>
          <w:b/>
          <w:bCs/>
        </w:rPr>
        <w:t>等待處理頁面</w:t>
      </w:r>
      <w:bookmarkEnd w:id="271"/>
    </w:p>
    <w:p w14:paraId="1500C289" w14:textId="7BCD2787" w:rsidR="001B3463" w:rsidRPr="00FB3979" w:rsidRDefault="001B3463" w:rsidP="001B3463">
      <w:pPr>
        <w:pStyle w:val="a9"/>
        <w:rPr>
          <w:rFonts w:cs="標楷體"/>
        </w:rPr>
      </w:pPr>
      <w:r w:rsidRPr="00FB3979">
        <w:rPr>
          <w:rFonts w:cs="標楷體" w:hint="eastAsia"/>
        </w:rPr>
        <w:lastRenderedPageBreak/>
        <w:tab/>
      </w:r>
      <w:r w:rsidRPr="00FB3979">
        <w:rPr>
          <w:rFonts w:cs="標楷體"/>
          <w:noProof/>
        </w:rPr>
        <w:drawing>
          <wp:inline distT="0" distB="0" distL="0" distR="0" wp14:anchorId="3DCA8773" wp14:editId="5CC81F1A">
            <wp:extent cx="5604934" cy="2351373"/>
            <wp:effectExtent l="0" t="0" r="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693731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4583" cy="2355421"/>
                    </a:xfrm>
                    <a:prstGeom prst="rect">
                      <a:avLst/>
                    </a:prstGeom>
                    <a:noFill/>
                    <a:ln>
                      <a:noFill/>
                    </a:ln>
                  </pic:spPr>
                </pic:pic>
              </a:graphicData>
            </a:graphic>
          </wp:inline>
        </w:drawing>
      </w:r>
      <w:bookmarkEnd w:id="272"/>
    </w:p>
    <w:p w14:paraId="5933BA7D" w14:textId="7FA91852" w:rsidR="001B3463" w:rsidRPr="00FB3979" w:rsidRDefault="001B3463" w:rsidP="006C59B1">
      <w:pPr>
        <w:pStyle w:val="a9"/>
        <w:widowControl/>
        <w:rPr>
          <w:b/>
          <w:bCs/>
        </w:rPr>
      </w:pPr>
      <w:bookmarkStart w:id="273" w:name="_Toc152429933"/>
      <w:bookmarkStart w:id="274" w:name="_Toc152716124"/>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25</w:t>
      </w:r>
      <w:r w:rsidRPr="00FB3979">
        <w:rPr>
          <w:rFonts w:hint="eastAsia"/>
          <w:b/>
          <w:bCs/>
        </w:rPr>
        <w:fldChar w:fldCharType="end"/>
      </w:r>
      <w:r w:rsidRPr="00FB3979">
        <w:rPr>
          <w:rFonts w:hint="eastAsia"/>
          <w:b/>
          <w:bCs/>
        </w:rPr>
        <w:t xml:space="preserve">  </w:t>
      </w:r>
      <w:r w:rsidRPr="00FB3979">
        <w:rPr>
          <w:rFonts w:hint="eastAsia"/>
          <w:b/>
          <w:bCs/>
        </w:rPr>
        <w:t>等待回覆頁面</w:t>
      </w:r>
      <w:bookmarkEnd w:id="273"/>
      <w:bookmarkEnd w:id="274"/>
    </w:p>
    <w:p w14:paraId="30863A82" w14:textId="77777777" w:rsidR="001B3463" w:rsidRPr="00FB3979" w:rsidRDefault="001B3463" w:rsidP="001B3463">
      <w:pPr>
        <w:tabs>
          <w:tab w:val="left" w:pos="6710"/>
        </w:tabs>
        <w:rPr>
          <w:rFonts w:ascii="Times New Roman" w:eastAsia="標楷體" w:hAnsi="Times New Roman" w:cs="標楷體"/>
        </w:rPr>
      </w:pPr>
    </w:p>
    <w:p w14:paraId="287F52B0" w14:textId="77777777" w:rsidR="001B3463" w:rsidRPr="00FB3979" w:rsidRDefault="001B3463" w:rsidP="001B3463">
      <w:pPr>
        <w:tabs>
          <w:tab w:val="left" w:pos="6710"/>
        </w:tabs>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2D49D14F" wp14:editId="6DA47077">
            <wp:extent cx="5630334" cy="3085789"/>
            <wp:effectExtent l="0" t="0" r="8890" b="635"/>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6235" cy="3089023"/>
                    </a:xfrm>
                    <a:prstGeom prst="rect">
                      <a:avLst/>
                    </a:prstGeom>
                    <a:noFill/>
                    <a:ln>
                      <a:noFill/>
                    </a:ln>
                  </pic:spPr>
                </pic:pic>
              </a:graphicData>
            </a:graphic>
          </wp:inline>
        </w:drawing>
      </w:r>
    </w:p>
    <w:p w14:paraId="3793EC06" w14:textId="79B65656" w:rsidR="001B3463" w:rsidRPr="00FB3979" w:rsidRDefault="001B3463" w:rsidP="006C59B1">
      <w:pPr>
        <w:pStyle w:val="a9"/>
        <w:widowControl/>
        <w:rPr>
          <w:b/>
          <w:bCs/>
        </w:rPr>
      </w:pPr>
      <w:bookmarkStart w:id="275" w:name="_Toc152429934"/>
      <w:bookmarkStart w:id="276" w:name="_Toc152716125"/>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26</w:t>
      </w:r>
      <w:r w:rsidRPr="00FB3979">
        <w:rPr>
          <w:rFonts w:hint="eastAsia"/>
          <w:b/>
          <w:bCs/>
        </w:rPr>
        <w:fldChar w:fldCharType="end"/>
      </w:r>
      <w:r w:rsidRPr="00FB3979">
        <w:rPr>
          <w:rFonts w:hint="eastAsia"/>
          <w:b/>
          <w:bCs/>
        </w:rPr>
        <w:t xml:space="preserve">  </w:t>
      </w:r>
      <w:r w:rsidRPr="00FB3979">
        <w:rPr>
          <w:rFonts w:hint="eastAsia"/>
          <w:b/>
          <w:bCs/>
        </w:rPr>
        <w:t>已結案頁面</w:t>
      </w:r>
      <w:bookmarkEnd w:id="275"/>
      <w:bookmarkEnd w:id="276"/>
    </w:p>
    <w:p w14:paraId="40D283F6" w14:textId="77777777" w:rsidR="001B3463" w:rsidRPr="00FB3979" w:rsidRDefault="001B3463" w:rsidP="006C59B1">
      <w:pPr>
        <w:pStyle w:val="a9"/>
        <w:widowControl/>
        <w:rPr>
          <w:b/>
          <w:bCs/>
        </w:rPr>
      </w:pPr>
    </w:p>
    <w:p w14:paraId="55BD039B" w14:textId="77777777" w:rsidR="007141B3" w:rsidRDefault="007141B3">
      <w:pPr>
        <w:widowControl/>
        <w:rPr>
          <w:rFonts w:ascii="Times New Roman" w:eastAsia="標楷體" w:hAnsi="Times New Roman"/>
        </w:rPr>
      </w:pPr>
      <w:bookmarkStart w:id="277" w:name="_Toc152421483"/>
      <w:bookmarkStart w:id="278" w:name="_Toc152677803"/>
      <w:r>
        <w:rPr>
          <w:b/>
        </w:rPr>
        <w:br w:type="page"/>
      </w:r>
    </w:p>
    <w:p w14:paraId="671D4FC7" w14:textId="597E1A1F" w:rsidR="001B3463" w:rsidRPr="00FB3979" w:rsidRDefault="001B3463" w:rsidP="004B0B24">
      <w:pPr>
        <w:pStyle w:val="4"/>
        <w:ind w:left="720"/>
      </w:pPr>
      <w:r w:rsidRPr="00FB3979">
        <w:rPr>
          <w:rFonts w:hint="eastAsia"/>
        </w:rPr>
        <w:lastRenderedPageBreak/>
        <w:t>1-3-2</w:t>
      </w:r>
      <w:r w:rsidRPr="00FB3979">
        <w:rPr>
          <w:rFonts w:hint="eastAsia"/>
        </w:rPr>
        <w:t>檢視分析</w:t>
      </w:r>
      <w:r w:rsidRPr="00FB3979">
        <w:rPr>
          <w:rFonts w:hint="eastAsia"/>
        </w:rPr>
        <w:t>-</w:t>
      </w:r>
      <w:r w:rsidRPr="00FB3979">
        <w:rPr>
          <w:rFonts w:hint="eastAsia"/>
        </w:rPr>
        <w:t>近期查詢</w:t>
      </w:r>
      <w:bookmarkEnd w:id="277"/>
      <w:bookmarkEnd w:id="278"/>
    </w:p>
    <w:p w14:paraId="79834D8B" w14:textId="77777777" w:rsidR="0020777C" w:rsidRPr="00FB3979" w:rsidRDefault="0020777C" w:rsidP="0020777C">
      <w:pPr>
        <w:rPr>
          <w:rFonts w:ascii="Times New Roman" w:eastAsia="標楷體" w:hAnsi="Times New Roman"/>
        </w:rPr>
      </w:pPr>
    </w:p>
    <w:p w14:paraId="01226D35" w14:textId="30EE8BA6" w:rsidR="0020777C" w:rsidRPr="00FB3979" w:rsidRDefault="0020777C" w:rsidP="004F6EFD">
      <w:pPr>
        <w:pStyle w:val="a9"/>
      </w:pPr>
      <w:bookmarkStart w:id="279" w:name="_Toc152716493"/>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12</w:t>
      </w:r>
      <w:r w:rsidRPr="00FB3979">
        <w:rPr>
          <w:rFonts w:hint="eastAsia"/>
        </w:rPr>
        <w:fldChar w:fldCharType="end"/>
      </w:r>
      <w:r w:rsidRPr="00FB3979">
        <w:rPr>
          <w:rFonts w:hint="eastAsia"/>
        </w:rPr>
        <w:t xml:space="preserve">  1-3-2</w:t>
      </w:r>
      <w:r w:rsidRPr="00FB3979">
        <w:rPr>
          <w:rFonts w:hint="eastAsia"/>
        </w:rPr>
        <w:t>檢視分析</w:t>
      </w:r>
      <w:r w:rsidRPr="00FB3979">
        <w:rPr>
          <w:rFonts w:hint="eastAsia"/>
        </w:rPr>
        <w:t>-</w:t>
      </w:r>
      <w:r w:rsidRPr="00FB3979">
        <w:rPr>
          <w:rFonts w:hint="eastAsia"/>
        </w:rPr>
        <w:t>近期查詢</w:t>
      </w:r>
      <w:bookmarkEnd w:id="279"/>
    </w:p>
    <w:tbl>
      <w:tblPr>
        <w:tblpPr w:leftFromText="180" w:rightFromText="180" w:vertAnchor="text" w:horzAnchor="margin" w:tblpY="36"/>
        <w:tblW w:w="8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3"/>
        <w:gridCol w:w="1732"/>
        <w:gridCol w:w="1462"/>
        <w:gridCol w:w="1463"/>
        <w:gridCol w:w="2929"/>
      </w:tblGrid>
      <w:tr w:rsidR="002C7A56" w:rsidRPr="00FB3979" w14:paraId="475A188F" w14:textId="77777777" w:rsidTr="008D439F">
        <w:trPr>
          <w:trHeight w:val="278"/>
        </w:trPr>
        <w:tc>
          <w:tcPr>
            <w:tcW w:w="8779" w:type="dxa"/>
            <w:gridSpan w:val="5"/>
            <w:tcBorders>
              <w:top w:val="single" w:sz="4" w:space="0" w:color="000000"/>
              <w:left w:val="single" w:sz="4" w:space="0" w:color="000000"/>
              <w:bottom w:val="single" w:sz="4" w:space="0" w:color="000000"/>
              <w:right w:val="single" w:sz="4" w:space="0" w:color="000000"/>
            </w:tcBorders>
            <w:hideMark/>
          </w:tcPr>
          <w:p w14:paraId="275A1EBE"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1-3-1</w:t>
            </w:r>
            <w:r w:rsidRPr="00FB3979">
              <w:rPr>
                <w:rFonts w:ascii="Times New Roman" w:eastAsia="標楷體" w:hAnsi="Times New Roman" w:cs="標楷體" w:hint="eastAsia"/>
              </w:rPr>
              <w:t>檢視分析</w:t>
            </w:r>
            <w:r w:rsidRPr="00FB3979">
              <w:rPr>
                <w:rFonts w:ascii="Times New Roman" w:eastAsia="標楷體" w:hAnsi="Times New Roman" w:cs="標楷體" w:hint="eastAsia"/>
              </w:rPr>
              <w:t>-</w:t>
            </w:r>
            <w:r w:rsidRPr="00FB3979">
              <w:rPr>
                <w:rFonts w:ascii="Times New Roman" w:eastAsia="標楷體" w:hAnsi="Times New Roman" w:cs="標楷體" w:hint="eastAsia"/>
              </w:rPr>
              <w:t>近期查詢</w:t>
            </w:r>
          </w:p>
        </w:tc>
      </w:tr>
      <w:tr w:rsidR="002C7A56" w:rsidRPr="00FB3979" w14:paraId="7F34A339" w14:textId="77777777" w:rsidTr="008D439F">
        <w:trPr>
          <w:trHeight w:val="240"/>
        </w:trPr>
        <w:tc>
          <w:tcPr>
            <w:tcW w:w="8779" w:type="dxa"/>
            <w:gridSpan w:val="5"/>
            <w:tcBorders>
              <w:top w:val="single" w:sz="4" w:space="0" w:color="000000"/>
              <w:left w:val="single" w:sz="4" w:space="0" w:color="000000"/>
              <w:bottom w:val="single" w:sz="4" w:space="0" w:color="000000"/>
              <w:right w:val="single" w:sz="4" w:space="0" w:color="000000"/>
            </w:tcBorders>
            <w:hideMark/>
          </w:tcPr>
          <w:p w14:paraId="666D03B8"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利用分析儀表板可查詢一個月內的處理狀況及責任指派率</w:t>
            </w:r>
          </w:p>
        </w:tc>
      </w:tr>
      <w:tr w:rsidR="002C7A56" w:rsidRPr="00FB3979" w14:paraId="02D44B42" w14:textId="77777777" w:rsidTr="008D439F">
        <w:trPr>
          <w:trHeight w:val="188"/>
        </w:trPr>
        <w:tc>
          <w:tcPr>
            <w:tcW w:w="4387" w:type="dxa"/>
            <w:gridSpan w:val="3"/>
            <w:tcBorders>
              <w:top w:val="single" w:sz="4" w:space="0" w:color="000000"/>
              <w:left w:val="single" w:sz="4" w:space="0" w:color="000000"/>
              <w:bottom w:val="single" w:sz="4" w:space="0" w:color="000000"/>
              <w:right w:val="single" w:sz="4" w:space="0" w:color="000000"/>
            </w:tcBorders>
            <w:hideMark/>
          </w:tcPr>
          <w:p w14:paraId="2166CBCD"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92" w:type="dxa"/>
            <w:gridSpan w:val="2"/>
            <w:tcBorders>
              <w:top w:val="single" w:sz="4" w:space="0" w:color="000000"/>
              <w:left w:val="single" w:sz="4" w:space="0" w:color="000000"/>
              <w:bottom w:val="single" w:sz="4" w:space="0" w:color="000000"/>
              <w:right w:val="single" w:sz="4" w:space="0" w:color="000000"/>
            </w:tcBorders>
            <w:hideMark/>
          </w:tcPr>
          <w:p w14:paraId="7FA54851"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2C7A56" w:rsidRPr="00FB3979" w14:paraId="1F9AB800" w14:textId="77777777" w:rsidTr="008D439F">
        <w:trPr>
          <w:trHeight w:val="58"/>
        </w:trPr>
        <w:tc>
          <w:tcPr>
            <w:tcW w:w="2925" w:type="dxa"/>
            <w:gridSpan w:val="2"/>
            <w:tcBorders>
              <w:top w:val="single" w:sz="4" w:space="0" w:color="000000"/>
              <w:left w:val="single" w:sz="4" w:space="0" w:color="000000"/>
              <w:bottom w:val="single" w:sz="4" w:space="0" w:color="000000"/>
              <w:right w:val="single" w:sz="4" w:space="0" w:color="000000"/>
            </w:tcBorders>
            <w:hideMark/>
          </w:tcPr>
          <w:p w14:paraId="2557D1F5"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25" w:type="dxa"/>
            <w:gridSpan w:val="2"/>
            <w:tcBorders>
              <w:top w:val="single" w:sz="4" w:space="0" w:color="000000"/>
              <w:left w:val="single" w:sz="4" w:space="0" w:color="000000"/>
              <w:bottom w:val="single" w:sz="4" w:space="0" w:color="000000"/>
              <w:right w:val="single" w:sz="4" w:space="0" w:color="000000"/>
            </w:tcBorders>
            <w:hideMark/>
          </w:tcPr>
          <w:p w14:paraId="351E7993"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29" w:type="dxa"/>
            <w:tcBorders>
              <w:top w:val="single" w:sz="4" w:space="0" w:color="000000"/>
              <w:left w:val="single" w:sz="4" w:space="0" w:color="000000"/>
              <w:bottom w:val="single" w:sz="4" w:space="0" w:color="000000"/>
              <w:right w:val="single" w:sz="4" w:space="0" w:color="000000"/>
            </w:tcBorders>
            <w:hideMark/>
          </w:tcPr>
          <w:p w14:paraId="6D2AD783"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2C7A56" w:rsidRPr="00FB3979" w14:paraId="518DD422" w14:textId="77777777" w:rsidTr="002C7A56">
        <w:trPr>
          <w:trHeight w:val="1081"/>
        </w:trPr>
        <w:tc>
          <w:tcPr>
            <w:tcW w:w="2925" w:type="dxa"/>
            <w:gridSpan w:val="2"/>
            <w:tcBorders>
              <w:top w:val="single" w:sz="4" w:space="0" w:color="000000"/>
              <w:left w:val="single" w:sz="4" w:space="0" w:color="000000"/>
              <w:bottom w:val="single" w:sz="4" w:space="0" w:color="000000"/>
              <w:right w:val="single" w:sz="4" w:space="0" w:color="000000"/>
            </w:tcBorders>
            <w:hideMark/>
          </w:tcPr>
          <w:p w14:paraId="0D9191C6"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滑鼠點選</w:t>
            </w:r>
          </w:p>
          <w:p w14:paraId="24920E21" w14:textId="77777777" w:rsidR="002C7A56" w:rsidRPr="00FB3979" w:rsidRDefault="002C7A56" w:rsidP="002C7A56">
            <w:pPr>
              <w:tabs>
                <w:tab w:val="center" w:pos="1274"/>
              </w:tabs>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近期查詢</w:t>
            </w:r>
          </w:p>
          <w:p w14:paraId="1234E07B" w14:textId="77777777" w:rsidR="002C7A56" w:rsidRPr="00FB3979" w:rsidRDefault="002C7A56" w:rsidP="002C7A56">
            <w:pPr>
              <w:rPr>
                <w:rFonts w:ascii="Times New Roman" w:eastAsia="標楷體" w:hAnsi="Times New Roman"/>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統計期間</w:t>
            </w:r>
          </w:p>
        </w:tc>
        <w:tc>
          <w:tcPr>
            <w:tcW w:w="2925" w:type="dxa"/>
            <w:gridSpan w:val="2"/>
            <w:tcBorders>
              <w:top w:val="single" w:sz="4" w:space="0" w:color="000000"/>
              <w:left w:val="single" w:sz="4" w:space="0" w:color="000000"/>
              <w:bottom w:val="single" w:sz="4" w:space="0" w:color="000000"/>
              <w:right w:val="single" w:sz="4" w:space="0" w:color="000000"/>
            </w:tcBorders>
          </w:tcPr>
          <w:p w14:paraId="11949605" w14:textId="77777777" w:rsidR="002C7A56" w:rsidRPr="00FB3979" w:rsidRDefault="002C7A56" w:rsidP="002C7A56">
            <w:pPr>
              <w:rPr>
                <w:rFonts w:ascii="Times New Roman" w:eastAsia="標楷體" w:hAnsi="Times New Roman" w:cs="標楷體"/>
              </w:rPr>
            </w:pPr>
          </w:p>
          <w:p w14:paraId="0C4BEE4C"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根據選擇條件篩選出期間內的所有申報單</w:t>
            </w:r>
          </w:p>
        </w:tc>
        <w:tc>
          <w:tcPr>
            <w:tcW w:w="2929" w:type="dxa"/>
            <w:tcBorders>
              <w:top w:val="single" w:sz="4" w:space="0" w:color="000000"/>
              <w:left w:val="single" w:sz="4" w:space="0" w:color="000000"/>
              <w:bottom w:val="single" w:sz="4" w:space="0" w:color="000000"/>
              <w:right w:val="single" w:sz="4" w:space="0" w:color="000000"/>
            </w:tcBorders>
            <w:hideMark/>
          </w:tcPr>
          <w:p w14:paraId="5801A117"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顯示近一個月的每日處理狀況的長條圖，還有指派分布</w:t>
            </w:r>
            <w:proofErr w:type="gramStart"/>
            <w:r w:rsidRPr="00FB3979">
              <w:rPr>
                <w:rFonts w:ascii="Times New Roman" w:eastAsia="標楷體" w:hAnsi="Times New Roman" w:cs="標楷體" w:hint="eastAsia"/>
              </w:rPr>
              <w:t>圓餅圖</w:t>
            </w:r>
            <w:proofErr w:type="gramEnd"/>
          </w:p>
        </w:tc>
      </w:tr>
      <w:tr w:rsidR="002C7A56" w:rsidRPr="00FB3979" w14:paraId="40DCF72E" w14:textId="77777777" w:rsidTr="008D439F">
        <w:trPr>
          <w:trHeight w:val="198"/>
        </w:trPr>
        <w:tc>
          <w:tcPr>
            <w:tcW w:w="1193" w:type="dxa"/>
            <w:tcBorders>
              <w:top w:val="single" w:sz="4" w:space="0" w:color="000000"/>
              <w:left w:val="single" w:sz="4" w:space="0" w:color="000000"/>
              <w:bottom w:val="single" w:sz="4" w:space="0" w:color="000000"/>
              <w:right w:val="single" w:sz="4" w:space="0" w:color="000000"/>
            </w:tcBorders>
            <w:hideMark/>
          </w:tcPr>
          <w:p w14:paraId="491001F4"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86" w:type="dxa"/>
            <w:gridSpan w:val="4"/>
            <w:tcBorders>
              <w:top w:val="single" w:sz="4" w:space="0" w:color="000000"/>
              <w:left w:val="single" w:sz="4" w:space="0" w:color="000000"/>
              <w:bottom w:val="single" w:sz="4" w:space="0" w:color="000000"/>
              <w:right w:val="single" w:sz="4" w:space="0" w:color="000000"/>
            </w:tcBorders>
          </w:tcPr>
          <w:p w14:paraId="0627D32C" w14:textId="77777777" w:rsidR="002C7A56" w:rsidRPr="00FB3979" w:rsidRDefault="002C7A56" w:rsidP="002C7A56">
            <w:pPr>
              <w:rPr>
                <w:rFonts w:ascii="Times New Roman" w:eastAsia="標楷體" w:hAnsi="Times New Roman" w:cs="標楷體"/>
              </w:rPr>
            </w:pPr>
          </w:p>
        </w:tc>
      </w:tr>
    </w:tbl>
    <w:p w14:paraId="37394005"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39AE18A2" w14:textId="77777777" w:rsidR="002C7A56" w:rsidRPr="00FB3979" w:rsidRDefault="002C7A56" w:rsidP="001B3463">
      <w:pPr>
        <w:rPr>
          <w:rFonts w:ascii="Times New Roman" w:eastAsia="標楷體" w:hAnsi="Times New Roman" w:cs="標楷體"/>
        </w:rPr>
      </w:pPr>
    </w:p>
    <w:p w14:paraId="53255D88" w14:textId="427F6AC4"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15822219" wp14:editId="5E8B9821">
            <wp:extent cx="5559808" cy="4597400"/>
            <wp:effectExtent l="0" t="0" r="3175"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0073329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2025" cy="4615771"/>
                    </a:xfrm>
                    <a:prstGeom prst="rect">
                      <a:avLst/>
                    </a:prstGeom>
                    <a:noFill/>
                    <a:ln>
                      <a:noFill/>
                    </a:ln>
                  </pic:spPr>
                </pic:pic>
              </a:graphicData>
            </a:graphic>
          </wp:inline>
        </w:drawing>
      </w:r>
    </w:p>
    <w:p w14:paraId="5B820A17" w14:textId="5BBF6285" w:rsidR="001B3463" w:rsidRPr="00FB3979" w:rsidRDefault="001B3463" w:rsidP="006C59B1">
      <w:pPr>
        <w:pStyle w:val="a9"/>
        <w:widowControl/>
        <w:rPr>
          <w:b/>
          <w:bCs/>
        </w:rPr>
      </w:pPr>
      <w:bookmarkStart w:id="280" w:name="_Toc152429935"/>
      <w:bookmarkStart w:id="281" w:name="_Toc152716126"/>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27</w:t>
      </w:r>
      <w:r w:rsidRPr="00FB3979">
        <w:rPr>
          <w:rFonts w:hint="eastAsia"/>
          <w:b/>
          <w:bCs/>
        </w:rPr>
        <w:fldChar w:fldCharType="end"/>
      </w:r>
      <w:r w:rsidRPr="00FB3979">
        <w:rPr>
          <w:rFonts w:hint="eastAsia"/>
          <w:b/>
          <w:bCs/>
        </w:rPr>
        <w:t xml:space="preserve">  </w:t>
      </w:r>
      <w:r w:rsidRPr="00FB3979">
        <w:rPr>
          <w:rFonts w:hint="eastAsia"/>
          <w:b/>
          <w:bCs/>
        </w:rPr>
        <w:t>近期查詢</w:t>
      </w:r>
      <w:bookmarkEnd w:id="280"/>
      <w:bookmarkEnd w:id="281"/>
    </w:p>
    <w:p w14:paraId="5D3BEDE3" w14:textId="041CE27B" w:rsidR="001B3463" w:rsidRPr="008D439F" w:rsidRDefault="008D439F" w:rsidP="008D439F">
      <w:pPr>
        <w:widowControl/>
        <w:rPr>
          <w:rFonts w:ascii="Times New Roman" w:eastAsia="標楷體" w:hAnsi="Times New Roman"/>
          <w:b/>
          <w:bCs/>
        </w:rPr>
      </w:pPr>
      <w:r>
        <w:rPr>
          <w:b/>
          <w:bCs/>
        </w:rPr>
        <w:br w:type="page"/>
      </w:r>
    </w:p>
    <w:p w14:paraId="2B81A8D0" w14:textId="526B6E9B" w:rsidR="001B3463" w:rsidRPr="00FB3979" w:rsidRDefault="001B3463" w:rsidP="00C4723A">
      <w:pPr>
        <w:pStyle w:val="4"/>
        <w:ind w:left="720"/>
      </w:pPr>
      <w:bookmarkStart w:id="282" w:name="_Toc152421484"/>
      <w:bookmarkStart w:id="283" w:name="_Toc152677804"/>
      <w:r w:rsidRPr="00FB3979">
        <w:rPr>
          <w:rFonts w:hint="eastAsia"/>
        </w:rPr>
        <w:lastRenderedPageBreak/>
        <w:t>1-3-3</w:t>
      </w:r>
      <w:r w:rsidRPr="00FB3979">
        <w:rPr>
          <w:rFonts w:hint="eastAsia"/>
        </w:rPr>
        <w:t>檢視分析</w:t>
      </w:r>
      <w:r w:rsidRPr="00FB3979">
        <w:rPr>
          <w:rFonts w:hint="eastAsia"/>
        </w:rPr>
        <w:t>-</w:t>
      </w:r>
      <w:r w:rsidRPr="00FB3979">
        <w:rPr>
          <w:rFonts w:hint="eastAsia"/>
        </w:rPr>
        <w:t>指定日期</w:t>
      </w:r>
      <w:bookmarkEnd w:id="282"/>
      <w:bookmarkEnd w:id="283"/>
    </w:p>
    <w:p w14:paraId="0017E228" w14:textId="77777777" w:rsidR="0020777C" w:rsidRPr="00FB3979" w:rsidRDefault="0020777C" w:rsidP="0020777C">
      <w:pPr>
        <w:rPr>
          <w:rFonts w:ascii="Times New Roman" w:eastAsia="標楷體" w:hAnsi="Times New Roman"/>
        </w:rPr>
      </w:pPr>
    </w:p>
    <w:tbl>
      <w:tblPr>
        <w:tblpPr w:leftFromText="180" w:rightFromText="180" w:vertAnchor="text" w:horzAnchor="margin" w:tblpY="418"/>
        <w:tblW w:w="8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6"/>
        <w:gridCol w:w="1763"/>
        <w:gridCol w:w="1491"/>
        <w:gridCol w:w="1488"/>
        <w:gridCol w:w="2876"/>
      </w:tblGrid>
      <w:tr w:rsidR="002C7A56" w:rsidRPr="00FB3979" w14:paraId="15731924" w14:textId="77777777" w:rsidTr="002C7A56">
        <w:trPr>
          <w:trHeight w:val="319"/>
        </w:trPr>
        <w:tc>
          <w:tcPr>
            <w:tcW w:w="8834" w:type="dxa"/>
            <w:gridSpan w:val="5"/>
            <w:tcBorders>
              <w:top w:val="single" w:sz="4" w:space="0" w:color="000000"/>
              <w:left w:val="single" w:sz="4" w:space="0" w:color="000000"/>
              <w:bottom w:val="single" w:sz="4" w:space="0" w:color="000000"/>
              <w:right w:val="single" w:sz="4" w:space="0" w:color="000000"/>
            </w:tcBorders>
            <w:hideMark/>
          </w:tcPr>
          <w:p w14:paraId="7E4AC4F6"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1-3-2</w:t>
            </w:r>
            <w:r w:rsidRPr="00FB3979">
              <w:rPr>
                <w:rFonts w:ascii="Times New Roman" w:eastAsia="標楷體" w:hAnsi="Times New Roman" w:cs="標楷體" w:hint="eastAsia"/>
              </w:rPr>
              <w:t>檢視分析</w:t>
            </w:r>
            <w:r w:rsidRPr="00FB3979">
              <w:rPr>
                <w:rFonts w:ascii="Times New Roman" w:eastAsia="標楷體" w:hAnsi="Times New Roman" w:cs="標楷體" w:hint="eastAsia"/>
              </w:rPr>
              <w:t>-</w:t>
            </w:r>
            <w:r w:rsidRPr="00FB3979">
              <w:rPr>
                <w:rFonts w:ascii="Times New Roman" w:eastAsia="標楷體" w:hAnsi="Times New Roman" w:cs="標楷體" w:hint="eastAsia"/>
              </w:rPr>
              <w:t>指定日期</w:t>
            </w:r>
          </w:p>
        </w:tc>
      </w:tr>
      <w:tr w:rsidR="002C7A56" w:rsidRPr="00FB3979" w14:paraId="18DBE977" w14:textId="77777777" w:rsidTr="002C7A56">
        <w:trPr>
          <w:trHeight w:val="230"/>
        </w:trPr>
        <w:tc>
          <w:tcPr>
            <w:tcW w:w="8834" w:type="dxa"/>
            <w:gridSpan w:val="5"/>
            <w:tcBorders>
              <w:top w:val="single" w:sz="4" w:space="0" w:color="000000"/>
              <w:left w:val="single" w:sz="4" w:space="0" w:color="000000"/>
              <w:bottom w:val="single" w:sz="4" w:space="0" w:color="000000"/>
              <w:right w:val="single" w:sz="4" w:space="0" w:color="000000"/>
            </w:tcBorders>
            <w:hideMark/>
          </w:tcPr>
          <w:p w14:paraId="7B9832A5"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利用分析儀表板可查詢指定年</w:t>
            </w:r>
            <w:r w:rsidRPr="00FB3979">
              <w:rPr>
                <w:rFonts w:ascii="Times New Roman" w:eastAsia="標楷體" w:hAnsi="Times New Roman" w:cs="標楷體" w:hint="eastAsia"/>
              </w:rPr>
              <w:t>/</w:t>
            </w:r>
            <w:r w:rsidRPr="00FB3979">
              <w:rPr>
                <w:rFonts w:ascii="Times New Roman" w:eastAsia="標楷體" w:hAnsi="Times New Roman" w:cs="標楷體" w:hint="eastAsia"/>
              </w:rPr>
              <w:t>月份的每日處理狀況及負責指派分布</w:t>
            </w:r>
          </w:p>
        </w:tc>
      </w:tr>
      <w:tr w:rsidR="002C7A56" w:rsidRPr="00FB3979" w14:paraId="29EBAA81" w14:textId="77777777" w:rsidTr="002C7A56">
        <w:trPr>
          <w:trHeight w:val="319"/>
        </w:trPr>
        <w:tc>
          <w:tcPr>
            <w:tcW w:w="4470" w:type="dxa"/>
            <w:gridSpan w:val="3"/>
            <w:tcBorders>
              <w:top w:val="single" w:sz="4" w:space="0" w:color="000000"/>
              <w:left w:val="single" w:sz="4" w:space="0" w:color="000000"/>
              <w:bottom w:val="single" w:sz="4" w:space="0" w:color="000000"/>
              <w:right w:val="single" w:sz="4" w:space="0" w:color="000000"/>
            </w:tcBorders>
            <w:hideMark/>
          </w:tcPr>
          <w:p w14:paraId="47984815"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64" w:type="dxa"/>
            <w:gridSpan w:val="2"/>
            <w:tcBorders>
              <w:top w:val="single" w:sz="4" w:space="0" w:color="000000"/>
              <w:left w:val="single" w:sz="4" w:space="0" w:color="000000"/>
              <w:bottom w:val="single" w:sz="4" w:space="0" w:color="000000"/>
              <w:right w:val="single" w:sz="4" w:space="0" w:color="000000"/>
            </w:tcBorders>
            <w:hideMark/>
          </w:tcPr>
          <w:p w14:paraId="38121CE7"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2C7A56" w:rsidRPr="00FB3979" w14:paraId="0663C572" w14:textId="77777777" w:rsidTr="002C7A56">
        <w:trPr>
          <w:trHeight w:val="335"/>
        </w:trPr>
        <w:tc>
          <w:tcPr>
            <w:tcW w:w="2979" w:type="dxa"/>
            <w:gridSpan w:val="2"/>
            <w:tcBorders>
              <w:top w:val="single" w:sz="4" w:space="0" w:color="000000"/>
              <w:left w:val="single" w:sz="4" w:space="0" w:color="000000"/>
              <w:bottom w:val="single" w:sz="4" w:space="0" w:color="000000"/>
              <w:right w:val="single" w:sz="4" w:space="0" w:color="000000"/>
            </w:tcBorders>
            <w:hideMark/>
          </w:tcPr>
          <w:p w14:paraId="50F8CF82"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79" w:type="dxa"/>
            <w:gridSpan w:val="2"/>
            <w:tcBorders>
              <w:top w:val="single" w:sz="4" w:space="0" w:color="000000"/>
              <w:left w:val="single" w:sz="4" w:space="0" w:color="000000"/>
              <w:bottom w:val="single" w:sz="4" w:space="0" w:color="000000"/>
              <w:right w:val="single" w:sz="4" w:space="0" w:color="000000"/>
            </w:tcBorders>
            <w:hideMark/>
          </w:tcPr>
          <w:p w14:paraId="743D945A"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76" w:type="dxa"/>
            <w:tcBorders>
              <w:top w:val="single" w:sz="4" w:space="0" w:color="000000"/>
              <w:left w:val="single" w:sz="4" w:space="0" w:color="000000"/>
              <w:bottom w:val="single" w:sz="4" w:space="0" w:color="000000"/>
              <w:right w:val="single" w:sz="4" w:space="0" w:color="000000"/>
            </w:tcBorders>
            <w:hideMark/>
          </w:tcPr>
          <w:p w14:paraId="797130A3"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2C7A56" w:rsidRPr="00FB3979" w14:paraId="7BCEBA55" w14:textId="77777777" w:rsidTr="002C7A56">
        <w:trPr>
          <w:trHeight w:val="732"/>
        </w:trPr>
        <w:tc>
          <w:tcPr>
            <w:tcW w:w="2979" w:type="dxa"/>
            <w:gridSpan w:val="2"/>
            <w:tcBorders>
              <w:top w:val="single" w:sz="4" w:space="0" w:color="000000"/>
              <w:left w:val="single" w:sz="4" w:space="0" w:color="000000"/>
              <w:bottom w:val="single" w:sz="4" w:space="0" w:color="000000"/>
              <w:right w:val="single" w:sz="4" w:space="0" w:color="000000"/>
            </w:tcBorders>
            <w:hideMark/>
          </w:tcPr>
          <w:p w14:paraId="3C9A4D01"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滑鼠點選</w:t>
            </w:r>
          </w:p>
          <w:p w14:paraId="0688E7BF" w14:textId="77777777" w:rsidR="002C7A56" w:rsidRPr="00FB3979" w:rsidRDefault="002C7A56" w:rsidP="002C7A56">
            <w:pPr>
              <w:tabs>
                <w:tab w:val="center" w:pos="1274"/>
              </w:tabs>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指定日期</w:t>
            </w:r>
          </w:p>
          <w:p w14:paraId="4D2F4FB2" w14:textId="77777777" w:rsidR="002C7A56" w:rsidRPr="00FB3979" w:rsidRDefault="002C7A56" w:rsidP="002C7A56">
            <w:pPr>
              <w:tabs>
                <w:tab w:val="center" w:pos="1274"/>
              </w:tabs>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統計年份</w:t>
            </w:r>
          </w:p>
          <w:p w14:paraId="2B113A2E" w14:textId="77777777" w:rsidR="002C7A56" w:rsidRPr="00FB3979" w:rsidRDefault="002C7A56" w:rsidP="002C7A56">
            <w:pPr>
              <w:rPr>
                <w:rFonts w:ascii="Times New Roman" w:eastAsia="標楷體" w:hAnsi="Times New Roman"/>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統計月份</w:t>
            </w:r>
          </w:p>
        </w:tc>
        <w:tc>
          <w:tcPr>
            <w:tcW w:w="2979" w:type="dxa"/>
            <w:gridSpan w:val="2"/>
            <w:tcBorders>
              <w:top w:val="single" w:sz="4" w:space="0" w:color="000000"/>
              <w:left w:val="single" w:sz="4" w:space="0" w:color="000000"/>
              <w:bottom w:val="single" w:sz="4" w:space="0" w:color="000000"/>
              <w:right w:val="single" w:sz="4" w:space="0" w:color="000000"/>
            </w:tcBorders>
          </w:tcPr>
          <w:p w14:paraId="4EF1BA5F" w14:textId="77777777" w:rsidR="002C7A56" w:rsidRPr="00FB3979" w:rsidRDefault="002C7A56" w:rsidP="002C7A56">
            <w:pPr>
              <w:rPr>
                <w:rFonts w:ascii="Times New Roman" w:eastAsia="標楷體" w:hAnsi="Times New Roman" w:cs="標楷體"/>
              </w:rPr>
            </w:pPr>
          </w:p>
          <w:p w14:paraId="2A87A92D"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根據選擇條件篩選出期間內的所有申報單</w:t>
            </w:r>
          </w:p>
        </w:tc>
        <w:tc>
          <w:tcPr>
            <w:tcW w:w="2876" w:type="dxa"/>
            <w:tcBorders>
              <w:top w:val="single" w:sz="4" w:space="0" w:color="000000"/>
              <w:left w:val="single" w:sz="4" w:space="0" w:color="000000"/>
              <w:bottom w:val="single" w:sz="4" w:space="0" w:color="000000"/>
              <w:right w:val="single" w:sz="4" w:space="0" w:color="000000"/>
            </w:tcBorders>
            <w:hideMark/>
          </w:tcPr>
          <w:p w14:paraId="3171F4F2" w14:textId="77777777" w:rsidR="002C7A56" w:rsidRPr="00FB3979" w:rsidRDefault="002C7A56" w:rsidP="002C7A56">
            <w:pPr>
              <w:rPr>
                <w:rFonts w:ascii="Times New Roman" w:eastAsia="標楷體" w:hAnsi="Times New Roman" w:cs="標楷體"/>
              </w:rPr>
            </w:pPr>
            <w:r w:rsidRPr="00FB3979">
              <w:rPr>
                <w:rFonts w:ascii="Times New Roman" w:eastAsia="標楷體" w:hAnsi="Times New Roman" w:cs="標楷體" w:hint="eastAsia"/>
              </w:rPr>
              <w:t>顯示指定年</w:t>
            </w:r>
            <w:r w:rsidRPr="00FB3979">
              <w:rPr>
                <w:rFonts w:ascii="Times New Roman" w:eastAsia="標楷體" w:hAnsi="Times New Roman" w:cs="標楷體" w:hint="eastAsia"/>
              </w:rPr>
              <w:t>/</w:t>
            </w:r>
            <w:r w:rsidRPr="00FB3979">
              <w:rPr>
                <w:rFonts w:ascii="Times New Roman" w:eastAsia="標楷體" w:hAnsi="Times New Roman" w:cs="標楷體" w:hint="eastAsia"/>
              </w:rPr>
              <w:t>月份的每日處理狀況的長條圖，還有指派分布</w:t>
            </w:r>
            <w:proofErr w:type="gramStart"/>
            <w:r w:rsidRPr="00FB3979">
              <w:rPr>
                <w:rFonts w:ascii="Times New Roman" w:eastAsia="標楷體" w:hAnsi="Times New Roman" w:cs="標楷體" w:hint="eastAsia"/>
              </w:rPr>
              <w:t>圓餅圖</w:t>
            </w:r>
            <w:proofErr w:type="gramEnd"/>
          </w:p>
        </w:tc>
      </w:tr>
      <w:tr w:rsidR="002C7A56" w:rsidRPr="00FB3979" w14:paraId="4028A82B" w14:textId="77777777" w:rsidTr="002C7A56">
        <w:trPr>
          <w:trHeight w:val="319"/>
        </w:trPr>
        <w:tc>
          <w:tcPr>
            <w:tcW w:w="1216" w:type="dxa"/>
            <w:tcBorders>
              <w:top w:val="single" w:sz="4" w:space="0" w:color="000000"/>
              <w:left w:val="single" w:sz="4" w:space="0" w:color="000000"/>
              <w:bottom w:val="single" w:sz="4" w:space="0" w:color="000000"/>
              <w:right w:val="single" w:sz="4" w:space="0" w:color="000000"/>
            </w:tcBorders>
            <w:hideMark/>
          </w:tcPr>
          <w:p w14:paraId="44CF4797" w14:textId="77777777" w:rsidR="002C7A56" w:rsidRPr="00FB3979" w:rsidRDefault="002C7A56" w:rsidP="002C7A56">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8" w:type="dxa"/>
            <w:gridSpan w:val="4"/>
            <w:tcBorders>
              <w:top w:val="single" w:sz="4" w:space="0" w:color="000000"/>
              <w:left w:val="single" w:sz="4" w:space="0" w:color="000000"/>
              <w:bottom w:val="single" w:sz="4" w:space="0" w:color="000000"/>
              <w:right w:val="single" w:sz="4" w:space="0" w:color="000000"/>
            </w:tcBorders>
          </w:tcPr>
          <w:p w14:paraId="5EFA374F" w14:textId="77777777" w:rsidR="002C7A56" w:rsidRPr="00FB3979" w:rsidRDefault="002C7A56" w:rsidP="002C7A56">
            <w:pPr>
              <w:rPr>
                <w:rFonts w:ascii="Times New Roman" w:eastAsia="標楷體" w:hAnsi="Times New Roman" w:cs="標楷體"/>
              </w:rPr>
            </w:pPr>
          </w:p>
        </w:tc>
      </w:tr>
    </w:tbl>
    <w:p w14:paraId="09EF79A1" w14:textId="2ECEF90E" w:rsidR="0020777C" w:rsidRPr="00FB3979" w:rsidRDefault="0020777C" w:rsidP="0020777C">
      <w:pPr>
        <w:pStyle w:val="a9"/>
      </w:pPr>
      <w:bookmarkStart w:id="284" w:name="_Toc152716494"/>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13</w:t>
      </w:r>
      <w:r w:rsidRPr="00FB3979">
        <w:rPr>
          <w:rFonts w:hint="eastAsia"/>
        </w:rPr>
        <w:fldChar w:fldCharType="end"/>
      </w:r>
      <w:r w:rsidRPr="00FB3979">
        <w:rPr>
          <w:rFonts w:hint="eastAsia"/>
        </w:rPr>
        <w:t xml:space="preserve">  1-3-3</w:t>
      </w:r>
      <w:r w:rsidRPr="00FB3979">
        <w:rPr>
          <w:rFonts w:hint="eastAsia"/>
        </w:rPr>
        <w:t>檢視分析</w:t>
      </w:r>
      <w:r w:rsidRPr="00FB3979">
        <w:rPr>
          <w:rFonts w:hint="eastAsia"/>
        </w:rPr>
        <w:t>-</w:t>
      </w:r>
      <w:r w:rsidRPr="00FB3979">
        <w:rPr>
          <w:rFonts w:hint="eastAsia"/>
        </w:rPr>
        <w:t>指定日期</w:t>
      </w:r>
      <w:bookmarkEnd w:id="284"/>
    </w:p>
    <w:p w14:paraId="07FD8126" w14:textId="20D11DC0" w:rsidR="002C7A56" w:rsidRPr="00FB3979" w:rsidRDefault="000D3279"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7DA23008" w14:textId="0F949141" w:rsidR="008914E0" w:rsidRPr="00FB3979" w:rsidRDefault="000D3279" w:rsidP="00960378">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0461E13B" wp14:editId="49C2FD9F">
            <wp:extent cx="4009390" cy="3495239"/>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rotWithShape="1">
                    <a:blip r:embed="rId44">
                      <a:extLst>
                        <a:ext uri="{28A0092B-C50C-407E-A947-70E740481C1C}">
                          <a14:useLocalDpi xmlns:a14="http://schemas.microsoft.com/office/drawing/2010/main" val="0"/>
                        </a:ext>
                      </a:extLst>
                    </a:blip>
                    <a:srcRect l="-160" t="-2079" r="3339" b="2079"/>
                    <a:stretch/>
                  </pic:blipFill>
                  <pic:spPr bwMode="auto">
                    <a:xfrm>
                      <a:off x="0" y="0"/>
                      <a:ext cx="4155687" cy="3622775"/>
                    </a:xfrm>
                    <a:prstGeom prst="rect">
                      <a:avLst/>
                    </a:prstGeom>
                    <a:noFill/>
                    <a:ln>
                      <a:noFill/>
                    </a:ln>
                    <a:extLst>
                      <a:ext uri="{53640926-AAD7-44D8-BBD7-CCE9431645EC}">
                        <a14:shadowObscured xmlns:a14="http://schemas.microsoft.com/office/drawing/2010/main"/>
                      </a:ext>
                    </a:extLst>
                  </pic:spPr>
                </pic:pic>
              </a:graphicData>
            </a:graphic>
          </wp:inline>
        </w:drawing>
      </w:r>
    </w:p>
    <w:p w14:paraId="5492A152" w14:textId="2449123E" w:rsidR="001B3463" w:rsidRPr="00FB3979" w:rsidRDefault="000D3279" w:rsidP="00297D6A">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0EBCEDD0" wp14:editId="08BA855B">
            <wp:extent cx="3886721" cy="2406650"/>
            <wp:effectExtent l="0" t="0" r="0" b="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81276924"/>
                    <pic:cNvPicPr>
                      <a:picLocks noChangeAspect="1" noChangeArrowheads="1"/>
                    </pic:cNvPicPr>
                  </pic:nvPicPr>
                  <pic:blipFill rotWithShape="1">
                    <a:blip r:embed="rId45">
                      <a:extLst>
                        <a:ext uri="{28A0092B-C50C-407E-A947-70E740481C1C}">
                          <a14:useLocalDpi xmlns:a14="http://schemas.microsoft.com/office/drawing/2010/main" val="0"/>
                        </a:ext>
                      </a:extLst>
                    </a:blip>
                    <a:srcRect l="-1" t="2412" r="1576" b="13789"/>
                    <a:stretch/>
                  </pic:blipFill>
                  <pic:spPr bwMode="auto">
                    <a:xfrm>
                      <a:off x="0" y="0"/>
                      <a:ext cx="4124721" cy="2554019"/>
                    </a:xfrm>
                    <a:prstGeom prst="rect">
                      <a:avLst/>
                    </a:prstGeom>
                    <a:noFill/>
                    <a:ln>
                      <a:noFill/>
                    </a:ln>
                    <a:extLst>
                      <a:ext uri="{53640926-AAD7-44D8-BBD7-CCE9431645EC}">
                        <a14:shadowObscured xmlns:a14="http://schemas.microsoft.com/office/drawing/2010/main"/>
                      </a:ext>
                    </a:extLst>
                  </pic:spPr>
                </pic:pic>
              </a:graphicData>
            </a:graphic>
          </wp:inline>
        </w:drawing>
      </w:r>
    </w:p>
    <w:p w14:paraId="510B80D7" w14:textId="10EA148A" w:rsidR="001B3463" w:rsidRPr="00FB3979" w:rsidRDefault="001B3463" w:rsidP="00960378">
      <w:pPr>
        <w:pStyle w:val="a9"/>
        <w:widowControl/>
        <w:rPr>
          <w:b/>
          <w:bCs/>
        </w:rPr>
      </w:pPr>
      <w:bookmarkStart w:id="285" w:name="_Toc152429936"/>
      <w:bookmarkStart w:id="286" w:name="_Toc152716127"/>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28</w:t>
      </w:r>
      <w:r w:rsidRPr="00FB3979">
        <w:rPr>
          <w:rFonts w:hint="eastAsia"/>
          <w:b/>
          <w:bCs/>
        </w:rPr>
        <w:fldChar w:fldCharType="end"/>
      </w:r>
      <w:r w:rsidRPr="00FB3979">
        <w:rPr>
          <w:rFonts w:hint="eastAsia"/>
          <w:b/>
          <w:bCs/>
        </w:rPr>
        <w:t xml:space="preserve">  </w:t>
      </w:r>
      <w:r w:rsidRPr="00FB3979">
        <w:rPr>
          <w:rFonts w:hint="eastAsia"/>
          <w:b/>
          <w:bCs/>
        </w:rPr>
        <w:t>指定日期</w:t>
      </w:r>
      <w:bookmarkEnd w:id="285"/>
      <w:bookmarkEnd w:id="286"/>
    </w:p>
    <w:p w14:paraId="37DDEFD5" w14:textId="172A73AF" w:rsidR="001B3463" w:rsidRPr="00FB3979" w:rsidRDefault="001B3463" w:rsidP="00C4723A">
      <w:pPr>
        <w:pStyle w:val="4"/>
        <w:ind w:left="720"/>
      </w:pPr>
      <w:bookmarkStart w:id="287" w:name="_Toc152421485"/>
      <w:bookmarkStart w:id="288" w:name="_Toc152677805"/>
      <w:r w:rsidRPr="00FB3979">
        <w:rPr>
          <w:rFonts w:hint="eastAsia"/>
        </w:rPr>
        <w:lastRenderedPageBreak/>
        <w:t xml:space="preserve">1-3-4 </w:t>
      </w:r>
      <w:r w:rsidRPr="00FB3979">
        <w:rPr>
          <w:rFonts w:hint="eastAsia"/>
        </w:rPr>
        <w:t>等待處理</w:t>
      </w:r>
      <w:r w:rsidRPr="00FB3979">
        <w:rPr>
          <w:rFonts w:hint="eastAsia"/>
        </w:rPr>
        <w:t>-</w:t>
      </w:r>
      <w:r w:rsidRPr="00FB3979">
        <w:rPr>
          <w:rFonts w:hint="eastAsia"/>
        </w:rPr>
        <w:t>指派</w:t>
      </w:r>
      <w:bookmarkEnd w:id="287"/>
      <w:bookmarkEnd w:id="288"/>
    </w:p>
    <w:p w14:paraId="12D2F173" w14:textId="77777777" w:rsidR="0020777C" w:rsidRPr="00FB3979" w:rsidRDefault="0020777C" w:rsidP="0020777C">
      <w:pPr>
        <w:pStyle w:val="a9"/>
      </w:pPr>
    </w:p>
    <w:p w14:paraId="3BE7F9A9" w14:textId="10E16C55" w:rsidR="0020777C" w:rsidRPr="00FB3979" w:rsidRDefault="0020777C" w:rsidP="0020777C">
      <w:pPr>
        <w:pStyle w:val="a9"/>
      </w:pPr>
      <w:bookmarkStart w:id="289" w:name="_Toc152716495"/>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14</w:t>
      </w:r>
      <w:r w:rsidRPr="00FB3979">
        <w:rPr>
          <w:rFonts w:hint="eastAsia"/>
        </w:rPr>
        <w:fldChar w:fldCharType="end"/>
      </w:r>
      <w:r w:rsidRPr="00FB3979">
        <w:rPr>
          <w:rFonts w:hint="eastAsia"/>
        </w:rPr>
        <w:t xml:space="preserve">  1-3-4 </w:t>
      </w:r>
      <w:r w:rsidRPr="00FB3979">
        <w:rPr>
          <w:rFonts w:hint="eastAsia"/>
        </w:rPr>
        <w:t>等待處理</w:t>
      </w:r>
      <w:r w:rsidRPr="00FB3979">
        <w:rPr>
          <w:rFonts w:hint="eastAsia"/>
        </w:rPr>
        <w:t>-</w:t>
      </w:r>
      <w:r w:rsidRPr="00FB3979">
        <w:rPr>
          <w:rFonts w:hint="eastAsia"/>
        </w:rPr>
        <w:t>指派</w:t>
      </w:r>
      <w:bookmarkEnd w:id="289"/>
    </w:p>
    <w:tbl>
      <w:tblPr>
        <w:tblpPr w:leftFromText="180" w:rightFromText="180" w:vertAnchor="text" w:horzAnchor="margin" w:tblpY="83"/>
        <w:tblW w:w="8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0"/>
        <w:gridCol w:w="1198"/>
        <w:gridCol w:w="1842"/>
        <w:gridCol w:w="1899"/>
        <w:gridCol w:w="2484"/>
      </w:tblGrid>
      <w:tr w:rsidR="001B3463" w:rsidRPr="00FB3979" w14:paraId="28DCDBE9" w14:textId="77777777" w:rsidTr="008914E0">
        <w:tc>
          <w:tcPr>
            <w:tcW w:w="8763" w:type="dxa"/>
            <w:gridSpan w:val="5"/>
            <w:tcBorders>
              <w:top w:val="single" w:sz="4" w:space="0" w:color="000000"/>
              <w:left w:val="single" w:sz="4" w:space="0" w:color="000000"/>
              <w:bottom w:val="single" w:sz="4" w:space="0" w:color="000000"/>
              <w:right w:val="single" w:sz="4" w:space="0" w:color="000000"/>
            </w:tcBorders>
            <w:hideMark/>
          </w:tcPr>
          <w:p w14:paraId="5846A2B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1-3-4 </w:t>
            </w:r>
            <w:r w:rsidRPr="00FB3979">
              <w:rPr>
                <w:rFonts w:ascii="Times New Roman" w:eastAsia="標楷體" w:hAnsi="Times New Roman" w:cs="標楷體" w:hint="eastAsia"/>
              </w:rPr>
              <w:t>等待處理</w:t>
            </w:r>
            <w:r w:rsidRPr="00FB3979">
              <w:rPr>
                <w:rFonts w:ascii="Times New Roman" w:eastAsia="標楷體" w:hAnsi="Times New Roman" w:cs="標楷體" w:hint="eastAsia"/>
              </w:rPr>
              <w:t>-</w:t>
            </w:r>
            <w:r w:rsidRPr="00FB3979">
              <w:rPr>
                <w:rFonts w:ascii="Times New Roman" w:eastAsia="標楷體" w:hAnsi="Times New Roman" w:cs="標楷體" w:hint="eastAsia"/>
              </w:rPr>
              <w:t>指派</w:t>
            </w:r>
          </w:p>
        </w:tc>
      </w:tr>
      <w:tr w:rsidR="001B3463" w:rsidRPr="00FB3979" w14:paraId="1A5DD115" w14:textId="77777777" w:rsidTr="008914E0">
        <w:tc>
          <w:tcPr>
            <w:tcW w:w="8763" w:type="dxa"/>
            <w:gridSpan w:val="5"/>
            <w:tcBorders>
              <w:top w:val="single" w:sz="4" w:space="0" w:color="000000"/>
              <w:left w:val="single" w:sz="4" w:space="0" w:color="000000"/>
              <w:bottom w:val="single" w:sz="4" w:space="0" w:color="000000"/>
              <w:right w:val="single" w:sz="4" w:space="0" w:color="000000"/>
            </w:tcBorders>
            <w:hideMark/>
          </w:tcPr>
          <w:p w14:paraId="3BED518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品管部主管可</w:t>
            </w:r>
            <w:r w:rsidRPr="00FB3979">
              <w:rPr>
                <w:rFonts w:ascii="Times New Roman" w:eastAsia="標楷體" w:hAnsi="Times New Roman" w:hint="eastAsia"/>
              </w:rPr>
              <w:t>填寫責任確認單</w:t>
            </w:r>
          </w:p>
        </w:tc>
      </w:tr>
      <w:tr w:rsidR="001B3463" w:rsidRPr="00FB3979" w14:paraId="2AD67B57" w14:textId="77777777" w:rsidTr="008914E0">
        <w:tc>
          <w:tcPr>
            <w:tcW w:w="4380" w:type="dxa"/>
            <w:gridSpan w:val="3"/>
            <w:tcBorders>
              <w:top w:val="single" w:sz="4" w:space="0" w:color="000000"/>
              <w:left w:val="single" w:sz="4" w:space="0" w:color="000000"/>
              <w:bottom w:val="single" w:sz="4" w:space="0" w:color="000000"/>
              <w:right w:val="single" w:sz="4" w:space="0" w:color="000000"/>
            </w:tcBorders>
            <w:hideMark/>
          </w:tcPr>
          <w:p w14:paraId="1C2AE41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83" w:type="dxa"/>
            <w:gridSpan w:val="2"/>
            <w:tcBorders>
              <w:top w:val="single" w:sz="4" w:space="0" w:color="000000"/>
              <w:left w:val="single" w:sz="4" w:space="0" w:color="000000"/>
              <w:bottom w:val="single" w:sz="4" w:space="0" w:color="000000"/>
              <w:right w:val="single" w:sz="4" w:space="0" w:color="000000"/>
            </w:tcBorders>
            <w:hideMark/>
          </w:tcPr>
          <w:p w14:paraId="347C97C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1B3463" w:rsidRPr="00FB3979" w14:paraId="6D699A2A" w14:textId="77777777" w:rsidTr="008914E0">
        <w:tc>
          <w:tcPr>
            <w:tcW w:w="2538" w:type="dxa"/>
            <w:gridSpan w:val="2"/>
            <w:tcBorders>
              <w:top w:val="single" w:sz="4" w:space="0" w:color="000000"/>
              <w:left w:val="single" w:sz="4" w:space="0" w:color="000000"/>
              <w:bottom w:val="single" w:sz="4" w:space="0" w:color="000000"/>
              <w:right w:val="single" w:sz="4" w:space="0" w:color="000000"/>
            </w:tcBorders>
            <w:hideMark/>
          </w:tcPr>
          <w:p w14:paraId="0146833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741" w:type="dxa"/>
            <w:gridSpan w:val="2"/>
            <w:tcBorders>
              <w:top w:val="single" w:sz="4" w:space="0" w:color="000000"/>
              <w:left w:val="single" w:sz="4" w:space="0" w:color="000000"/>
              <w:bottom w:val="single" w:sz="4" w:space="0" w:color="000000"/>
              <w:right w:val="single" w:sz="4" w:space="0" w:color="000000"/>
            </w:tcBorders>
            <w:hideMark/>
          </w:tcPr>
          <w:p w14:paraId="09256B5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482" w:type="dxa"/>
            <w:tcBorders>
              <w:top w:val="single" w:sz="4" w:space="0" w:color="000000"/>
              <w:left w:val="single" w:sz="4" w:space="0" w:color="000000"/>
              <w:bottom w:val="single" w:sz="4" w:space="0" w:color="000000"/>
              <w:right w:val="single" w:sz="4" w:space="0" w:color="000000"/>
            </w:tcBorders>
            <w:hideMark/>
          </w:tcPr>
          <w:p w14:paraId="7B93BA93"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639CB439" w14:textId="77777777" w:rsidTr="008914E0">
        <w:trPr>
          <w:trHeight w:val="37"/>
        </w:trPr>
        <w:tc>
          <w:tcPr>
            <w:tcW w:w="2538" w:type="dxa"/>
            <w:gridSpan w:val="2"/>
            <w:tcBorders>
              <w:top w:val="single" w:sz="4" w:space="0" w:color="000000"/>
              <w:left w:val="single" w:sz="4" w:space="0" w:color="000000"/>
              <w:bottom w:val="single" w:sz="4" w:space="0" w:color="000000"/>
              <w:right w:val="single" w:sz="4" w:space="0" w:color="000000"/>
            </w:tcBorders>
            <w:hideMark/>
          </w:tcPr>
          <w:p w14:paraId="074C302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10DF00A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56282BD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確認人員</w:t>
            </w:r>
          </w:p>
          <w:p w14:paraId="5E2744B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確認日期</w:t>
            </w:r>
          </w:p>
          <w:p w14:paraId="2383868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應定案日期</w:t>
            </w:r>
          </w:p>
          <w:p w14:paraId="07CDD54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此案負責人</w:t>
            </w:r>
          </w:p>
          <w:p w14:paraId="7E7B902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指派</w:t>
            </w:r>
          </w:p>
          <w:p w14:paraId="655725E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5B56E09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p w14:paraId="2EF40057"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提交</w:t>
            </w:r>
          </w:p>
        </w:tc>
        <w:tc>
          <w:tcPr>
            <w:tcW w:w="3741" w:type="dxa"/>
            <w:gridSpan w:val="2"/>
            <w:tcBorders>
              <w:top w:val="single" w:sz="4" w:space="0" w:color="000000"/>
              <w:left w:val="single" w:sz="4" w:space="0" w:color="000000"/>
              <w:bottom w:val="single" w:sz="4" w:space="0" w:color="000000"/>
              <w:right w:val="single" w:sz="4" w:space="0" w:color="000000"/>
            </w:tcBorders>
          </w:tcPr>
          <w:p w14:paraId="61BDD582" w14:textId="77777777" w:rsidR="001B3463" w:rsidRPr="00FB3979" w:rsidRDefault="001B3463">
            <w:pPr>
              <w:rPr>
                <w:rFonts w:ascii="Times New Roman" w:eastAsia="標楷體" w:hAnsi="Times New Roman" w:cs="標楷體"/>
              </w:rPr>
            </w:pPr>
          </w:p>
          <w:p w14:paraId="4AB4B624" w14:textId="77777777" w:rsidR="001B3463" w:rsidRPr="00FB3979" w:rsidRDefault="001B3463">
            <w:pPr>
              <w:rPr>
                <w:rFonts w:ascii="Times New Roman" w:eastAsia="標楷體" w:hAnsi="Times New Roman" w:cs="標楷體"/>
              </w:rPr>
            </w:pPr>
          </w:p>
          <w:p w14:paraId="11BC5BB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從資料庫挑出確認人員為品管部主管的人員</w:t>
            </w:r>
          </w:p>
          <w:p w14:paraId="0217771E" w14:textId="77777777" w:rsidR="001B3463" w:rsidRPr="00FB3979" w:rsidRDefault="001B3463">
            <w:pPr>
              <w:rPr>
                <w:rFonts w:ascii="Times New Roman" w:eastAsia="標楷體" w:hAnsi="Times New Roman" w:cs="標楷體"/>
              </w:rPr>
            </w:pPr>
          </w:p>
          <w:p w14:paraId="59416222" w14:textId="77777777" w:rsidR="001B3463" w:rsidRPr="00FB3979" w:rsidRDefault="001B3463">
            <w:pPr>
              <w:rPr>
                <w:rFonts w:ascii="Times New Roman" w:eastAsia="標楷體" w:hAnsi="Times New Roman" w:cs="標楷體"/>
              </w:rPr>
            </w:pPr>
          </w:p>
          <w:p w14:paraId="3C5EA0F3" w14:textId="77777777" w:rsidR="001B3463" w:rsidRPr="00FB3979" w:rsidRDefault="001B3463">
            <w:pPr>
              <w:rPr>
                <w:rFonts w:ascii="Times New Roman" w:eastAsia="標楷體" w:hAnsi="Times New Roman" w:cs="標楷體"/>
              </w:rPr>
            </w:pPr>
          </w:p>
          <w:p w14:paraId="155158A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檢查申報單資料是否填寫完整</w:t>
            </w:r>
          </w:p>
          <w:p w14:paraId="6CC2D85B" w14:textId="77777777" w:rsidR="001B3463" w:rsidRPr="00FB3979" w:rsidRDefault="001B3463">
            <w:pPr>
              <w:rPr>
                <w:rFonts w:ascii="Times New Roman" w:eastAsia="標楷體" w:hAnsi="Times New Roman" w:cs="標楷體"/>
              </w:rPr>
            </w:pPr>
          </w:p>
          <w:p w14:paraId="09F3052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tc>
        <w:tc>
          <w:tcPr>
            <w:tcW w:w="2482" w:type="dxa"/>
            <w:tcBorders>
              <w:top w:val="single" w:sz="4" w:space="0" w:color="000000"/>
              <w:left w:val="single" w:sz="4" w:space="0" w:color="000000"/>
              <w:bottom w:val="single" w:sz="4" w:space="0" w:color="000000"/>
              <w:right w:val="single" w:sz="4" w:space="0" w:color="000000"/>
            </w:tcBorders>
          </w:tcPr>
          <w:p w14:paraId="4B19B12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顯示責任確認頁面</w:t>
            </w:r>
          </w:p>
          <w:p w14:paraId="33AE65BC" w14:textId="77777777" w:rsidR="001B3463" w:rsidRPr="00FB3979" w:rsidRDefault="001B3463">
            <w:pPr>
              <w:rPr>
                <w:rFonts w:ascii="Times New Roman" w:eastAsia="標楷體" w:hAnsi="Times New Roman" w:cs="標楷體"/>
              </w:rPr>
            </w:pPr>
          </w:p>
          <w:p w14:paraId="4481B018" w14:textId="00024F1A"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提交後申報單轉至異常處理回覆</w:t>
            </w:r>
            <w:r w:rsidRPr="00FB3979">
              <w:rPr>
                <w:rFonts w:ascii="Times New Roman" w:eastAsia="標楷體" w:hAnsi="Times New Roman" w:cs="標楷體" w:hint="eastAsia"/>
              </w:rPr>
              <w:t>(</w:t>
            </w:r>
            <w:r w:rsidRPr="00FB3979">
              <w:rPr>
                <w:rFonts w:ascii="Times New Roman" w:eastAsia="標楷體" w:hAnsi="Times New Roman" w:cs="標楷體" w:hint="eastAsia"/>
              </w:rPr>
              <w:t>主管</w:t>
            </w:r>
            <w:r w:rsidRPr="00FB3979">
              <w:rPr>
                <w:rFonts w:ascii="Times New Roman" w:eastAsia="標楷體" w:hAnsi="Times New Roman" w:cs="標楷體" w:hint="eastAsia"/>
              </w:rPr>
              <w:t>)</w:t>
            </w:r>
            <w:r w:rsidRPr="00FB3979">
              <w:rPr>
                <w:rFonts w:ascii="Times New Roman" w:eastAsia="標楷體" w:hAnsi="Times New Roman" w:cs="標楷體" w:hint="eastAsia"/>
              </w:rPr>
              <w:t>頁面如圖</w:t>
            </w:r>
            <w:r w:rsidR="008D439F">
              <w:rPr>
                <w:rFonts w:ascii="Times New Roman" w:eastAsia="標楷體" w:hAnsi="Times New Roman" w:cs="標楷體" w:hint="eastAsia"/>
              </w:rPr>
              <w:t>34</w:t>
            </w:r>
            <w:r w:rsidRPr="00FB3979">
              <w:rPr>
                <w:rFonts w:ascii="Times New Roman" w:eastAsia="標楷體" w:hAnsi="Times New Roman" w:cs="標楷體" w:hint="eastAsia"/>
              </w:rPr>
              <w:t>，並等待各部門進行回覆</w:t>
            </w:r>
          </w:p>
          <w:p w14:paraId="3E4D578B" w14:textId="77777777" w:rsidR="001B3463" w:rsidRPr="00FB3979" w:rsidRDefault="001B3463">
            <w:pPr>
              <w:rPr>
                <w:rFonts w:ascii="Times New Roman" w:eastAsia="標楷體" w:hAnsi="Times New Roman" w:cs="標楷體"/>
              </w:rPr>
            </w:pPr>
          </w:p>
          <w:p w14:paraId="38244CA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狀態將從待指派轉變為回覆</w:t>
            </w:r>
          </w:p>
        </w:tc>
      </w:tr>
      <w:tr w:rsidR="001B3463" w:rsidRPr="00FB3979" w14:paraId="18DACC26" w14:textId="77777777" w:rsidTr="008914E0">
        <w:tc>
          <w:tcPr>
            <w:tcW w:w="1340" w:type="dxa"/>
            <w:tcBorders>
              <w:top w:val="single" w:sz="4" w:space="0" w:color="000000"/>
              <w:left w:val="single" w:sz="4" w:space="0" w:color="000000"/>
              <w:bottom w:val="single" w:sz="4" w:space="0" w:color="000000"/>
              <w:right w:val="single" w:sz="4" w:space="0" w:color="000000"/>
            </w:tcBorders>
            <w:hideMark/>
          </w:tcPr>
          <w:p w14:paraId="0DBAD297"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422" w:type="dxa"/>
            <w:gridSpan w:val="4"/>
            <w:tcBorders>
              <w:top w:val="single" w:sz="4" w:space="0" w:color="000000"/>
              <w:left w:val="single" w:sz="4" w:space="0" w:color="000000"/>
              <w:bottom w:val="single" w:sz="4" w:space="0" w:color="000000"/>
              <w:right w:val="single" w:sz="4" w:space="0" w:color="000000"/>
            </w:tcBorders>
            <w:hideMark/>
          </w:tcPr>
          <w:p w14:paraId="532DA33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待功能編號</w:t>
            </w:r>
            <w:r w:rsidRPr="00FB3979">
              <w:rPr>
                <w:rFonts w:ascii="Times New Roman" w:eastAsia="標楷體" w:hAnsi="Times New Roman" w:cs="標楷體" w:hint="eastAsia"/>
              </w:rPr>
              <w:t>1-3-4-1</w:t>
            </w:r>
            <w:r w:rsidRPr="00FB3979">
              <w:rPr>
                <w:rFonts w:ascii="Times New Roman" w:eastAsia="標楷體" w:hAnsi="Times New Roman" w:cs="標楷體" w:hint="eastAsia"/>
              </w:rPr>
              <w:t>責任指派皆指派完成後，便可提交責任確認單。</w:t>
            </w:r>
          </w:p>
        </w:tc>
      </w:tr>
    </w:tbl>
    <w:p w14:paraId="6C331870"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7F3D7413"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191572CB" wp14:editId="44548F2D">
            <wp:extent cx="5495045" cy="1663700"/>
            <wp:effectExtent l="0"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62976" cy="1684267"/>
                    </a:xfrm>
                    <a:prstGeom prst="rect">
                      <a:avLst/>
                    </a:prstGeom>
                    <a:noFill/>
                    <a:ln>
                      <a:noFill/>
                    </a:ln>
                  </pic:spPr>
                </pic:pic>
              </a:graphicData>
            </a:graphic>
          </wp:inline>
        </w:drawing>
      </w:r>
    </w:p>
    <w:p w14:paraId="739AF29D"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78BB5A73" wp14:editId="56349B08">
            <wp:extent cx="5378928" cy="3079750"/>
            <wp:effectExtent l="0" t="0" r="0" b="635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47">
                      <a:extLst>
                        <a:ext uri="{28A0092B-C50C-407E-A947-70E740481C1C}">
                          <a14:useLocalDpi xmlns:a14="http://schemas.microsoft.com/office/drawing/2010/main" val="0"/>
                        </a:ext>
                      </a:extLst>
                    </a:blip>
                    <a:srcRect l="1695" t="3540" r="1695" b="3896"/>
                    <a:stretch>
                      <a:fillRect/>
                    </a:stretch>
                  </pic:blipFill>
                  <pic:spPr bwMode="auto">
                    <a:xfrm>
                      <a:off x="0" y="0"/>
                      <a:ext cx="5426838" cy="3107181"/>
                    </a:xfrm>
                    <a:prstGeom prst="rect">
                      <a:avLst/>
                    </a:prstGeom>
                    <a:noFill/>
                    <a:ln>
                      <a:noFill/>
                    </a:ln>
                  </pic:spPr>
                </pic:pic>
              </a:graphicData>
            </a:graphic>
          </wp:inline>
        </w:drawing>
      </w:r>
    </w:p>
    <w:p w14:paraId="7DF70DD1" w14:textId="77ABFE8F" w:rsidR="008914E0" w:rsidRPr="00FB3979" w:rsidRDefault="001B3463" w:rsidP="002C7A56">
      <w:pPr>
        <w:pStyle w:val="a9"/>
        <w:widowControl/>
        <w:rPr>
          <w:b/>
          <w:bCs/>
        </w:rPr>
      </w:pPr>
      <w:bookmarkStart w:id="290" w:name="_Toc152429937"/>
      <w:bookmarkStart w:id="291" w:name="_Toc152716128"/>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29</w:t>
      </w:r>
      <w:r w:rsidRPr="00FB3979">
        <w:rPr>
          <w:rFonts w:hint="eastAsia"/>
          <w:b/>
          <w:bCs/>
        </w:rPr>
        <w:fldChar w:fldCharType="end"/>
      </w:r>
      <w:r w:rsidRPr="00FB3979">
        <w:rPr>
          <w:rFonts w:hint="eastAsia"/>
          <w:b/>
          <w:bCs/>
        </w:rPr>
        <w:t xml:space="preserve">  </w:t>
      </w:r>
      <w:r w:rsidRPr="00FB3979">
        <w:rPr>
          <w:rFonts w:hint="eastAsia"/>
          <w:b/>
          <w:bCs/>
        </w:rPr>
        <w:t>責任確認單</w:t>
      </w:r>
      <w:bookmarkEnd w:id="290"/>
      <w:bookmarkEnd w:id="291"/>
    </w:p>
    <w:p w14:paraId="2FBFB281" w14:textId="1FDB64AD" w:rsidR="001B3463" w:rsidRPr="00FB3979" w:rsidRDefault="001B3463" w:rsidP="00C4723A">
      <w:pPr>
        <w:pStyle w:val="4"/>
        <w:ind w:left="720"/>
      </w:pPr>
      <w:bookmarkStart w:id="292" w:name="_Ref134385611"/>
      <w:bookmarkStart w:id="293" w:name="_Toc152421486"/>
      <w:bookmarkStart w:id="294" w:name="_Toc152677806"/>
      <w:r w:rsidRPr="00FB3979">
        <w:rPr>
          <w:rFonts w:hint="eastAsia"/>
        </w:rPr>
        <w:lastRenderedPageBreak/>
        <w:t>1-3-4-1</w:t>
      </w:r>
      <w:r w:rsidRPr="00FB3979">
        <w:rPr>
          <w:rFonts w:hint="eastAsia"/>
        </w:rPr>
        <w:t>責任</w:t>
      </w:r>
      <w:bookmarkEnd w:id="292"/>
      <w:r w:rsidRPr="00FB3979">
        <w:rPr>
          <w:rFonts w:hint="eastAsia"/>
        </w:rPr>
        <w:t>指派</w:t>
      </w:r>
      <w:bookmarkEnd w:id="293"/>
      <w:bookmarkEnd w:id="294"/>
    </w:p>
    <w:p w14:paraId="2DCF8F8E" w14:textId="77777777" w:rsidR="0020777C" w:rsidRPr="00FB3979" w:rsidRDefault="0020777C" w:rsidP="0020777C">
      <w:pPr>
        <w:pStyle w:val="a9"/>
      </w:pPr>
    </w:p>
    <w:p w14:paraId="6C807071" w14:textId="35543A3F" w:rsidR="0020777C" w:rsidRPr="00FB3979" w:rsidRDefault="0020777C" w:rsidP="0020777C">
      <w:pPr>
        <w:pStyle w:val="a9"/>
      </w:pPr>
      <w:bookmarkStart w:id="295" w:name="_Toc152716496"/>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15</w:t>
      </w:r>
      <w:r w:rsidRPr="00FB3979">
        <w:rPr>
          <w:rFonts w:hint="eastAsia"/>
        </w:rPr>
        <w:fldChar w:fldCharType="end"/>
      </w:r>
      <w:r w:rsidRPr="00FB3979">
        <w:rPr>
          <w:rFonts w:hint="eastAsia"/>
        </w:rPr>
        <w:t xml:space="preserve"> 1-3-4-1</w:t>
      </w:r>
      <w:r w:rsidRPr="00FB3979">
        <w:rPr>
          <w:rFonts w:hint="eastAsia"/>
        </w:rPr>
        <w:t>責任指派</w:t>
      </w:r>
      <w:bookmarkEnd w:id="295"/>
    </w:p>
    <w:tbl>
      <w:tblPr>
        <w:tblpPr w:leftFromText="180" w:rightFromText="180" w:vertAnchor="text" w:horzAnchor="margin" w:tblpY="87"/>
        <w:tblW w:w="8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7"/>
        <w:gridCol w:w="2123"/>
        <w:gridCol w:w="1106"/>
        <w:gridCol w:w="1926"/>
        <w:gridCol w:w="2379"/>
      </w:tblGrid>
      <w:tr w:rsidR="001B3463" w:rsidRPr="00FB3979" w14:paraId="0B12ABAD" w14:textId="77777777" w:rsidTr="008914E0">
        <w:trPr>
          <w:trHeight w:val="289"/>
        </w:trPr>
        <w:tc>
          <w:tcPr>
            <w:tcW w:w="8741" w:type="dxa"/>
            <w:gridSpan w:val="5"/>
            <w:tcBorders>
              <w:top w:val="single" w:sz="4" w:space="0" w:color="000000"/>
              <w:left w:val="single" w:sz="4" w:space="0" w:color="000000"/>
              <w:bottom w:val="single" w:sz="4" w:space="0" w:color="000000"/>
              <w:right w:val="single" w:sz="4" w:space="0" w:color="000000"/>
            </w:tcBorders>
            <w:hideMark/>
          </w:tcPr>
          <w:p w14:paraId="682FC12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1-3-4-1</w:t>
            </w:r>
            <w:r w:rsidRPr="00FB3979">
              <w:rPr>
                <w:rFonts w:ascii="Times New Roman" w:eastAsia="標楷體" w:hAnsi="Times New Roman" w:cs="標楷體" w:hint="eastAsia"/>
              </w:rPr>
              <w:t>責任指派</w:t>
            </w:r>
          </w:p>
        </w:tc>
      </w:tr>
      <w:tr w:rsidR="001B3463" w:rsidRPr="00FB3979" w14:paraId="412AB773" w14:textId="77777777" w:rsidTr="008914E0">
        <w:trPr>
          <w:trHeight w:val="303"/>
        </w:trPr>
        <w:tc>
          <w:tcPr>
            <w:tcW w:w="8741" w:type="dxa"/>
            <w:gridSpan w:val="5"/>
            <w:tcBorders>
              <w:top w:val="single" w:sz="4" w:space="0" w:color="000000"/>
              <w:left w:val="single" w:sz="4" w:space="0" w:color="000000"/>
              <w:bottom w:val="single" w:sz="4" w:space="0" w:color="000000"/>
              <w:right w:val="single" w:sz="4" w:space="0" w:color="000000"/>
            </w:tcBorders>
            <w:hideMark/>
          </w:tcPr>
          <w:p w14:paraId="6650B48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新增指派項目的負責部門及負責主管</w:t>
            </w:r>
          </w:p>
        </w:tc>
      </w:tr>
      <w:tr w:rsidR="001B3463" w:rsidRPr="00FB3979" w14:paraId="46A1C153" w14:textId="77777777" w:rsidTr="008914E0">
        <w:trPr>
          <w:trHeight w:val="289"/>
        </w:trPr>
        <w:tc>
          <w:tcPr>
            <w:tcW w:w="4436" w:type="dxa"/>
            <w:gridSpan w:val="3"/>
            <w:tcBorders>
              <w:top w:val="single" w:sz="4" w:space="0" w:color="000000"/>
              <w:left w:val="single" w:sz="4" w:space="0" w:color="000000"/>
              <w:bottom w:val="single" w:sz="4" w:space="0" w:color="000000"/>
              <w:right w:val="single" w:sz="4" w:space="0" w:color="000000"/>
            </w:tcBorders>
            <w:hideMark/>
          </w:tcPr>
          <w:p w14:paraId="1ECC7BC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04" w:type="dxa"/>
            <w:gridSpan w:val="2"/>
            <w:tcBorders>
              <w:top w:val="single" w:sz="4" w:space="0" w:color="000000"/>
              <w:left w:val="single" w:sz="4" w:space="0" w:color="000000"/>
              <w:bottom w:val="single" w:sz="4" w:space="0" w:color="000000"/>
              <w:right w:val="single" w:sz="4" w:space="0" w:color="000000"/>
            </w:tcBorders>
            <w:hideMark/>
          </w:tcPr>
          <w:p w14:paraId="25B5B30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1B3463" w:rsidRPr="00FB3979" w14:paraId="44DADCBC" w14:textId="77777777" w:rsidTr="008914E0">
        <w:trPr>
          <w:trHeight w:val="303"/>
        </w:trPr>
        <w:tc>
          <w:tcPr>
            <w:tcW w:w="3330" w:type="dxa"/>
            <w:gridSpan w:val="2"/>
            <w:tcBorders>
              <w:top w:val="single" w:sz="4" w:space="0" w:color="000000"/>
              <w:left w:val="single" w:sz="4" w:space="0" w:color="000000"/>
              <w:bottom w:val="single" w:sz="4" w:space="0" w:color="000000"/>
              <w:right w:val="single" w:sz="4" w:space="0" w:color="000000"/>
            </w:tcBorders>
            <w:hideMark/>
          </w:tcPr>
          <w:p w14:paraId="4682665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32" w:type="dxa"/>
            <w:gridSpan w:val="2"/>
            <w:tcBorders>
              <w:top w:val="single" w:sz="4" w:space="0" w:color="000000"/>
              <w:left w:val="single" w:sz="4" w:space="0" w:color="000000"/>
              <w:bottom w:val="single" w:sz="4" w:space="0" w:color="000000"/>
              <w:right w:val="single" w:sz="4" w:space="0" w:color="000000"/>
            </w:tcBorders>
            <w:hideMark/>
          </w:tcPr>
          <w:p w14:paraId="139C111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378" w:type="dxa"/>
            <w:tcBorders>
              <w:top w:val="single" w:sz="4" w:space="0" w:color="000000"/>
              <w:left w:val="single" w:sz="4" w:space="0" w:color="000000"/>
              <w:bottom w:val="single" w:sz="4" w:space="0" w:color="000000"/>
              <w:right w:val="single" w:sz="4" w:space="0" w:color="000000"/>
            </w:tcBorders>
            <w:hideMark/>
          </w:tcPr>
          <w:p w14:paraId="6549374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7A82C99D" w14:textId="77777777" w:rsidTr="008914E0">
        <w:trPr>
          <w:trHeight w:val="4640"/>
        </w:trPr>
        <w:tc>
          <w:tcPr>
            <w:tcW w:w="3330" w:type="dxa"/>
            <w:gridSpan w:val="2"/>
            <w:tcBorders>
              <w:top w:val="single" w:sz="4" w:space="0" w:color="000000"/>
              <w:left w:val="single" w:sz="4" w:space="0" w:color="000000"/>
              <w:bottom w:val="single" w:sz="4" w:space="0" w:color="000000"/>
              <w:right w:val="single" w:sz="4" w:space="0" w:color="000000"/>
            </w:tcBorders>
          </w:tcPr>
          <w:p w14:paraId="1B5303B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5AC37BF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原因分析</w:t>
            </w:r>
            <w:r w:rsidRPr="00FB3979">
              <w:rPr>
                <w:rFonts w:ascii="Times New Roman" w:eastAsia="標楷體" w:hAnsi="Times New Roman" w:cs="標楷體" w:hint="eastAsia"/>
              </w:rPr>
              <w:t>-</w:t>
            </w:r>
            <w:r w:rsidRPr="00FB3979">
              <w:rPr>
                <w:rFonts w:ascii="Times New Roman" w:eastAsia="標楷體" w:hAnsi="Times New Roman" w:cs="標楷體" w:hint="eastAsia"/>
              </w:rPr>
              <w:t>指派部門</w:t>
            </w:r>
          </w:p>
          <w:p w14:paraId="1878B5A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ab/>
              <w:t xml:space="preserve">  </w:t>
            </w:r>
            <w:r w:rsidRPr="00FB3979">
              <w:rPr>
                <w:rFonts w:ascii="Times New Roman" w:eastAsia="標楷體" w:hAnsi="Times New Roman" w:cs="標楷體" w:hint="eastAsia"/>
              </w:rPr>
              <w:t>負責部門</w:t>
            </w:r>
          </w:p>
          <w:p w14:paraId="69DDEDE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ab/>
              <w:t xml:space="preserve">  </w:t>
            </w:r>
            <w:r w:rsidRPr="00FB3979">
              <w:rPr>
                <w:rFonts w:ascii="Times New Roman" w:eastAsia="標楷體" w:hAnsi="Times New Roman" w:cs="標楷體" w:hint="eastAsia"/>
              </w:rPr>
              <w:t>負責主管</w:t>
            </w:r>
          </w:p>
          <w:p w14:paraId="01FDC5F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臨時對策</w:t>
            </w:r>
            <w:r w:rsidRPr="00FB3979">
              <w:rPr>
                <w:rFonts w:ascii="Times New Roman" w:eastAsia="標楷體" w:hAnsi="Times New Roman" w:cs="標楷體" w:hint="eastAsia"/>
              </w:rPr>
              <w:t>-</w:t>
            </w:r>
            <w:r w:rsidRPr="00FB3979">
              <w:rPr>
                <w:rFonts w:ascii="Times New Roman" w:eastAsia="標楷體" w:hAnsi="Times New Roman" w:cs="標楷體" w:hint="eastAsia"/>
              </w:rPr>
              <w:t>指派部門</w:t>
            </w:r>
          </w:p>
          <w:p w14:paraId="7FA13E6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ab/>
              <w:t xml:space="preserve">  </w:t>
            </w:r>
            <w:r w:rsidRPr="00FB3979">
              <w:rPr>
                <w:rFonts w:ascii="Times New Roman" w:eastAsia="標楷體" w:hAnsi="Times New Roman" w:cs="標楷體" w:hint="eastAsia"/>
              </w:rPr>
              <w:t>負責部門</w:t>
            </w:r>
          </w:p>
          <w:p w14:paraId="67E481F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ab/>
              <w:t xml:space="preserve">  </w:t>
            </w:r>
            <w:r w:rsidRPr="00FB3979">
              <w:rPr>
                <w:rFonts w:ascii="Times New Roman" w:eastAsia="標楷體" w:hAnsi="Times New Roman" w:cs="標楷體" w:hint="eastAsia"/>
              </w:rPr>
              <w:t>負責主管</w:t>
            </w:r>
          </w:p>
          <w:p w14:paraId="445AAB4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再防止發生</w:t>
            </w:r>
            <w:r w:rsidRPr="00FB3979">
              <w:rPr>
                <w:rFonts w:ascii="Times New Roman" w:eastAsia="標楷體" w:hAnsi="Times New Roman" w:cs="標楷體" w:hint="eastAsia"/>
              </w:rPr>
              <w:t>-</w:t>
            </w:r>
            <w:r w:rsidRPr="00FB3979">
              <w:rPr>
                <w:rFonts w:ascii="Times New Roman" w:eastAsia="標楷體" w:hAnsi="Times New Roman" w:cs="標楷體" w:hint="eastAsia"/>
              </w:rPr>
              <w:t>指派部門</w:t>
            </w:r>
          </w:p>
          <w:p w14:paraId="6569DF1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ab/>
              <w:t xml:space="preserve">  </w:t>
            </w:r>
            <w:r w:rsidRPr="00FB3979">
              <w:rPr>
                <w:rFonts w:ascii="Times New Roman" w:eastAsia="標楷體" w:hAnsi="Times New Roman" w:cs="標楷體" w:hint="eastAsia"/>
              </w:rPr>
              <w:t>負責部門</w:t>
            </w:r>
          </w:p>
          <w:p w14:paraId="29A071D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ab/>
              <w:t xml:space="preserve">  </w:t>
            </w:r>
            <w:r w:rsidRPr="00FB3979">
              <w:rPr>
                <w:rFonts w:ascii="Times New Roman" w:eastAsia="標楷體" w:hAnsi="Times New Roman" w:cs="標楷體" w:hint="eastAsia"/>
              </w:rPr>
              <w:t>負責主管</w:t>
            </w:r>
          </w:p>
          <w:p w14:paraId="0B3B071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取消指派</w:t>
            </w:r>
          </w:p>
          <w:p w14:paraId="728BBE9E" w14:textId="77777777" w:rsidR="001B3463" w:rsidRPr="00FB3979" w:rsidRDefault="001B3463">
            <w:pPr>
              <w:rPr>
                <w:rFonts w:ascii="Times New Roman" w:eastAsia="標楷體" w:hAnsi="Times New Roman" w:cs="標楷體"/>
              </w:rPr>
            </w:pPr>
          </w:p>
          <w:p w14:paraId="761C954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4196C12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p w14:paraId="4F7C7CE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提交</w:t>
            </w:r>
          </w:p>
        </w:tc>
        <w:tc>
          <w:tcPr>
            <w:tcW w:w="3032" w:type="dxa"/>
            <w:gridSpan w:val="2"/>
            <w:tcBorders>
              <w:top w:val="single" w:sz="4" w:space="0" w:color="000000"/>
              <w:left w:val="single" w:sz="4" w:space="0" w:color="000000"/>
              <w:bottom w:val="single" w:sz="4" w:space="0" w:color="000000"/>
              <w:right w:val="single" w:sz="4" w:space="0" w:color="000000"/>
            </w:tcBorders>
          </w:tcPr>
          <w:p w14:paraId="75CFDF23" w14:textId="77777777" w:rsidR="001B3463" w:rsidRPr="00FB3979" w:rsidRDefault="001B3463">
            <w:pPr>
              <w:rPr>
                <w:rFonts w:ascii="Times New Roman" w:eastAsia="標楷體" w:hAnsi="Times New Roman" w:cs="標楷體"/>
              </w:rPr>
            </w:pPr>
          </w:p>
          <w:p w14:paraId="42B0374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從資料庫抓取對應部門之對應主管，並新增資料至資料庫</w:t>
            </w:r>
          </w:p>
          <w:p w14:paraId="7D45787B" w14:textId="77777777" w:rsidR="001B3463" w:rsidRPr="00FB3979" w:rsidRDefault="001B3463">
            <w:pPr>
              <w:rPr>
                <w:rFonts w:ascii="Times New Roman" w:eastAsia="標楷體" w:hAnsi="Times New Roman" w:cs="標楷體"/>
              </w:rPr>
            </w:pPr>
          </w:p>
          <w:p w14:paraId="6D2BF0C8" w14:textId="77777777" w:rsidR="001B3463" w:rsidRPr="00FB3979" w:rsidRDefault="001B3463">
            <w:pPr>
              <w:rPr>
                <w:rFonts w:ascii="Times New Roman" w:eastAsia="標楷體" w:hAnsi="Times New Roman" w:cs="標楷體"/>
              </w:rPr>
            </w:pPr>
          </w:p>
          <w:p w14:paraId="49C10A4A" w14:textId="77777777" w:rsidR="001B3463" w:rsidRPr="00FB3979" w:rsidRDefault="001B3463">
            <w:pPr>
              <w:rPr>
                <w:rFonts w:ascii="Times New Roman" w:eastAsia="標楷體" w:hAnsi="Times New Roman" w:cs="標楷體"/>
              </w:rPr>
            </w:pPr>
          </w:p>
          <w:p w14:paraId="0DB48670" w14:textId="77777777" w:rsidR="001B3463" w:rsidRPr="00FB3979" w:rsidRDefault="001B3463">
            <w:pPr>
              <w:rPr>
                <w:rFonts w:ascii="Times New Roman" w:eastAsia="標楷體" w:hAnsi="Times New Roman" w:cs="標楷體"/>
              </w:rPr>
            </w:pPr>
          </w:p>
        </w:tc>
        <w:tc>
          <w:tcPr>
            <w:tcW w:w="2378" w:type="dxa"/>
            <w:tcBorders>
              <w:top w:val="single" w:sz="4" w:space="0" w:color="000000"/>
              <w:left w:val="single" w:sz="4" w:space="0" w:color="000000"/>
              <w:bottom w:val="single" w:sz="4" w:space="0" w:color="000000"/>
              <w:right w:val="single" w:sz="4" w:space="0" w:color="000000"/>
            </w:tcBorders>
          </w:tcPr>
          <w:p w14:paraId="61962A1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顯示責任指派彈跳視窗</w:t>
            </w:r>
          </w:p>
          <w:p w14:paraId="58D97F0F" w14:textId="77777777" w:rsidR="001B3463" w:rsidRPr="00FB3979" w:rsidRDefault="001B3463">
            <w:pPr>
              <w:rPr>
                <w:rFonts w:ascii="Times New Roman" w:eastAsia="標楷體" w:hAnsi="Times New Roman" w:cs="標楷體"/>
              </w:rPr>
            </w:pPr>
          </w:p>
          <w:p w14:paraId="2AEC3FF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指派完成即顯示於功能編號</w:t>
            </w:r>
            <w:r w:rsidRPr="00FB3979">
              <w:rPr>
                <w:rFonts w:ascii="Times New Roman" w:eastAsia="標楷體" w:hAnsi="Times New Roman" w:cs="標楷體" w:hint="eastAsia"/>
              </w:rPr>
              <w:t xml:space="preserve">1-3-4 </w:t>
            </w:r>
            <w:r w:rsidRPr="00FB3979">
              <w:rPr>
                <w:rFonts w:ascii="Times New Roman" w:eastAsia="標楷體" w:hAnsi="Times New Roman" w:cs="標楷體" w:hint="eastAsia"/>
              </w:rPr>
              <w:t>等待處理</w:t>
            </w:r>
            <w:r w:rsidRPr="00FB3979">
              <w:rPr>
                <w:rFonts w:ascii="Times New Roman" w:eastAsia="標楷體" w:hAnsi="Times New Roman" w:cs="標楷體" w:hint="eastAsia"/>
              </w:rPr>
              <w:t>-</w:t>
            </w:r>
            <w:r w:rsidRPr="00FB3979">
              <w:rPr>
                <w:rFonts w:ascii="Times New Roman" w:eastAsia="標楷體" w:hAnsi="Times New Roman" w:cs="標楷體" w:hint="eastAsia"/>
              </w:rPr>
              <w:t>指派</w:t>
            </w:r>
            <w:r w:rsidRPr="00FB3979">
              <w:rPr>
                <w:rFonts w:ascii="Times New Roman" w:eastAsia="標楷體" w:hAnsi="Times New Roman" w:cs="標楷體" w:hint="eastAsia"/>
              </w:rPr>
              <w:t>(</w:t>
            </w:r>
            <w:r w:rsidRPr="00FB3979">
              <w:rPr>
                <w:rFonts w:ascii="Times New Roman" w:eastAsia="標楷體" w:hAnsi="Times New Roman" w:cs="標楷體" w:hint="eastAsia"/>
              </w:rPr>
              <w:t>責任確認單</w:t>
            </w:r>
            <w:r w:rsidRPr="00FB3979">
              <w:rPr>
                <w:rFonts w:ascii="Times New Roman" w:eastAsia="標楷體" w:hAnsi="Times New Roman" w:cs="標楷體" w:hint="eastAsia"/>
              </w:rPr>
              <w:t>)</w:t>
            </w:r>
          </w:p>
          <w:p w14:paraId="445E8E38" w14:textId="77777777" w:rsidR="001B3463" w:rsidRPr="00FB3979" w:rsidRDefault="001B3463">
            <w:pPr>
              <w:rPr>
                <w:rFonts w:ascii="Times New Roman" w:eastAsia="標楷體" w:hAnsi="Times New Roman" w:cs="標楷體"/>
              </w:rPr>
            </w:pPr>
          </w:p>
        </w:tc>
      </w:tr>
      <w:tr w:rsidR="001B3463" w:rsidRPr="00FB3979" w14:paraId="3637CBCD" w14:textId="77777777" w:rsidTr="008914E0">
        <w:trPr>
          <w:trHeight w:val="289"/>
        </w:trPr>
        <w:tc>
          <w:tcPr>
            <w:tcW w:w="1207" w:type="dxa"/>
            <w:tcBorders>
              <w:top w:val="single" w:sz="4" w:space="0" w:color="000000"/>
              <w:left w:val="single" w:sz="4" w:space="0" w:color="000000"/>
              <w:bottom w:val="single" w:sz="4" w:space="0" w:color="000000"/>
              <w:right w:val="single" w:sz="4" w:space="0" w:color="000000"/>
            </w:tcBorders>
            <w:hideMark/>
          </w:tcPr>
          <w:p w14:paraId="067D92F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33" w:type="dxa"/>
            <w:gridSpan w:val="4"/>
            <w:tcBorders>
              <w:top w:val="single" w:sz="4" w:space="0" w:color="000000"/>
              <w:left w:val="single" w:sz="4" w:space="0" w:color="000000"/>
              <w:bottom w:val="single" w:sz="4" w:space="0" w:color="000000"/>
              <w:right w:val="single" w:sz="4" w:space="0" w:color="000000"/>
            </w:tcBorders>
          </w:tcPr>
          <w:p w14:paraId="1A7C8645" w14:textId="77777777" w:rsidR="001B3463" w:rsidRPr="00FB3979" w:rsidRDefault="001B3463">
            <w:pPr>
              <w:rPr>
                <w:rFonts w:ascii="Times New Roman" w:eastAsia="標楷體" w:hAnsi="Times New Roman" w:cs="標楷體"/>
              </w:rPr>
            </w:pPr>
          </w:p>
        </w:tc>
      </w:tr>
    </w:tbl>
    <w:p w14:paraId="26385EEA"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1504F566" w14:textId="77777777" w:rsidR="002C7A56" w:rsidRPr="00FB3979" w:rsidRDefault="002C7A56" w:rsidP="001B3463">
      <w:pPr>
        <w:rPr>
          <w:rFonts w:ascii="Times New Roman" w:eastAsia="標楷體" w:hAnsi="Times New Roman" w:cs="標楷體"/>
        </w:rPr>
      </w:pPr>
    </w:p>
    <w:p w14:paraId="5B9DF26D"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327EBEE6" wp14:editId="68572171">
            <wp:extent cx="5541955" cy="3141133"/>
            <wp:effectExtent l="0" t="0" r="1905" b="254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9"/>
                    <pic:cNvPicPr>
                      <a:picLocks noChangeAspect="1" noChangeArrowheads="1"/>
                    </pic:cNvPicPr>
                  </pic:nvPicPr>
                  <pic:blipFill>
                    <a:blip r:embed="rId48">
                      <a:extLst>
                        <a:ext uri="{28A0092B-C50C-407E-A947-70E740481C1C}">
                          <a14:useLocalDpi xmlns:a14="http://schemas.microsoft.com/office/drawing/2010/main" val="0"/>
                        </a:ext>
                      </a:extLst>
                    </a:blip>
                    <a:srcRect r="891"/>
                    <a:stretch>
                      <a:fillRect/>
                    </a:stretch>
                  </pic:blipFill>
                  <pic:spPr bwMode="auto">
                    <a:xfrm>
                      <a:off x="0" y="0"/>
                      <a:ext cx="5555528" cy="3148826"/>
                    </a:xfrm>
                    <a:prstGeom prst="rect">
                      <a:avLst/>
                    </a:prstGeom>
                    <a:noFill/>
                    <a:ln>
                      <a:noFill/>
                    </a:ln>
                  </pic:spPr>
                </pic:pic>
              </a:graphicData>
            </a:graphic>
          </wp:inline>
        </w:drawing>
      </w:r>
    </w:p>
    <w:p w14:paraId="556A1B02" w14:textId="5588E3E5" w:rsidR="001B3463" w:rsidRPr="00FB3979" w:rsidRDefault="001B3463" w:rsidP="006C59B1">
      <w:pPr>
        <w:pStyle w:val="a9"/>
        <w:widowControl/>
        <w:rPr>
          <w:b/>
          <w:bCs/>
        </w:rPr>
      </w:pPr>
      <w:bookmarkStart w:id="296" w:name="_Toc152429938"/>
      <w:bookmarkStart w:id="297" w:name="_Toc152716129"/>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30</w:t>
      </w:r>
      <w:r w:rsidRPr="00FB3979">
        <w:rPr>
          <w:rFonts w:hint="eastAsia"/>
          <w:b/>
          <w:bCs/>
        </w:rPr>
        <w:fldChar w:fldCharType="end"/>
      </w:r>
      <w:r w:rsidRPr="00FB3979">
        <w:rPr>
          <w:rFonts w:hint="eastAsia"/>
          <w:b/>
          <w:bCs/>
        </w:rPr>
        <w:t xml:space="preserve">  </w:t>
      </w:r>
      <w:r w:rsidRPr="00FB3979">
        <w:rPr>
          <w:rFonts w:hint="eastAsia"/>
          <w:b/>
          <w:bCs/>
        </w:rPr>
        <w:t>指派責任部門</w:t>
      </w:r>
      <w:bookmarkEnd w:id="296"/>
      <w:bookmarkEnd w:id="297"/>
    </w:p>
    <w:p w14:paraId="629B0CA4" w14:textId="77777777" w:rsidR="001B3463" w:rsidRPr="00FB3979" w:rsidRDefault="001B3463" w:rsidP="006C59B1">
      <w:pPr>
        <w:pStyle w:val="a9"/>
        <w:widowControl/>
        <w:rPr>
          <w:b/>
          <w:bCs/>
        </w:rPr>
      </w:pPr>
    </w:p>
    <w:p w14:paraId="7140E583" w14:textId="67919052" w:rsidR="001B3463" w:rsidRPr="00FB3979" w:rsidRDefault="001B3463" w:rsidP="00C4723A">
      <w:pPr>
        <w:pStyle w:val="4"/>
        <w:ind w:left="720"/>
      </w:pPr>
      <w:bookmarkStart w:id="298" w:name="_Toc152421487"/>
      <w:bookmarkStart w:id="299" w:name="_Toc152677807"/>
      <w:r w:rsidRPr="00FB3979">
        <w:rPr>
          <w:rFonts w:hint="eastAsia"/>
        </w:rPr>
        <w:lastRenderedPageBreak/>
        <w:t xml:space="preserve">1-3-5 </w:t>
      </w:r>
      <w:r w:rsidRPr="00FB3979">
        <w:rPr>
          <w:rFonts w:hint="eastAsia"/>
        </w:rPr>
        <w:t>等待處理</w:t>
      </w:r>
      <w:r w:rsidRPr="00FB3979">
        <w:rPr>
          <w:rFonts w:hint="eastAsia"/>
        </w:rPr>
        <w:t>-</w:t>
      </w:r>
      <w:r w:rsidRPr="00FB3979">
        <w:rPr>
          <w:rFonts w:hint="eastAsia"/>
        </w:rPr>
        <w:t>裁定</w:t>
      </w:r>
      <w:bookmarkEnd w:id="298"/>
      <w:bookmarkEnd w:id="299"/>
    </w:p>
    <w:p w14:paraId="0341BBAB" w14:textId="77777777" w:rsidR="0020777C" w:rsidRPr="00FB3979" w:rsidRDefault="0020777C" w:rsidP="0020777C">
      <w:pPr>
        <w:rPr>
          <w:rFonts w:ascii="Times New Roman" w:eastAsia="標楷體" w:hAnsi="Times New Roman"/>
        </w:rPr>
      </w:pPr>
    </w:p>
    <w:p w14:paraId="45B5FA9B" w14:textId="573A6D18" w:rsidR="0020777C" w:rsidRPr="00FB3979" w:rsidRDefault="0020777C" w:rsidP="0020777C">
      <w:pPr>
        <w:pStyle w:val="a9"/>
      </w:pPr>
      <w:bookmarkStart w:id="300" w:name="_Toc152716497"/>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16</w:t>
      </w:r>
      <w:r w:rsidRPr="00FB3979">
        <w:rPr>
          <w:rFonts w:hint="eastAsia"/>
        </w:rPr>
        <w:fldChar w:fldCharType="end"/>
      </w:r>
      <w:r w:rsidRPr="00FB3979">
        <w:rPr>
          <w:rFonts w:hint="eastAsia"/>
        </w:rPr>
        <w:t xml:space="preserve">  1-3-5 </w:t>
      </w:r>
      <w:r w:rsidRPr="00FB3979">
        <w:rPr>
          <w:rFonts w:hint="eastAsia"/>
        </w:rPr>
        <w:t>等待處理</w:t>
      </w:r>
      <w:r w:rsidRPr="00FB3979">
        <w:rPr>
          <w:rFonts w:hint="eastAsia"/>
        </w:rPr>
        <w:t>-</w:t>
      </w:r>
      <w:r w:rsidRPr="00FB3979">
        <w:rPr>
          <w:rFonts w:hint="eastAsia"/>
        </w:rPr>
        <w:t>裁定</w:t>
      </w:r>
      <w:bookmarkEnd w:id="300"/>
    </w:p>
    <w:tbl>
      <w:tblPr>
        <w:tblpPr w:leftFromText="180" w:rightFromText="180" w:vertAnchor="text" w:horzAnchor="margin" w:tblpY="54"/>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5"/>
        <w:gridCol w:w="1733"/>
        <w:gridCol w:w="1466"/>
        <w:gridCol w:w="1462"/>
        <w:gridCol w:w="2933"/>
      </w:tblGrid>
      <w:tr w:rsidR="001B3463" w:rsidRPr="00FB3979" w14:paraId="7D60CDF5" w14:textId="77777777" w:rsidTr="00693EC6">
        <w:trPr>
          <w:trHeight w:val="375"/>
        </w:trPr>
        <w:tc>
          <w:tcPr>
            <w:tcW w:w="8789" w:type="dxa"/>
            <w:gridSpan w:val="5"/>
            <w:tcBorders>
              <w:top w:val="single" w:sz="4" w:space="0" w:color="000000"/>
              <w:left w:val="single" w:sz="4" w:space="0" w:color="000000"/>
              <w:bottom w:val="single" w:sz="4" w:space="0" w:color="000000"/>
              <w:right w:val="single" w:sz="4" w:space="0" w:color="000000"/>
            </w:tcBorders>
            <w:hideMark/>
          </w:tcPr>
          <w:p w14:paraId="61B1CF0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w:t>
            </w:r>
            <w:r w:rsidRPr="00FB3979">
              <w:rPr>
                <w:rFonts w:ascii="Times New Roman" w:eastAsia="標楷體" w:hAnsi="Times New Roman"/>
              </w:rPr>
              <w:t xml:space="preserve"> </w:t>
            </w:r>
            <w:r w:rsidRPr="00FB3979">
              <w:rPr>
                <w:rFonts w:ascii="Times New Roman" w:eastAsia="標楷體" w:hAnsi="Times New Roman" w:cs="標楷體" w:hint="eastAsia"/>
              </w:rPr>
              <w:t xml:space="preserve">1-3-5 </w:t>
            </w:r>
            <w:r w:rsidRPr="00FB3979">
              <w:rPr>
                <w:rFonts w:ascii="Times New Roman" w:eastAsia="標楷體" w:hAnsi="Times New Roman" w:cs="標楷體" w:hint="eastAsia"/>
              </w:rPr>
              <w:t>等待處理</w:t>
            </w:r>
            <w:r w:rsidRPr="00FB3979">
              <w:rPr>
                <w:rFonts w:ascii="Times New Roman" w:eastAsia="標楷體" w:hAnsi="Times New Roman" w:cs="標楷體" w:hint="eastAsia"/>
              </w:rPr>
              <w:t>-</w:t>
            </w:r>
            <w:r w:rsidRPr="00FB3979">
              <w:rPr>
                <w:rFonts w:ascii="Times New Roman" w:eastAsia="標楷體" w:hAnsi="Times New Roman" w:cs="標楷體" w:hint="eastAsia"/>
              </w:rPr>
              <w:t>裁定</w:t>
            </w:r>
          </w:p>
        </w:tc>
      </w:tr>
      <w:tr w:rsidR="001B3463" w:rsidRPr="00FB3979" w14:paraId="3604B151" w14:textId="77777777" w:rsidTr="00693EC6">
        <w:trPr>
          <w:trHeight w:val="323"/>
        </w:trPr>
        <w:tc>
          <w:tcPr>
            <w:tcW w:w="8789" w:type="dxa"/>
            <w:gridSpan w:val="5"/>
            <w:tcBorders>
              <w:top w:val="single" w:sz="4" w:space="0" w:color="000000"/>
              <w:left w:val="single" w:sz="4" w:space="0" w:color="000000"/>
              <w:bottom w:val="single" w:sz="4" w:space="0" w:color="000000"/>
              <w:right w:val="single" w:sz="4" w:space="0" w:color="000000"/>
            </w:tcBorders>
            <w:hideMark/>
          </w:tcPr>
          <w:p w14:paraId="05CA1E9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品管主管可裁定申報單決定是否核可</w:t>
            </w:r>
          </w:p>
        </w:tc>
      </w:tr>
      <w:tr w:rsidR="001B3463" w:rsidRPr="00FB3979" w14:paraId="37454954" w14:textId="77777777" w:rsidTr="00693EC6">
        <w:trPr>
          <w:trHeight w:val="308"/>
        </w:trPr>
        <w:tc>
          <w:tcPr>
            <w:tcW w:w="4394" w:type="dxa"/>
            <w:gridSpan w:val="3"/>
            <w:tcBorders>
              <w:top w:val="single" w:sz="4" w:space="0" w:color="000000"/>
              <w:left w:val="single" w:sz="4" w:space="0" w:color="000000"/>
              <w:bottom w:val="single" w:sz="4" w:space="0" w:color="000000"/>
              <w:right w:val="single" w:sz="4" w:space="0" w:color="000000"/>
            </w:tcBorders>
            <w:hideMark/>
          </w:tcPr>
          <w:p w14:paraId="6D13532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395" w:type="dxa"/>
            <w:gridSpan w:val="2"/>
            <w:tcBorders>
              <w:top w:val="single" w:sz="4" w:space="0" w:color="000000"/>
              <w:left w:val="single" w:sz="4" w:space="0" w:color="000000"/>
              <w:bottom w:val="single" w:sz="4" w:space="0" w:color="000000"/>
              <w:right w:val="single" w:sz="4" w:space="0" w:color="000000"/>
            </w:tcBorders>
            <w:hideMark/>
          </w:tcPr>
          <w:p w14:paraId="196AF4F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1B3463" w:rsidRPr="00FB3979" w14:paraId="01A99283" w14:textId="77777777" w:rsidTr="00693EC6">
        <w:trPr>
          <w:trHeight w:val="323"/>
        </w:trPr>
        <w:tc>
          <w:tcPr>
            <w:tcW w:w="2928" w:type="dxa"/>
            <w:gridSpan w:val="2"/>
            <w:tcBorders>
              <w:top w:val="single" w:sz="4" w:space="0" w:color="000000"/>
              <w:left w:val="single" w:sz="4" w:space="0" w:color="000000"/>
              <w:bottom w:val="single" w:sz="4" w:space="0" w:color="000000"/>
              <w:right w:val="single" w:sz="4" w:space="0" w:color="000000"/>
            </w:tcBorders>
            <w:hideMark/>
          </w:tcPr>
          <w:p w14:paraId="781AF6E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28" w:type="dxa"/>
            <w:gridSpan w:val="2"/>
            <w:tcBorders>
              <w:top w:val="single" w:sz="4" w:space="0" w:color="000000"/>
              <w:left w:val="single" w:sz="4" w:space="0" w:color="000000"/>
              <w:bottom w:val="single" w:sz="4" w:space="0" w:color="000000"/>
              <w:right w:val="single" w:sz="4" w:space="0" w:color="000000"/>
            </w:tcBorders>
            <w:hideMark/>
          </w:tcPr>
          <w:p w14:paraId="3D7FD30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31" w:type="dxa"/>
            <w:tcBorders>
              <w:top w:val="single" w:sz="4" w:space="0" w:color="000000"/>
              <w:left w:val="single" w:sz="4" w:space="0" w:color="000000"/>
              <w:bottom w:val="single" w:sz="4" w:space="0" w:color="000000"/>
              <w:right w:val="single" w:sz="4" w:space="0" w:color="000000"/>
            </w:tcBorders>
            <w:hideMark/>
          </w:tcPr>
          <w:p w14:paraId="6BCF101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4419AB43" w14:textId="77777777" w:rsidTr="00693EC6">
        <w:trPr>
          <w:trHeight w:val="3641"/>
        </w:trPr>
        <w:tc>
          <w:tcPr>
            <w:tcW w:w="2928" w:type="dxa"/>
            <w:gridSpan w:val="2"/>
            <w:tcBorders>
              <w:top w:val="single" w:sz="4" w:space="0" w:color="000000"/>
              <w:left w:val="single" w:sz="4" w:space="0" w:color="000000"/>
              <w:bottom w:val="single" w:sz="4" w:space="0" w:color="000000"/>
              <w:right w:val="single" w:sz="4" w:space="0" w:color="000000"/>
            </w:tcBorders>
          </w:tcPr>
          <w:p w14:paraId="61664FC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2D0F7B3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案件詳情</w:t>
            </w:r>
          </w:p>
          <w:p w14:paraId="45F767F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裁定人員</w:t>
            </w:r>
          </w:p>
          <w:p w14:paraId="3F5D41C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裁定日期</w:t>
            </w:r>
          </w:p>
          <w:p w14:paraId="77B16C9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裁定結果</w:t>
            </w:r>
          </w:p>
          <w:p w14:paraId="6C9F11DA" w14:textId="77777777" w:rsidR="001B3463" w:rsidRPr="00FB3979" w:rsidRDefault="001B3463">
            <w:pPr>
              <w:rPr>
                <w:rFonts w:ascii="Times New Roman" w:eastAsia="標楷體" w:hAnsi="Times New Roman" w:cs="標楷體"/>
              </w:rPr>
            </w:pPr>
          </w:p>
          <w:p w14:paraId="2D7CB8E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p>
          <w:p w14:paraId="24CF491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裁定結果說明</w:t>
            </w:r>
          </w:p>
          <w:p w14:paraId="3F34E8C1" w14:textId="77777777" w:rsidR="001B3463" w:rsidRPr="00FB3979" w:rsidRDefault="001B3463">
            <w:pPr>
              <w:rPr>
                <w:rFonts w:ascii="Times New Roman" w:eastAsia="標楷體" w:hAnsi="Times New Roman" w:cs="標楷體"/>
              </w:rPr>
            </w:pPr>
          </w:p>
          <w:p w14:paraId="6BD1FA5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717CFD3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提交</w:t>
            </w:r>
          </w:p>
          <w:p w14:paraId="630A461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2928" w:type="dxa"/>
            <w:gridSpan w:val="2"/>
            <w:tcBorders>
              <w:top w:val="single" w:sz="4" w:space="0" w:color="000000"/>
              <w:left w:val="single" w:sz="4" w:space="0" w:color="000000"/>
              <w:bottom w:val="single" w:sz="4" w:space="0" w:color="000000"/>
              <w:right w:val="single" w:sz="4" w:space="0" w:color="000000"/>
            </w:tcBorders>
          </w:tcPr>
          <w:p w14:paraId="1C300C52" w14:textId="77777777" w:rsidR="001B3463" w:rsidRPr="00FB3979" w:rsidRDefault="001B3463">
            <w:pPr>
              <w:rPr>
                <w:rFonts w:ascii="Times New Roman" w:eastAsia="標楷體" w:hAnsi="Times New Roman" w:cs="標楷體"/>
              </w:rPr>
            </w:pPr>
          </w:p>
          <w:p w14:paraId="7A555417" w14:textId="77777777" w:rsidR="001B3463" w:rsidRPr="00FB3979" w:rsidRDefault="001B3463">
            <w:pPr>
              <w:rPr>
                <w:rFonts w:ascii="Times New Roman" w:eastAsia="標楷體" w:hAnsi="Times New Roman" w:cs="標楷體"/>
              </w:rPr>
            </w:pPr>
          </w:p>
          <w:p w14:paraId="3688004D" w14:textId="77777777" w:rsidR="001B3463" w:rsidRPr="00FB3979" w:rsidRDefault="001B3463">
            <w:pPr>
              <w:rPr>
                <w:rFonts w:ascii="Times New Roman" w:eastAsia="標楷體" w:hAnsi="Times New Roman" w:cs="標楷體"/>
              </w:rPr>
            </w:pPr>
          </w:p>
          <w:p w14:paraId="1A804CE3" w14:textId="77777777" w:rsidR="001B3463" w:rsidRPr="00FB3979" w:rsidRDefault="001B3463">
            <w:pPr>
              <w:rPr>
                <w:rFonts w:ascii="Times New Roman" w:eastAsia="標楷體" w:hAnsi="Times New Roman" w:cs="標楷體"/>
              </w:rPr>
            </w:pPr>
          </w:p>
          <w:p w14:paraId="2658E8A5" w14:textId="77777777" w:rsidR="001B3463" w:rsidRPr="00FB3979" w:rsidRDefault="001B3463">
            <w:pPr>
              <w:rPr>
                <w:rFonts w:ascii="Times New Roman" w:eastAsia="標楷體" w:hAnsi="Times New Roman" w:cs="標楷體"/>
              </w:rPr>
            </w:pPr>
          </w:p>
          <w:p w14:paraId="3BE1D09E" w14:textId="77777777" w:rsidR="001B3463" w:rsidRPr="00FB3979" w:rsidRDefault="001B3463">
            <w:pPr>
              <w:rPr>
                <w:rFonts w:ascii="Times New Roman" w:eastAsia="標楷體" w:hAnsi="Times New Roman" w:cs="標楷體"/>
              </w:rPr>
            </w:pPr>
          </w:p>
          <w:p w14:paraId="610D0C9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檢查申報單資料是否填寫完整</w:t>
            </w:r>
          </w:p>
          <w:p w14:paraId="4CA92332" w14:textId="77777777" w:rsidR="001B3463" w:rsidRPr="00FB3979" w:rsidRDefault="001B3463">
            <w:pPr>
              <w:rPr>
                <w:rFonts w:ascii="Times New Roman" w:eastAsia="標楷體" w:hAnsi="Times New Roman" w:cs="標楷體"/>
                <w:highlight w:val="yellow"/>
              </w:rPr>
            </w:pPr>
          </w:p>
          <w:p w14:paraId="0FB8184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tc>
        <w:tc>
          <w:tcPr>
            <w:tcW w:w="2931" w:type="dxa"/>
            <w:tcBorders>
              <w:top w:val="single" w:sz="4" w:space="0" w:color="000000"/>
              <w:left w:val="single" w:sz="4" w:space="0" w:color="000000"/>
              <w:bottom w:val="single" w:sz="4" w:space="0" w:color="000000"/>
              <w:right w:val="single" w:sz="4" w:space="0" w:color="000000"/>
            </w:tcBorders>
          </w:tcPr>
          <w:p w14:paraId="2488DB0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顯示申報裁定頁面</w:t>
            </w:r>
          </w:p>
          <w:p w14:paraId="31465C1A" w14:textId="77777777" w:rsidR="001B3463" w:rsidRPr="00FB3979" w:rsidRDefault="001B3463">
            <w:pPr>
              <w:rPr>
                <w:rFonts w:ascii="Times New Roman" w:eastAsia="標楷體" w:hAnsi="Times New Roman" w:cs="標楷體"/>
              </w:rPr>
            </w:pPr>
          </w:p>
          <w:p w14:paraId="734827C3" w14:textId="77777777" w:rsidR="001B3463" w:rsidRPr="00FB3979" w:rsidRDefault="001B3463">
            <w:pPr>
              <w:rPr>
                <w:rFonts w:ascii="Times New Roman" w:eastAsia="標楷體" w:hAnsi="Times New Roman" w:cs="標楷體"/>
              </w:rPr>
            </w:pPr>
          </w:p>
          <w:p w14:paraId="322A4745" w14:textId="7D8AA851"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裁定完成後的申報單轉至已結案頁面如圖</w:t>
            </w:r>
            <w:r w:rsidR="008D439F">
              <w:rPr>
                <w:rFonts w:ascii="Times New Roman" w:eastAsia="標楷體" w:hAnsi="Times New Roman" w:cs="標楷體" w:hint="eastAsia"/>
              </w:rPr>
              <w:t>22</w:t>
            </w:r>
          </w:p>
          <w:p w14:paraId="1AFCFD68" w14:textId="77777777" w:rsidR="001B3463" w:rsidRPr="00FB3979" w:rsidRDefault="001B3463">
            <w:pPr>
              <w:rPr>
                <w:rFonts w:ascii="Times New Roman" w:eastAsia="標楷體" w:hAnsi="Times New Roman" w:cs="標楷體"/>
              </w:rPr>
            </w:pPr>
          </w:p>
          <w:p w14:paraId="7692425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狀態將從待裁定轉變為已結案</w:t>
            </w:r>
          </w:p>
          <w:p w14:paraId="6408E3D7" w14:textId="77777777" w:rsidR="001B3463" w:rsidRPr="00FB3979" w:rsidRDefault="001B3463">
            <w:pPr>
              <w:rPr>
                <w:rFonts w:ascii="Times New Roman" w:eastAsia="標楷體" w:hAnsi="Times New Roman" w:cs="標楷體"/>
              </w:rPr>
            </w:pPr>
          </w:p>
        </w:tc>
      </w:tr>
      <w:tr w:rsidR="001B3463" w:rsidRPr="00FB3979" w14:paraId="3BA77532" w14:textId="77777777" w:rsidTr="00693EC6">
        <w:trPr>
          <w:trHeight w:val="308"/>
        </w:trPr>
        <w:tc>
          <w:tcPr>
            <w:tcW w:w="1195" w:type="dxa"/>
            <w:tcBorders>
              <w:top w:val="single" w:sz="4" w:space="0" w:color="000000"/>
              <w:left w:val="single" w:sz="4" w:space="0" w:color="000000"/>
              <w:bottom w:val="single" w:sz="4" w:space="0" w:color="000000"/>
              <w:right w:val="single" w:sz="4" w:space="0" w:color="000000"/>
            </w:tcBorders>
            <w:hideMark/>
          </w:tcPr>
          <w:p w14:paraId="27CC025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3" w:type="dxa"/>
            <w:gridSpan w:val="4"/>
            <w:tcBorders>
              <w:top w:val="single" w:sz="4" w:space="0" w:color="000000"/>
              <w:left w:val="single" w:sz="4" w:space="0" w:color="000000"/>
              <w:bottom w:val="single" w:sz="4" w:space="0" w:color="000000"/>
              <w:right w:val="single" w:sz="4" w:space="0" w:color="000000"/>
            </w:tcBorders>
          </w:tcPr>
          <w:p w14:paraId="58832ECE" w14:textId="77777777" w:rsidR="001B3463" w:rsidRPr="00FB3979" w:rsidRDefault="001B3463">
            <w:pPr>
              <w:rPr>
                <w:rFonts w:ascii="Times New Roman" w:eastAsia="標楷體" w:hAnsi="Times New Roman" w:cs="標楷體"/>
              </w:rPr>
            </w:pPr>
          </w:p>
        </w:tc>
      </w:tr>
    </w:tbl>
    <w:p w14:paraId="602F262A" w14:textId="77777777" w:rsidR="00041B6B" w:rsidRDefault="00041B6B" w:rsidP="001B3463">
      <w:pPr>
        <w:rPr>
          <w:rFonts w:ascii="Times New Roman" w:eastAsia="標楷體" w:hAnsi="Times New Roman" w:cs="標楷體"/>
        </w:rPr>
      </w:pPr>
    </w:p>
    <w:p w14:paraId="2640AAE5" w14:textId="50C9ECBB" w:rsidR="00FF4FD9"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426FCE9F" w14:textId="77777777" w:rsidR="001B3463" w:rsidRPr="00FB3979" w:rsidRDefault="001B3463" w:rsidP="00297D6A">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7755964" wp14:editId="37999616">
            <wp:extent cx="5464446" cy="1522071"/>
            <wp:effectExtent l="0" t="0" r="3175" b="254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4283"/>
                    <a:stretch/>
                  </pic:blipFill>
                  <pic:spPr bwMode="auto">
                    <a:xfrm>
                      <a:off x="0" y="0"/>
                      <a:ext cx="5733150" cy="1596916"/>
                    </a:xfrm>
                    <a:prstGeom prst="rect">
                      <a:avLst/>
                    </a:prstGeom>
                    <a:noFill/>
                    <a:ln>
                      <a:noFill/>
                    </a:ln>
                    <a:extLst>
                      <a:ext uri="{53640926-AAD7-44D8-BBD7-CCE9431645EC}">
                        <a14:shadowObscured xmlns:a14="http://schemas.microsoft.com/office/drawing/2010/main"/>
                      </a:ext>
                    </a:extLst>
                  </pic:spPr>
                </pic:pic>
              </a:graphicData>
            </a:graphic>
          </wp:inline>
        </w:drawing>
      </w:r>
    </w:p>
    <w:p w14:paraId="5656760A" w14:textId="48AB3792" w:rsidR="001B3463" w:rsidRPr="00FB3979" w:rsidRDefault="001B3463" w:rsidP="00297D6A">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6FF906AC" wp14:editId="69F5869C">
            <wp:extent cx="5421630" cy="2110740"/>
            <wp:effectExtent l="0" t="0" r="7620" b="381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 b="27736"/>
                    <a:stretch/>
                  </pic:blipFill>
                  <pic:spPr bwMode="auto">
                    <a:xfrm>
                      <a:off x="0" y="0"/>
                      <a:ext cx="5542615" cy="2157842"/>
                    </a:xfrm>
                    <a:prstGeom prst="rect">
                      <a:avLst/>
                    </a:prstGeom>
                    <a:noFill/>
                    <a:ln>
                      <a:noFill/>
                    </a:ln>
                    <a:extLst>
                      <a:ext uri="{53640926-AAD7-44D8-BBD7-CCE9431645EC}">
                        <a14:shadowObscured xmlns:a14="http://schemas.microsoft.com/office/drawing/2010/main"/>
                      </a:ext>
                    </a:extLst>
                  </pic:spPr>
                </pic:pic>
              </a:graphicData>
            </a:graphic>
          </wp:inline>
        </w:drawing>
      </w:r>
      <w:r w:rsidR="00041B6B" w:rsidRPr="00FB3979">
        <w:rPr>
          <w:rFonts w:ascii="Times New Roman" w:eastAsia="標楷體" w:hAnsi="Times New Roman" w:cs="標楷體"/>
          <w:noProof/>
        </w:rPr>
        <w:lastRenderedPageBreak/>
        <w:drawing>
          <wp:inline distT="0" distB="0" distL="0" distR="0" wp14:anchorId="6B7FAC49" wp14:editId="270C72BC">
            <wp:extent cx="5421809" cy="833120"/>
            <wp:effectExtent l="0" t="0" r="7620" b="508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71478"/>
                    <a:stretch/>
                  </pic:blipFill>
                  <pic:spPr bwMode="auto">
                    <a:xfrm>
                      <a:off x="0" y="0"/>
                      <a:ext cx="5542615" cy="851683"/>
                    </a:xfrm>
                    <a:prstGeom prst="rect">
                      <a:avLst/>
                    </a:prstGeom>
                    <a:noFill/>
                    <a:ln>
                      <a:noFill/>
                    </a:ln>
                    <a:extLst>
                      <a:ext uri="{53640926-AAD7-44D8-BBD7-CCE9431645EC}">
                        <a14:shadowObscured xmlns:a14="http://schemas.microsoft.com/office/drawing/2010/main"/>
                      </a:ext>
                    </a:extLst>
                  </pic:spPr>
                </pic:pic>
              </a:graphicData>
            </a:graphic>
          </wp:inline>
        </w:drawing>
      </w:r>
    </w:p>
    <w:p w14:paraId="4DFB3406" w14:textId="77777777" w:rsidR="001B3463" w:rsidRPr="00FB3979" w:rsidRDefault="001B3463" w:rsidP="00297D6A">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486F8DC" wp14:editId="5D52DAAB">
            <wp:extent cx="5430779" cy="2181828"/>
            <wp:effectExtent l="0" t="0" r="0" b="9525"/>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357374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0878" cy="2254183"/>
                    </a:xfrm>
                    <a:prstGeom prst="rect">
                      <a:avLst/>
                    </a:prstGeom>
                    <a:noFill/>
                    <a:ln>
                      <a:noFill/>
                    </a:ln>
                  </pic:spPr>
                </pic:pic>
              </a:graphicData>
            </a:graphic>
          </wp:inline>
        </w:drawing>
      </w:r>
    </w:p>
    <w:p w14:paraId="3907B494" w14:textId="0695FB26" w:rsidR="001B3463" w:rsidRPr="00FB3979" w:rsidRDefault="001B3463" w:rsidP="006C59B1">
      <w:pPr>
        <w:pStyle w:val="a9"/>
        <w:widowControl/>
        <w:rPr>
          <w:b/>
          <w:bCs/>
        </w:rPr>
      </w:pPr>
      <w:bookmarkStart w:id="301" w:name="_Toc152429939"/>
      <w:bookmarkStart w:id="302" w:name="_Toc152716130"/>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31</w:t>
      </w:r>
      <w:r w:rsidRPr="00FB3979">
        <w:rPr>
          <w:rFonts w:hint="eastAsia"/>
          <w:b/>
          <w:bCs/>
        </w:rPr>
        <w:fldChar w:fldCharType="end"/>
      </w:r>
      <w:r w:rsidRPr="00FB3979">
        <w:rPr>
          <w:rFonts w:hint="eastAsia"/>
          <w:b/>
          <w:bCs/>
        </w:rPr>
        <w:t xml:space="preserve">  </w:t>
      </w:r>
      <w:r w:rsidRPr="00FB3979">
        <w:rPr>
          <w:rFonts w:hint="eastAsia"/>
          <w:b/>
          <w:bCs/>
        </w:rPr>
        <w:t>裁定申報單</w:t>
      </w:r>
      <w:bookmarkEnd w:id="301"/>
      <w:bookmarkEnd w:id="302"/>
    </w:p>
    <w:p w14:paraId="72698ADA" w14:textId="0FCE5108" w:rsidR="00FF4FD9" w:rsidRPr="00FB3979" w:rsidRDefault="00FF4FD9" w:rsidP="001B3463">
      <w:pPr>
        <w:rPr>
          <w:rFonts w:ascii="Times New Roman" w:eastAsia="標楷體" w:hAnsi="Times New Roman" w:cs="標楷體"/>
        </w:rPr>
      </w:pPr>
    </w:p>
    <w:p w14:paraId="6C706FA2" w14:textId="296078B7" w:rsidR="001B3463" w:rsidRPr="00FB3979" w:rsidRDefault="001B3463" w:rsidP="00C4723A">
      <w:pPr>
        <w:pStyle w:val="4"/>
        <w:ind w:left="720"/>
      </w:pPr>
      <w:bookmarkStart w:id="303" w:name="_Toc152421488"/>
      <w:bookmarkStart w:id="304" w:name="_Toc152677808"/>
      <w:r w:rsidRPr="00FB3979">
        <w:rPr>
          <w:rFonts w:hint="eastAsia"/>
        </w:rPr>
        <w:t>1-3-6</w:t>
      </w:r>
      <w:r w:rsidRPr="00FB3979">
        <w:rPr>
          <w:rFonts w:hint="eastAsia"/>
        </w:rPr>
        <w:t>等待回覆</w:t>
      </w:r>
      <w:r w:rsidRPr="00FB3979">
        <w:rPr>
          <w:rFonts w:hint="eastAsia"/>
        </w:rPr>
        <w:t>-</w:t>
      </w:r>
      <w:r w:rsidRPr="00FB3979">
        <w:rPr>
          <w:rFonts w:hint="eastAsia"/>
        </w:rPr>
        <w:t>檢視</w:t>
      </w:r>
      <w:bookmarkEnd w:id="303"/>
      <w:bookmarkEnd w:id="304"/>
    </w:p>
    <w:p w14:paraId="223C8A72" w14:textId="77777777" w:rsidR="0020777C" w:rsidRPr="00FB3979" w:rsidRDefault="0020777C" w:rsidP="0020777C">
      <w:pPr>
        <w:rPr>
          <w:rFonts w:ascii="Times New Roman" w:eastAsia="標楷體" w:hAnsi="Times New Roman"/>
        </w:rPr>
      </w:pPr>
    </w:p>
    <w:p w14:paraId="6B7F6E76" w14:textId="7D57760E" w:rsidR="0020777C" w:rsidRPr="00FB3979" w:rsidRDefault="0020777C" w:rsidP="0020777C">
      <w:pPr>
        <w:pStyle w:val="a9"/>
      </w:pPr>
      <w:bookmarkStart w:id="305" w:name="_Toc152716498"/>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17</w:t>
      </w:r>
      <w:r w:rsidRPr="00FB3979">
        <w:rPr>
          <w:rFonts w:hint="eastAsia"/>
        </w:rPr>
        <w:fldChar w:fldCharType="end"/>
      </w:r>
      <w:r w:rsidRPr="00FB3979">
        <w:rPr>
          <w:rFonts w:hint="eastAsia"/>
        </w:rPr>
        <w:t xml:space="preserve">  1-3-6</w:t>
      </w:r>
      <w:r w:rsidRPr="00FB3979">
        <w:rPr>
          <w:rFonts w:hint="eastAsia"/>
        </w:rPr>
        <w:t>等待回覆</w:t>
      </w:r>
      <w:r w:rsidRPr="00FB3979">
        <w:rPr>
          <w:rFonts w:hint="eastAsia"/>
        </w:rPr>
        <w:t>-</w:t>
      </w:r>
      <w:r w:rsidRPr="00FB3979">
        <w:rPr>
          <w:rFonts w:hint="eastAsia"/>
        </w:rPr>
        <w:t>檢視</w:t>
      </w:r>
      <w:bookmarkEnd w:id="305"/>
    </w:p>
    <w:tbl>
      <w:tblPr>
        <w:tblpPr w:leftFromText="180" w:rightFromText="180" w:vertAnchor="text" w:horzAnchor="margin" w:tblpY="163"/>
        <w:tblW w:w="8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1719"/>
        <w:gridCol w:w="1456"/>
        <w:gridCol w:w="1450"/>
        <w:gridCol w:w="2912"/>
      </w:tblGrid>
      <w:tr w:rsidR="00297D6A" w:rsidRPr="00FB3979" w14:paraId="3915F076" w14:textId="77777777" w:rsidTr="00297D6A">
        <w:trPr>
          <w:trHeight w:val="371"/>
        </w:trPr>
        <w:tc>
          <w:tcPr>
            <w:tcW w:w="8724" w:type="dxa"/>
            <w:gridSpan w:val="5"/>
            <w:tcBorders>
              <w:top w:val="single" w:sz="4" w:space="0" w:color="000000"/>
              <w:left w:val="single" w:sz="4" w:space="0" w:color="000000"/>
              <w:bottom w:val="single" w:sz="4" w:space="0" w:color="000000"/>
              <w:right w:val="single" w:sz="4" w:space="0" w:color="000000"/>
            </w:tcBorders>
            <w:hideMark/>
          </w:tcPr>
          <w:p w14:paraId="76551510" w14:textId="77777777" w:rsidR="00297D6A" w:rsidRPr="00FB3979" w:rsidRDefault="00297D6A" w:rsidP="00297D6A">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1-3-6 </w:t>
            </w:r>
            <w:r w:rsidRPr="00FB3979">
              <w:rPr>
                <w:rFonts w:ascii="Times New Roman" w:eastAsia="標楷體" w:hAnsi="Times New Roman" w:cs="標楷體" w:hint="eastAsia"/>
              </w:rPr>
              <w:t>等待回覆</w:t>
            </w:r>
            <w:r w:rsidRPr="00FB3979">
              <w:rPr>
                <w:rFonts w:ascii="Times New Roman" w:eastAsia="標楷體" w:hAnsi="Times New Roman" w:cs="標楷體" w:hint="eastAsia"/>
              </w:rPr>
              <w:t>-</w:t>
            </w:r>
            <w:r w:rsidRPr="00FB3979">
              <w:rPr>
                <w:rFonts w:ascii="Times New Roman" w:eastAsia="標楷體" w:hAnsi="Times New Roman" w:cs="標楷體" w:hint="eastAsia"/>
              </w:rPr>
              <w:t>檢視</w:t>
            </w:r>
          </w:p>
        </w:tc>
      </w:tr>
      <w:tr w:rsidR="00297D6A" w:rsidRPr="00FB3979" w14:paraId="128541AB" w14:textId="77777777" w:rsidTr="00297D6A">
        <w:trPr>
          <w:trHeight w:val="390"/>
        </w:trPr>
        <w:tc>
          <w:tcPr>
            <w:tcW w:w="8724" w:type="dxa"/>
            <w:gridSpan w:val="5"/>
            <w:tcBorders>
              <w:top w:val="single" w:sz="4" w:space="0" w:color="000000"/>
              <w:left w:val="single" w:sz="4" w:space="0" w:color="000000"/>
              <w:bottom w:val="single" w:sz="4" w:space="0" w:color="000000"/>
              <w:right w:val="single" w:sz="4" w:space="0" w:color="000000"/>
            </w:tcBorders>
            <w:hideMark/>
          </w:tcPr>
          <w:p w14:paraId="19B6BD34" w14:textId="77777777" w:rsidR="00297D6A" w:rsidRPr="00FB3979" w:rsidRDefault="00297D6A" w:rsidP="00297D6A">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可於此頁面查看回覆中的申報單詳細內容</w:t>
            </w:r>
          </w:p>
        </w:tc>
      </w:tr>
      <w:tr w:rsidR="00297D6A" w:rsidRPr="00FB3979" w14:paraId="19A4679C" w14:textId="77777777" w:rsidTr="00297D6A">
        <w:trPr>
          <w:trHeight w:val="371"/>
        </w:trPr>
        <w:tc>
          <w:tcPr>
            <w:tcW w:w="4362" w:type="dxa"/>
            <w:gridSpan w:val="3"/>
            <w:tcBorders>
              <w:top w:val="single" w:sz="4" w:space="0" w:color="000000"/>
              <w:left w:val="single" w:sz="4" w:space="0" w:color="000000"/>
              <w:bottom w:val="single" w:sz="4" w:space="0" w:color="000000"/>
              <w:right w:val="single" w:sz="4" w:space="0" w:color="000000"/>
            </w:tcBorders>
            <w:hideMark/>
          </w:tcPr>
          <w:p w14:paraId="1D35056E" w14:textId="77777777" w:rsidR="00297D6A" w:rsidRPr="00FB3979" w:rsidRDefault="00297D6A" w:rsidP="00297D6A">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362" w:type="dxa"/>
            <w:gridSpan w:val="2"/>
            <w:tcBorders>
              <w:top w:val="single" w:sz="4" w:space="0" w:color="000000"/>
              <w:left w:val="single" w:sz="4" w:space="0" w:color="000000"/>
              <w:bottom w:val="single" w:sz="4" w:space="0" w:color="000000"/>
              <w:right w:val="single" w:sz="4" w:space="0" w:color="000000"/>
            </w:tcBorders>
            <w:hideMark/>
          </w:tcPr>
          <w:p w14:paraId="161E0B4E" w14:textId="77777777" w:rsidR="00297D6A" w:rsidRPr="00FB3979" w:rsidRDefault="00297D6A" w:rsidP="00297D6A">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297D6A" w:rsidRPr="00FB3979" w14:paraId="1D808221" w14:textId="77777777" w:rsidTr="00297D6A">
        <w:trPr>
          <w:trHeight w:val="390"/>
        </w:trPr>
        <w:tc>
          <w:tcPr>
            <w:tcW w:w="2906" w:type="dxa"/>
            <w:gridSpan w:val="2"/>
            <w:tcBorders>
              <w:top w:val="single" w:sz="4" w:space="0" w:color="000000"/>
              <w:left w:val="single" w:sz="4" w:space="0" w:color="000000"/>
              <w:bottom w:val="single" w:sz="4" w:space="0" w:color="000000"/>
              <w:right w:val="single" w:sz="4" w:space="0" w:color="000000"/>
            </w:tcBorders>
            <w:hideMark/>
          </w:tcPr>
          <w:p w14:paraId="53278EF5" w14:textId="77777777" w:rsidR="00297D6A" w:rsidRPr="00FB3979" w:rsidRDefault="00297D6A" w:rsidP="00297D6A">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906" w:type="dxa"/>
            <w:gridSpan w:val="2"/>
            <w:tcBorders>
              <w:top w:val="single" w:sz="4" w:space="0" w:color="000000"/>
              <w:left w:val="single" w:sz="4" w:space="0" w:color="000000"/>
              <w:bottom w:val="single" w:sz="4" w:space="0" w:color="000000"/>
              <w:right w:val="single" w:sz="4" w:space="0" w:color="000000"/>
            </w:tcBorders>
            <w:hideMark/>
          </w:tcPr>
          <w:p w14:paraId="2FA42B31" w14:textId="77777777" w:rsidR="00297D6A" w:rsidRPr="00FB3979" w:rsidRDefault="00297D6A" w:rsidP="00297D6A">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12" w:type="dxa"/>
            <w:tcBorders>
              <w:top w:val="single" w:sz="4" w:space="0" w:color="000000"/>
              <w:left w:val="single" w:sz="4" w:space="0" w:color="000000"/>
              <w:bottom w:val="single" w:sz="4" w:space="0" w:color="000000"/>
              <w:right w:val="single" w:sz="4" w:space="0" w:color="000000"/>
            </w:tcBorders>
            <w:hideMark/>
          </w:tcPr>
          <w:p w14:paraId="4819B6A4" w14:textId="77777777" w:rsidR="00297D6A" w:rsidRPr="00FB3979" w:rsidRDefault="00297D6A" w:rsidP="00297D6A">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297D6A" w:rsidRPr="00FB3979" w14:paraId="6D69DFCA" w14:textId="77777777" w:rsidTr="00297D6A">
        <w:trPr>
          <w:trHeight w:val="76"/>
        </w:trPr>
        <w:tc>
          <w:tcPr>
            <w:tcW w:w="2906" w:type="dxa"/>
            <w:gridSpan w:val="2"/>
            <w:tcBorders>
              <w:top w:val="single" w:sz="4" w:space="0" w:color="000000"/>
              <w:left w:val="single" w:sz="4" w:space="0" w:color="000000"/>
              <w:bottom w:val="single" w:sz="4" w:space="0" w:color="000000"/>
              <w:right w:val="single" w:sz="4" w:space="0" w:color="000000"/>
            </w:tcBorders>
          </w:tcPr>
          <w:p w14:paraId="660CE994" w14:textId="77777777" w:rsidR="00297D6A" w:rsidRPr="00FB3979" w:rsidRDefault="00297D6A" w:rsidP="00297D6A">
            <w:pPr>
              <w:rPr>
                <w:rFonts w:ascii="Times New Roman" w:eastAsia="標楷體" w:hAnsi="Times New Roman" w:cs="標楷體"/>
              </w:rPr>
            </w:pPr>
          </w:p>
        </w:tc>
        <w:tc>
          <w:tcPr>
            <w:tcW w:w="2906" w:type="dxa"/>
            <w:gridSpan w:val="2"/>
            <w:tcBorders>
              <w:top w:val="single" w:sz="4" w:space="0" w:color="000000"/>
              <w:left w:val="single" w:sz="4" w:space="0" w:color="000000"/>
              <w:bottom w:val="single" w:sz="4" w:space="0" w:color="000000"/>
              <w:right w:val="single" w:sz="4" w:space="0" w:color="000000"/>
            </w:tcBorders>
          </w:tcPr>
          <w:p w14:paraId="6355DC4C" w14:textId="294E3308" w:rsidR="00297D6A" w:rsidRPr="00FB3979" w:rsidRDefault="00297D6A" w:rsidP="00297D6A">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tc>
        <w:tc>
          <w:tcPr>
            <w:tcW w:w="2912" w:type="dxa"/>
            <w:tcBorders>
              <w:top w:val="single" w:sz="4" w:space="0" w:color="000000"/>
              <w:left w:val="single" w:sz="4" w:space="0" w:color="000000"/>
              <w:bottom w:val="single" w:sz="4" w:space="0" w:color="000000"/>
              <w:right w:val="single" w:sz="4" w:space="0" w:color="000000"/>
            </w:tcBorders>
          </w:tcPr>
          <w:p w14:paraId="1331828C" w14:textId="15E43348" w:rsidR="00297D6A" w:rsidRPr="00041B6B" w:rsidRDefault="00297D6A" w:rsidP="00297D6A">
            <w:pPr>
              <w:rPr>
                <w:rFonts w:ascii="Times New Roman" w:eastAsia="標楷體" w:hAnsi="Times New Roman" w:cs="標楷體"/>
              </w:rPr>
            </w:pPr>
            <w:proofErr w:type="gramStart"/>
            <w:r w:rsidRPr="00FB3979">
              <w:rPr>
                <w:rFonts w:ascii="Times New Roman" w:eastAsia="標楷體" w:hAnsi="Times New Roman" w:cs="標楷體" w:hint="eastAsia"/>
              </w:rPr>
              <w:t>繼圖</w:t>
            </w:r>
            <w:proofErr w:type="gramEnd"/>
            <w:r w:rsidR="008D439F">
              <w:rPr>
                <w:rFonts w:ascii="Times New Roman" w:eastAsia="標楷體" w:hAnsi="Times New Roman" w:cs="標楷體" w:hint="eastAsia"/>
              </w:rPr>
              <w:t xml:space="preserve"> 20</w:t>
            </w:r>
            <w:r w:rsidRPr="00FB3979">
              <w:rPr>
                <w:rFonts w:ascii="Times New Roman" w:eastAsia="標楷體" w:hAnsi="Times New Roman" w:cs="標楷體" w:hint="eastAsia"/>
                <w:b/>
              </w:rPr>
              <w:t xml:space="preserve"> </w:t>
            </w:r>
            <w:r w:rsidRPr="00FB3979">
              <w:rPr>
                <w:rFonts w:ascii="Times New Roman" w:eastAsia="標楷體" w:hAnsi="Times New Roman" w:cs="標楷體" w:hint="eastAsia"/>
                <w:b/>
              </w:rPr>
              <w:t>，</w:t>
            </w:r>
            <w:r w:rsidRPr="00FB3979">
              <w:rPr>
                <w:rFonts w:ascii="Times New Roman" w:eastAsia="標楷體" w:hAnsi="Times New Roman" w:cs="標楷體" w:hint="eastAsia"/>
              </w:rPr>
              <w:t>除了顯示申報單詳細資訊，額外新增了責任指派以及責任回覆欄位</w:t>
            </w:r>
          </w:p>
        </w:tc>
      </w:tr>
      <w:tr w:rsidR="00297D6A" w:rsidRPr="00FB3979" w14:paraId="45A83E2A" w14:textId="77777777" w:rsidTr="00297D6A">
        <w:trPr>
          <w:trHeight w:val="371"/>
        </w:trPr>
        <w:tc>
          <w:tcPr>
            <w:tcW w:w="1187" w:type="dxa"/>
            <w:tcBorders>
              <w:top w:val="single" w:sz="4" w:space="0" w:color="000000"/>
              <w:left w:val="single" w:sz="4" w:space="0" w:color="000000"/>
              <w:bottom w:val="single" w:sz="4" w:space="0" w:color="000000"/>
              <w:right w:val="single" w:sz="4" w:space="0" w:color="000000"/>
            </w:tcBorders>
            <w:hideMark/>
          </w:tcPr>
          <w:p w14:paraId="11BB4BA9" w14:textId="77777777" w:rsidR="00297D6A" w:rsidRPr="00FB3979" w:rsidRDefault="00297D6A" w:rsidP="00297D6A">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37" w:type="dxa"/>
            <w:gridSpan w:val="4"/>
            <w:tcBorders>
              <w:top w:val="single" w:sz="4" w:space="0" w:color="000000"/>
              <w:left w:val="single" w:sz="4" w:space="0" w:color="000000"/>
              <w:bottom w:val="single" w:sz="4" w:space="0" w:color="000000"/>
              <w:right w:val="single" w:sz="4" w:space="0" w:color="000000"/>
            </w:tcBorders>
          </w:tcPr>
          <w:p w14:paraId="59524EDC" w14:textId="77777777" w:rsidR="00297D6A" w:rsidRPr="00FB3979" w:rsidRDefault="00297D6A" w:rsidP="00297D6A">
            <w:pPr>
              <w:rPr>
                <w:rFonts w:ascii="Times New Roman" w:eastAsia="標楷體" w:hAnsi="Times New Roman" w:cs="標楷體"/>
                <w:b/>
                <w:color w:val="FF0000"/>
                <w:highlight w:val="yellow"/>
              </w:rPr>
            </w:pPr>
          </w:p>
        </w:tc>
      </w:tr>
    </w:tbl>
    <w:p w14:paraId="388A4779" w14:textId="77777777" w:rsidR="001B3463" w:rsidRPr="00FB3979" w:rsidRDefault="001B3463" w:rsidP="001B3463">
      <w:pPr>
        <w:rPr>
          <w:rFonts w:ascii="Times New Roman" w:eastAsia="標楷體" w:hAnsi="Times New Roman" w:cs="標楷體"/>
        </w:rPr>
      </w:pPr>
    </w:p>
    <w:p w14:paraId="2BE4C560"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0274B43E" w14:textId="77777777" w:rsidR="001B3463" w:rsidRPr="00FB3979" w:rsidRDefault="001B3463" w:rsidP="00041B6B">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521B5EC" wp14:editId="31441F42">
            <wp:extent cx="5545667" cy="1648894"/>
            <wp:effectExtent l="0" t="0" r="0" b="889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57997" cy="1652560"/>
                    </a:xfrm>
                    <a:prstGeom prst="rect">
                      <a:avLst/>
                    </a:prstGeom>
                    <a:noFill/>
                    <a:ln>
                      <a:noFill/>
                    </a:ln>
                  </pic:spPr>
                </pic:pic>
              </a:graphicData>
            </a:graphic>
          </wp:inline>
        </w:drawing>
      </w:r>
      <w:r w:rsidRPr="00FB3979">
        <w:rPr>
          <w:rFonts w:ascii="Times New Roman" w:eastAsia="標楷體" w:hAnsi="Times New Roman" w:cs="標楷體"/>
          <w:noProof/>
        </w:rPr>
        <w:lastRenderedPageBreak/>
        <w:drawing>
          <wp:inline distT="0" distB="0" distL="0" distR="0" wp14:anchorId="0E86307D" wp14:editId="4DD01C95">
            <wp:extent cx="5036820" cy="3089920"/>
            <wp:effectExtent l="0" t="0"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3"/>
                    <pic:cNvPicPr>
                      <a:picLocks noChangeAspect="1" noChangeArrowheads="1"/>
                    </pic:cNvPicPr>
                  </pic:nvPicPr>
                  <pic:blipFill>
                    <a:blip r:embed="rId53">
                      <a:extLst>
                        <a:ext uri="{28A0092B-C50C-407E-A947-70E740481C1C}">
                          <a14:useLocalDpi xmlns:a14="http://schemas.microsoft.com/office/drawing/2010/main" val="0"/>
                        </a:ext>
                      </a:extLst>
                    </a:blip>
                    <a:srcRect b="7175"/>
                    <a:stretch>
                      <a:fillRect/>
                    </a:stretch>
                  </pic:blipFill>
                  <pic:spPr bwMode="auto">
                    <a:xfrm>
                      <a:off x="0" y="0"/>
                      <a:ext cx="5050423" cy="3098265"/>
                    </a:xfrm>
                    <a:prstGeom prst="rect">
                      <a:avLst/>
                    </a:prstGeom>
                    <a:noFill/>
                    <a:ln>
                      <a:noFill/>
                    </a:ln>
                  </pic:spPr>
                </pic:pic>
              </a:graphicData>
            </a:graphic>
          </wp:inline>
        </w:drawing>
      </w:r>
    </w:p>
    <w:p w14:paraId="5233631F" w14:textId="77C67F5A" w:rsidR="001B3463" w:rsidRPr="00FB3979" w:rsidRDefault="001B3463" w:rsidP="002B798B">
      <w:pPr>
        <w:pStyle w:val="a9"/>
        <w:widowControl/>
        <w:rPr>
          <w:b/>
          <w:bCs/>
        </w:rPr>
      </w:pPr>
      <w:bookmarkStart w:id="306" w:name="_Toc152429940"/>
      <w:bookmarkStart w:id="307" w:name="_Toc152716131"/>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32</w:t>
      </w:r>
      <w:r w:rsidRPr="00FB3979">
        <w:rPr>
          <w:rFonts w:hint="eastAsia"/>
          <w:b/>
          <w:bCs/>
        </w:rPr>
        <w:fldChar w:fldCharType="end"/>
      </w:r>
      <w:r w:rsidRPr="00FB3979">
        <w:rPr>
          <w:rFonts w:hint="eastAsia"/>
          <w:b/>
          <w:bCs/>
        </w:rPr>
        <w:t xml:space="preserve">  </w:t>
      </w:r>
      <w:r w:rsidRPr="00FB3979">
        <w:rPr>
          <w:rFonts w:hint="eastAsia"/>
          <w:b/>
          <w:bCs/>
        </w:rPr>
        <w:t>檢視等待回覆申報單</w:t>
      </w:r>
      <w:bookmarkEnd w:id="306"/>
      <w:bookmarkEnd w:id="307"/>
    </w:p>
    <w:p w14:paraId="186E89BD" w14:textId="77777777" w:rsidR="001B3463" w:rsidRPr="00FB3979" w:rsidRDefault="001B3463" w:rsidP="001B3463">
      <w:pPr>
        <w:rPr>
          <w:rFonts w:ascii="Times New Roman" w:eastAsia="標楷體" w:hAnsi="Times New Roman"/>
        </w:rPr>
      </w:pPr>
    </w:p>
    <w:p w14:paraId="63A6CA3C" w14:textId="3CB64DC3" w:rsidR="001B3463" w:rsidRPr="00FB3979" w:rsidRDefault="001B3463" w:rsidP="00C4723A">
      <w:pPr>
        <w:pStyle w:val="4"/>
        <w:ind w:left="720"/>
      </w:pPr>
      <w:bookmarkStart w:id="308" w:name="_Toc152421489"/>
      <w:bookmarkStart w:id="309" w:name="_Ref134382431"/>
      <w:bookmarkStart w:id="310" w:name="_Toc152677809"/>
      <w:r w:rsidRPr="00FB3979">
        <w:rPr>
          <w:rFonts w:hint="eastAsia"/>
        </w:rPr>
        <w:t>1-3-</w:t>
      </w:r>
      <w:r w:rsidR="00297D6A" w:rsidRPr="00FB3979">
        <w:rPr>
          <w:rFonts w:hint="eastAsia"/>
        </w:rPr>
        <w:t>7</w:t>
      </w:r>
      <w:r w:rsidRPr="00FB3979">
        <w:rPr>
          <w:rFonts w:hint="eastAsia"/>
        </w:rPr>
        <w:t xml:space="preserve"> </w:t>
      </w:r>
      <w:r w:rsidRPr="00FB3979">
        <w:rPr>
          <w:rFonts w:hint="eastAsia"/>
        </w:rPr>
        <w:t>回覆進度</w:t>
      </w:r>
      <w:bookmarkEnd w:id="308"/>
      <w:bookmarkEnd w:id="309"/>
      <w:bookmarkEnd w:id="310"/>
    </w:p>
    <w:p w14:paraId="284A7CAE" w14:textId="77777777" w:rsidR="0020777C" w:rsidRPr="00FB3979" w:rsidRDefault="0020777C" w:rsidP="0020777C">
      <w:pPr>
        <w:rPr>
          <w:rFonts w:ascii="Times New Roman" w:eastAsia="標楷體" w:hAnsi="Times New Roman"/>
        </w:rPr>
      </w:pPr>
    </w:p>
    <w:p w14:paraId="62D59FFD" w14:textId="24520690" w:rsidR="0020777C" w:rsidRPr="00FB3979" w:rsidRDefault="0020777C" w:rsidP="0020777C">
      <w:pPr>
        <w:pStyle w:val="a9"/>
      </w:pPr>
      <w:bookmarkStart w:id="311" w:name="_Toc152716499"/>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18</w:t>
      </w:r>
      <w:r w:rsidRPr="00FB3979">
        <w:rPr>
          <w:rFonts w:hint="eastAsia"/>
        </w:rPr>
        <w:fldChar w:fldCharType="end"/>
      </w:r>
      <w:r w:rsidRPr="00FB3979">
        <w:rPr>
          <w:rFonts w:hint="eastAsia"/>
        </w:rPr>
        <w:t xml:space="preserve">  1-3-7 </w:t>
      </w:r>
      <w:r w:rsidRPr="00FB3979">
        <w:rPr>
          <w:rFonts w:hint="eastAsia"/>
        </w:rPr>
        <w:t>回覆進度</w:t>
      </w:r>
      <w:bookmarkEnd w:id="311"/>
    </w:p>
    <w:tbl>
      <w:tblPr>
        <w:tblpPr w:leftFromText="180" w:rightFromText="180" w:vertAnchor="text" w:horzAnchor="margin" w:tblpY="46"/>
        <w:tblW w:w="8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6"/>
        <w:gridCol w:w="1505"/>
        <w:gridCol w:w="1698"/>
        <w:gridCol w:w="1307"/>
        <w:gridCol w:w="3093"/>
      </w:tblGrid>
      <w:tr w:rsidR="001B3463" w:rsidRPr="00FB3979" w14:paraId="4A92EBAB" w14:textId="77777777" w:rsidTr="00693EC6">
        <w:trPr>
          <w:trHeight w:val="385"/>
        </w:trPr>
        <w:tc>
          <w:tcPr>
            <w:tcW w:w="8799" w:type="dxa"/>
            <w:gridSpan w:val="5"/>
            <w:tcBorders>
              <w:top w:val="single" w:sz="4" w:space="0" w:color="000000"/>
              <w:left w:val="single" w:sz="4" w:space="0" w:color="000000"/>
              <w:bottom w:val="single" w:sz="4" w:space="0" w:color="000000"/>
              <w:right w:val="single" w:sz="4" w:space="0" w:color="000000"/>
            </w:tcBorders>
            <w:hideMark/>
          </w:tcPr>
          <w:p w14:paraId="10A950F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1-3-8</w:t>
            </w:r>
            <w:r w:rsidRPr="00FB3979">
              <w:rPr>
                <w:rFonts w:ascii="Times New Roman" w:eastAsia="標楷體" w:hAnsi="Times New Roman" w:cs="標楷體" w:hint="eastAsia"/>
              </w:rPr>
              <w:t>回覆進度</w:t>
            </w:r>
          </w:p>
        </w:tc>
      </w:tr>
      <w:tr w:rsidR="001B3463" w:rsidRPr="00FB3979" w14:paraId="059122D9" w14:textId="77777777" w:rsidTr="00693EC6">
        <w:trPr>
          <w:trHeight w:val="403"/>
        </w:trPr>
        <w:tc>
          <w:tcPr>
            <w:tcW w:w="8799" w:type="dxa"/>
            <w:gridSpan w:val="5"/>
            <w:tcBorders>
              <w:top w:val="single" w:sz="4" w:space="0" w:color="000000"/>
              <w:left w:val="single" w:sz="4" w:space="0" w:color="000000"/>
              <w:bottom w:val="single" w:sz="4" w:space="0" w:color="000000"/>
              <w:right w:val="single" w:sz="4" w:space="0" w:color="000000"/>
            </w:tcBorders>
            <w:hideMark/>
          </w:tcPr>
          <w:p w14:paraId="0167C8D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查看負責部門回覆完成情況</w:t>
            </w:r>
          </w:p>
        </w:tc>
      </w:tr>
      <w:tr w:rsidR="001B3463" w:rsidRPr="00FB3979" w14:paraId="28CB9758" w14:textId="77777777" w:rsidTr="00693EC6">
        <w:trPr>
          <w:trHeight w:val="385"/>
        </w:trPr>
        <w:tc>
          <w:tcPr>
            <w:tcW w:w="4399" w:type="dxa"/>
            <w:gridSpan w:val="3"/>
            <w:tcBorders>
              <w:top w:val="single" w:sz="4" w:space="0" w:color="000000"/>
              <w:left w:val="single" w:sz="4" w:space="0" w:color="000000"/>
              <w:bottom w:val="single" w:sz="4" w:space="0" w:color="000000"/>
              <w:right w:val="single" w:sz="4" w:space="0" w:color="000000"/>
            </w:tcBorders>
            <w:hideMark/>
          </w:tcPr>
          <w:p w14:paraId="2BF2958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00" w:type="dxa"/>
            <w:gridSpan w:val="2"/>
            <w:tcBorders>
              <w:top w:val="single" w:sz="4" w:space="0" w:color="000000"/>
              <w:left w:val="single" w:sz="4" w:space="0" w:color="000000"/>
              <w:bottom w:val="single" w:sz="4" w:space="0" w:color="000000"/>
              <w:right w:val="single" w:sz="4" w:space="0" w:color="000000"/>
            </w:tcBorders>
            <w:hideMark/>
          </w:tcPr>
          <w:p w14:paraId="145F584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螢幕</w:t>
            </w:r>
            <w:r w:rsidRPr="00FB3979">
              <w:rPr>
                <w:rFonts w:ascii="Times New Roman" w:eastAsia="標楷體" w:hAnsi="Times New Roman" w:cs="標楷體" w:hint="eastAsia"/>
              </w:rPr>
              <w:t xml:space="preserve"> </w:t>
            </w:r>
          </w:p>
        </w:tc>
      </w:tr>
      <w:tr w:rsidR="001B3463" w:rsidRPr="00FB3979" w14:paraId="34775A37" w14:textId="77777777" w:rsidTr="00693EC6">
        <w:trPr>
          <w:trHeight w:val="403"/>
        </w:trPr>
        <w:tc>
          <w:tcPr>
            <w:tcW w:w="2701" w:type="dxa"/>
            <w:gridSpan w:val="2"/>
            <w:tcBorders>
              <w:top w:val="single" w:sz="4" w:space="0" w:color="000000"/>
              <w:left w:val="single" w:sz="4" w:space="0" w:color="000000"/>
              <w:bottom w:val="single" w:sz="4" w:space="0" w:color="000000"/>
              <w:right w:val="single" w:sz="4" w:space="0" w:color="000000"/>
            </w:tcBorders>
            <w:hideMark/>
          </w:tcPr>
          <w:p w14:paraId="2579D57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05" w:type="dxa"/>
            <w:gridSpan w:val="2"/>
            <w:tcBorders>
              <w:top w:val="single" w:sz="4" w:space="0" w:color="000000"/>
              <w:left w:val="single" w:sz="4" w:space="0" w:color="000000"/>
              <w:bottom w:val="single" w:sz="4" w:space="0" w:color="000000"/>
              <w:right w:val="single" w:sz="4" w:space="0" w:color="000000"/>
            </w:tcBorders>
            <w:hideMark/>
          </w:tcPr>
          <w:p w14:paraId="4DFFD55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3091" w:type="dxa"/>
            <w:tcBorders>
              <w:top w:val="single" w:sz="4" w:space="0" w:color="000000"/>
              <w:left w:val="single" w:sz="4" w:space="0" w:color="000000"/>
              <w:bottom w:val="single" w:sz="4" w:space="0" w:color="000000"/>
              <w:right w:val="single" w:sz="4" w:space="0" w:color="000000"/>
            </w:tcBorders>
            <w:hideMark/>
          </w:tcPr>
          <w:p w14:paraId="6AA76FC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23B6E268" w14:textId="77777777" w:rsidTr="00693EC6">
        <w:trPr>
          <w:trHeight w:val="924"/>
        </w:trPr>
        <w:tc>
          <w:tcPr>
            <w:tcW w:w="2701" w:type="dxa"/>
            <w:gridSpan w:val="2"/>
            <w:tcBorders>
              <w:top w:val="single" w:sz="4" w:space="0" w:color="000000"/>
              <w:left w:val="single" w:sz="4" w:space="0" w:color="000000"/>
              <w:bottom w:val="single" w:sz="4" w:space="0" w:color="000000"/>
              <w:right w:val="single" w:sz="4" w:space="0" w:color="000000"/>
            </w:tcBorders>
          </w:tcPr>
          <w:p w14:paraId="61CCC9AB" w14:textId="77777777" w:rsidR="001B3463" w:rsidRPr="00FB3979" w:rsidRDefault="001B3463">
            <w:pPr>
              <w:rPr>
                <w:rFonts w:ascii="Times New Roman" w:eastAsia="標楷體" w:hAnsi="Times New Roman" w:cs="標楷體"/>
              </w:rPr>
            </w:pPr>
          </w:p>
        </w:tc>
        <w:tc>
          <w:tcPr>
            <w:tcW w:w="3005" w:type="dxa"/>
            <w:gridSpan w:val="2"/>
            <w:tcBorders>
              <w:top w:val="single" w:sz="4" w:space="0" w:color="000000"/>
              <w:left w:val="single" w:sz="4" w:space="0" w:color="000000"/>
              <w:bottom w:val="single" w:sz="4" w:space="0" w:color="000000"/>
              <w:right w:val="single" w:sz="4" w:space="0" w:color="000000"/>
            </w:tcBorders>
            <w:hideMark/>
          </w:tcPr>
          <w:p w14:paraId="08618F3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從資料庫讀取各負責項目</w:t>
            </w:r>
            <w:r w:rsidRPr="00FB3979">
              <w:rPr>
                <w:rFonts w:ascii="Times New Roman" w:eastAsia="標楷體" w:hAnsi="Times New Roman" w:cs="標楷體" w:hint="eastAsia"/>
              </w:rPr>
              <w:t>(</w:t>
            </w:r>
            <w:r w:rsidRPr="00FB3979">
              <w:rPr>
                <w:rFonts w:ascii="Times New Roman" w:eastAsia="標楷體" w:hAnsi="Times New Roman" w:cs="標楷體" w:hint="eastAsia"/>
              </w:rPr>
              <w:t>原因分析</w:t>
            </w:r>
            <w:r w:rsidRPr="00FB3979">
              <w:rPr>
                <w:rFonts w:ascii="Times New Roman" w:eastAsia="標楷體" w:hAnsi="Times New Roman" w:cs="標楷體" w:hint="eastAsia"/>
              </w:rPr>
              <w:t>/</w:t>
            </w:r>
            <w:r w:rsidRPr="00FB3979">
              <w:rPr>
                <w:rFonts w:ascii="Times New Roman" w:eastAsia="標楷體" w:hAnsi="Times New Roman" w:cs="標楷體" w:hint="eastAsia"/>
              </w:rPr>
              <w:t>臨時對策</w:t>
            </w:r>
            <w:r w:rsidRPr="00FB3979">
              <w:rPr>
                <w:rFonts w:ascii="Times New Roman" w:eastAsia="標楷體" w:hAnsi="Times New Roman" w:cs="標楷體" w:hint="eastAsia"/>
              </w:rPr>
              <w:t>/</w:t>
            </w:r>
            <w:r w:rsidRPr="00FB3979">
              <w:rPr>
                <w:rFonts w:ascii="Times New Roman" w:eastAsia="標楷體" w:hAnsi="Times New Roman" w:cs="標楷體" w:hint="eastAsia"/>
              </w:rPr>
              <w:t>再防止發生</w:t>
            </w:r>
            <w:r w:rsidRPr="00FB3979">
              <w:rPr>
                <w:rFonts w:ascii="Times New Roman" w:eastAsia="標楷體" w:hAnsi="Times New Roman" w:cs="標楷體" w:hint="eastAsia"/>
              </w:rPr>
              <w:t>)</w:t>
            </w:r>
            <w:r w:rsidRPr="00FB3979">
              <w:rPr>
                <w:rFonts w:ascii="Times New Roman" w:eastAsia="標楷體" w:hAnsi="Times New Roman" w:cs="標楷體" w:hint="eastAsia"/>
              </w:rPr>
              <w:t>其下的申報單，計算申報單狀態為已回覆或待回覆之數量</w:t>
            </w:r>
          </w:p>
        </w:tc>
        <w:tc>
          <w:tcPr>
            <w:tcW w:w="3091" w:type="dxa"/>
            <w:tcBorders>
              <w:top w:val="single" w:sz="4" w:space="0" w:color="000000"/>
              <w:left w:val="single" w:sz="4" w:space="0" w:color="000000"/>
              <w:bottom w:val="single" w:sz="4" w:space="0" w:color="000000"/>
              <w:right w:val="single" w:sz="4" w:space="0" w:color="000000"/>
            </w:tcBorders>
          </w:tcPr>
          <w:p w14:paraId="21C038F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顯示負責部門已回覆數量</w:t>
            </w:r>
          </w:p>
          <w:p w14:paraId="66569C4B" w14:textId="77777777" w:rsidR="001B3463" w:rsidRPr="00FB3979" w:rsidRDefault="001B3463">
            <w:pPr>
              <w:rPr>
                <w:rFonts w:ascii="Times New Roman" w:eastAsia="標楷體" w:hAnsi="Times New Roman" w:cs="標楷體"/>
              </w:rPr>
            </w:pPr>
          </w:p>
        </w:tc>
      </w:tr>
      <w:tr w:rsidR="001B3463" w:rsidRPr="00FB3979" w14:paraId="06E52FCA" w14:textId="77777777" w:rsidTr="00693EC6">
        <w:trPr>
          <w:trHeight w:val="385"/>
        </w:trPr>
        <w:tc>
          <w:tcPr>
            <w:tcW w:w="1196" w:type="dxa"/>
            <w:tcBorders>
              <w:top w:val="single" w:sz="4" w:space="0" w:color="000000"/>
              <w:left w:val="single" w:sz="4" w:space="0" w:color="000000"/>
              <w:bottom w:val="single" w:sz="4" w:space="0" w:color="000000"/>
              <w:right w:val="single" w:sz="4" w:space="0" w:color="000000"/>
            </w:tcBorders>
            <w:hideMark/>
          </w:tcPr>
          <w:p w14:paraId="3A187E9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02" w:type="dxa"/>
            <w:gridSpan w:val="4"/>
            <w:tcBorders>
              <w:top w:val="single" w:sz="4" w:space="0" w:color="000000"/>
              <w:left w:val="single" w:sz="4" w:space="0" w:color="000000"/>
              <w:bottom w:val="single" w:sz="4" w:space="0" w:color="000000"/>
              <w:right w:val="single" w:sz="4" w:space="0" w:color="000000"/>
            </w:tcBorders>
          </w:tcPr>
          <w:p w14:paraId="58BDDD71" w14:textId="77777777" w:rsidR="001B3463" w:rsidRPr="00FB3979" w:rsidRDefault="001B3463">
            <w:pPr>
              <w:rPr>
                <w:rFonts w:ascii="Times New Roman" w:eastAsia="標楷體" w:hAnsi="Times New Roman" w:cs="標楷體"/>
              </w:rPr>
            </w:pPr>
          </w:p>
        </w:tc>
      </w:tr>
    </w:tbl>
    <w:p w14:paraId="216715E7" w14:textId="77777777" w:rsidR="001B3463" w:rsidRPr="00FB3979" w:rsidRDefault="001B3463" w:rsidP="001B3463">
      <w:pPr>
        <w:rPr>
          <w:rFonts w:ascii="Times New Roman" w:eastAsia="標楷體" w:hAnsi="Times New Roman" w:cs="標楷體"/>
        </w:rPr>
      </w:pPr>
    </w:p>
    <w:p w14:paraId="0ABFF745" w14:textId="77777777" w:rsidR="001B3463" w:rsidRPr="00FB3979" w:rsidRDefault="001B3463" w:rsidP="001B3463">
      <w:pPr>
        <w:rPr>
          <w:rFonts w:ascii="Times New Roman" w:eastAsia="標楷體" w:hAnsi="Times New Roman"/>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 xml:space="preserve">: </w:t>
      </w:r>
      <w:r w:rsidRPr="00FB3979">
        <w:rPr>
          <w:rFonts w:ascii="Times New Roman" w:eastAsia="標楷體" w:hAnsi="Times New Roman"/>
          <w:noProof/>
        </w:rPr>
        <w:drawing>
          <wp:inline distT="0" distB="0" distL="0" distR="0" wp14:anchorId="6B5CFDBE" wp14:editId="0768CBF1">
            <wp:extent cx="5520055" cy="1659466"/>
            <wp:effectExtent l="0" t="0" r="4445"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7"/>
                    <pic:cNvPicPr>
                      <a:picLocks noChangeAspect="1" noChangeArrowheads="1"/>
                    </pic:cNvPicPr>
                  </pic:nvPicPr>
                  <pic:blipFill>
                    <a:blip r:embed="rId54">
                      <a:extLst>
                        <a:ext uri="{28A0092B-C50C-407E-A947-70E740481C1C}">
                          <a14:useLocalDpi xmlns:a14="http://schemas.microsoft.com/office/drawing/2010/main" val="0"/>
                        </a:ext>
                      </a:extLst>
                    </a:blip>
                    <a:srcRect b="8195"/>
                    <a:stretch>
                      <a:fillRect/>
                    </a:stretch>
                  </pic:blipFill>
                  <pic:spPr bwMode="auto">
                    <a:xfrm>
                      <a:off x="0" y="0"/>
                      <a:ext cx="5529184" cy="1662210"/>
                    </a:xfrm>
                    <a:prstGeom prst="rect">
                      <a:avLst/>
                    </a:prstGeom>
                    <a:noFill/>
                    <a:ln>
                      <a:noFill/>
                    </a:ln>
                  </pic:spPr>
                </pic:pic>
              </a:graphicData>
            </a:graphic>
          </wp:inline>
        </w:drawing>
      </w:r>
    </w:p>
    <w:p w14:paraId="7067465B" w14:textId="6F4EF39A" w:rsidR="001B3463" w:rsidRPr="00041B6B" w:rsidRDefault="001B3463" w:rsidP="00041B6B">
      <w:pPr>
        <w:pStyle w:val="a9"/>
        <w:rPr>
          <w:b/>
          <w:bCs/>
        </w:rPr>
      </w:pPr>
      <w:bookmarkStart w:id="312" w:name="_Toc152429941"/>
      <w:bookmarkStart w:id="313" w:name="_Toc152716132"/>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33</w:t>
      </w:r>
      <w:r w:rsidRPr="00FB3979">
        <w:rPr>
          <w:rFonts w:hint="eastAsia"/>
          <w:b/>
          <w:bCs/>
        </w:rPr>
        <w:fldChar w:fldCharType="end"/>
      </w:r>
      <w:r w:rsidR="00B718C9" w:rsidRPr="00FB3979">
        <w:rPr>
          <w:b/>
          <w:bCs/>
        </w:rPr>
        <w:t xml:space="preserve">  </w:t>
      </w:r>
      <w:r w:rsidRPr="00FB3979">
        <w:rPr>
          <w:rFonts w:hint="eastAsia"/>
          <w:b/>
          <w:bCs/>
        </w:rPr>
        <w:t>回覆進度</w:t>
      </w:r>
      <w:bookmarkEnd w:id="312"/>
      <w:bookmarkEnd w:id="313"/>
    </w:p>
    <w:p w14:paraId="1C6E6B1D" w14:textId="1D4C7C95" w:rsidR="00617691" w:rsidRPr="00FB3979" w:rsidRDefault="00DA661C" w:rsidP="00A611FB">
      <w:pPr>
        <w:pStyle w:val="3"/>
        <w:rPr>
          <w:rFonts w:ascii="Times New Roman" w:hAnsi="Times New Roman"/>
        </w:rPr>
      </w:pPr>
      <w:bookmarkStart w:id="314" w:name="_Toc152334250"/>
      <w:bookmarkStart w:id="315" w:name="_Toc152426442"/>
      <w:bookmarkStart w:id="316" w:name="_Toc152677810"/>
      <w:bookmarkStart w:id="317" w:name="_Toc152421490"/>
      <w:r w:rsidRPr="00FB3979">
        <w:rPr>
          <w:rFonts w:ascii="Times New Roman" w:hAnsi="Times New Roman" w:hint="eastAsia"/>
        </w:rPr>
        <w:lastRenderedPageBreak/>
        <w:t>3</w:t>
      </w:r>
      <w:r w:rsidRPr="00FB3979">
        <w:rPr>
          <w:rFonts w:ascii="Times New Roman" w:hAnsi="Times New Roman"/>
        </w:rPr>
        <w:t>.4</w:t>
      </w:r>
      <w:r w:rsidR="00617691" w:rsidRPr="00FB3979">
        <w:rPr>
          <w:rFonts w:ascii="Times New Roman" w:hAnsi="Times New Roman" w:hint="eastAsia"/>
        </w:rPr>
        <w:t>品管部主管</w:t>
      </w:r>
      <w:r w:rsidR="00617691" w:rsidRPr="00FB3979">
        <w:rPr>
          <w:rFonts w:ascii="Times New Roman" w:hAnsi="Times New Roman" w:hint="eastAsia"/>
        </w:rPr>
        <w:t>-</w:t>
      </w:r>
      <w:r w:rsidR="00617691" w:rsidRPr="00FB3979">
        <w:rPr>
          <w:rFonts w:ascii="Times New Roman" w:hAnsi="Times New Roman" w:hint="eastAsia"/>
        </w:rPr>
        <w:t>異常處理回覆</w:t>
      </w:r>
      <w:bookmarkEnd w:id="314"/>
      <w:bookmarkEnd w:id="315"/>
      <w:bookmarkEnd w:id="316"/>
    </w:p>
    <w:p w14:paraId="4EBA5211" w14:textId="3DFBB8D2" w:rsidR="001B3463" w:rsidRDefault="001B3463" w:rsidP="00C4723A">
      <w:pPr>
        <w:pStyle w:val="4"/>
        <w:ind w:left="720"/>
      </w:pPr>
      <w:bookmarkStart w:id="318" w:name="_Ref134382555"/>
      <w:bookmarkStart w:id="319" w:name="_Toc152677811"/>
      <w:r w:rsidRPr="00FB3979">
        <w:rPr>
          <w:rFonts w:hint="eastAsia"/>
        </w:rPr>
        <w:t xml:space="preserve">1-4-1 </w:t>
      </w:r>
      <w:bookmarkEnd w:id="318"/>
      <w:r w:rsidRPr="00FB3979">
        <w:rPr>
          <w:rFonts w:hint="eastAsia"/>
        </w:rPr>
        <w:t>檢視異常處理回覆</w:t>
      </w:r>
      <w:r w:rsidRPr="00FB3979">
        <w:rPr>
          <w:rFonts w:hint="eastAsia"/>
        </w:rPr>
        <w:t>(</w:t>
      </w:r>
      <w:r w:rsidRPr="00FB3979">
        <w:rPr>
          <w:rFonts w:hint="eastAsia"/>
        </w:rPr>
        <w:t>主管</w:t>
      </w:r>
      <w:r w:rsidRPr="00FB3979">
        <w:rPr>
          <w:rFonts w:hint="eastAsia"/>
        </w:rPr>
        <w:t>)</w:t>
      </w:r>
      <w:r w:rsidRPr="00FB3979">
        <w:rPr>
          <w:rFonts w:hint="eastAsia"/>
        </w:rPr>
        <w:t>頁面</w:t>
      </w:r>
      <w:bookmarkEnd w:id="317"/>
      <w:bookmarkEnd w:id="319"/>
    </w:p>
    <w:p w14:paraId="7CEE2973" w14:textId="77777777" w:rsidR="00041B6B" w:rsidRPr="00041B6B" w:rsidRDefault="00041B6B" w:rsidP="00041B6B"/>
    <w:p w14:paraId="4E19B6B7" w14:textId="3ADD5ACD" w:rsidR="0020777C" w:rsidRPr="00FB3979" w:rsidRDefault="0020777C" w:rsidP="0020777C">
      <w:pPr>
        <w:pStyle w:val="a9"/>
      </w:pPr>
      <w:bookmarkStart w:id="320" w:name="_Toc152716500"/>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19</w:t>
      </w:r>
      <w:r w:rsidRPr="00FB3979">
        <w:rPr>
          <w:rFonts w:hint="eastAsia"/>
        </w:rPr>
        <w:fldChar w:fldCharType="end"/>
      </w:r>
      <w:r w:rsidRPr="00FB3979">
        <w:rPr>
          <w:rFonts w:hint="eastAsia"/>
        </w:rPr>
        <w:t xml:space="preserve">  1-4-1 </w:t>
      </w:r>
      <w:r w:rsidRPr="00FB3979">
        <w:rPr>
          <w:rFonts w:hint="eastAsia"/>
        </w:rPr>
        <w:t>檢視異常處理回覆</w:t>
      </w:r>
      <w:r w:rsidRPr="00FB3979">
        <w:rPr>
          <w:rFonts w:hint="eastAsia"/>
        </w:rPr>
        <w:t>(</w:t>
      </w:r>
      <w:r w:rsidRPr="00FB3979">
        <w:rPr>
          <w:rFonts w:hint="eastAsia"/>
        </w:rPr>
        <w:t>主管</w:t>
      </w:r>
      <w:r w:rsidRPr="00FB3979">
        <w:rPr>
          <w:rFonts w:hint="eastAsia"/>
        </w:rPr>
        <w:t>)</w:t>
      </w:r>
      <w:r w:rsidRPr="00FB3979">
        <w:rPr>
          <w:rFonts w:hint="eastAsia"/>
        </w:rPr>
        <w:t>頁面</w:t>
      </w:r>
      <w:bookmarkEnd w:id="320"/>
    </w:p>
    <w:tbl>
      <w:tblPr>
        <w:tblpPr w:leftFromText="180" w:rightFromText="180" w:vertAnchor="text" w:horzAnchor="margin" w:tblpY="67"/>
        <w:tblW w:w="8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44"/>
        <w:gridCol w:w="1537"/>
        <w:gridCol w:w="1597"/>
        <w:gridCol w:w="2773"/>
      </w:tblGrid>
      <w:tr w:rsidR="001B3463" w:rsidRPr="00FB3979" w14:paraId="4786909A" w14:textId="77777777" w:rsidTr="00693EC6">
        <w:trPr>
          <w:trHeight w:val="331"/>
        </w:trPr>
        <w:tc>
          <w:tcPr>
            <w:tcW w:w="8739" w:type="dxa"/>
            <w:gridSpan w:val="5"/>
            <w:tcBorders>
              <w:top w:val="single" w:sz="4" w:space="0" w:color="000000"/>
              <w:left w:val="single" w:sz="4" w:space="0" w:color="000000"/>
              <w:bottom w:val="single" w:sz="4" w:space="0" w:color="000000"/>
              <w:right w:val="single" w:sz="4" w:space="0" w:color="000000"/>
            </w:tcBorders>
            <w:hideMark/>
          </w:tcPr>
          <w:p w14:paraId="5CEB3CC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1-4-1</w:t>
            </w:r>
            <w:r w:rsidRPr="00FB3979">
              <w:rPr>
                <w:rFonts w:ascii="Times New Roman" w:eastAsia="標楷體" w:hAnsi="Times New Roman" w:cs="標楷體" w:hint="eastAsia"/>
              </w:rPr>
              <w:t>檢視異常處理回覆查詢狀態</w:t>
            </w:r>
            <w:r w:rsidRPr="00FB3979">
              <w:rPr>
                <w:rFonts w:ascii="Times New Roman" w:eastAsia="標楷體" w:hAnsi="Times New Roman" w:cs="標楷體" w:hint="eastAsia"/>
              </w:rPr>
              <w:t>(</w:t>
            </w:r>
            <w:r w:rsidRPr="00FB3979">
              <w:rPr>
                <w:rFonts w:ascii="Times New Roman" w:eastAsia="標楷體" w:hAnsi="Times New Roman" w:cs="標楷體" w:hint="eastAsia"/>
              </w:rPr>
              <w:t>主管</w:t>
            </w:r>
            <w:r w:rsidRPr="00FB3979">
              <w:rPr>
                <w:rFonts w:ascii="Times New Roman" w:eastAsia="標楷體" w:hAnsi="Times New Roman" w:cs="標楷體" w:hint="eastAsia"/>
              </w:rPr>
              <w:t>)</w:t>
            </w:r>
          </w:p>
        </w:tc>
      </w:tr>
      <w:tr w:rsidR="001B3463" w:rsidRPr="00FB3979" w14:paraId="4056D76C" w14:textId="77777777" w:rsidTr="00693EC6">
        <w:trPr>
          <w:trHeight w:val="305"/>
        </w:trPr>
        <w:tc>
          <w:tcPr>
            <w:tcW w:w="8739" w:type="dxa"/>
            <w:gridSpan w:val="5"/>
            <w:tcBorders>
              <w:top w:val="single" w:sz="4" w:space="0" w:color="000000"/>
              <w:left w:val="single" w:sz="4" w:space="0" w:color="000000"/>
              <w:bottom w:val="single" w:sz="4" w:space="0" w:color="000000"/>
              <w:right w:val="single" w:sz="4" w:space="0" w:color="000000"/>
            </w:tcBorders>
            <w:hideMark/>
          </w:tcPr>
          <w:p w14:paraId="106651A5"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各部門主管可以查看目前有哪些異常申報單頁面及其功能，</w:t>
            </w:r>
            <w:proofErr w:type="gramStart"/>
            <w:r w:rsidRPr="00FB3979">
              <w:rPr>
                <w:rFonts w:ascii="Times New Roman" w:eastAsia="標楷體" w:hAnsi="Times New Roman" w:cs="標楷體" w:hint="eastAsia"/>
              </w:rPr>
              <w:t>其頁面</w:t>
            </w:r>
            <w:proofErr w:type="gramEnd"/>
            <w:r w:rsidRPr="00FB3979">
              <w:rPr>
                <w:rFonts w:ascii="Times New Roman" w:eastAsia="標楷體" w:hAnsi="Times New Roman" w:cs="標楷體" w:hint="eastAsia"/>
              </w:rPr>
              <w:t>流程為：需回覆</w:t>
            </w:r>
            <w:r w:rsidRPr="00FB3979">
              <w:rPr>
                <w:rFonts w:ascii="Times New Roman" w:eastAsia="標楷體" w:hAnsi="Times New Roman"/>
              </w:rPr>
              <w:sym w:font="Wingdings" w:char="F0E0"/>
            </w:r>
            <w:r w:rsidRPr="00FB3979">
              <w:rPr>
                <w:rFonts w:ascii="Times New Roman" w:eastAsia="標楷體" w:hAnsi="Times New Roman" w:cs="標楷體" w:hint="eastAsia"/>
              </w:rPr>
              <w:t>回覆完成。</w:t>
            </w:r>
          </w:p>
        </w:tc>
      </w:tr>
      <w:tr w:rsidR="001B3463" w:rsidRPr="00FB3979" w14:paraId="78C78F94" w14:textId="77777777" w:rsidTr="00693EC6">
        <w:trPr>
          <w:trHeight w:val="331"/>
        </w:trPr>
        <w:tc>
          <w:tcPr>
            <w:tcW w:w="4369" w:type="dxa"/>
            <w:gridSpan w:val="3"/>
            <w:tcBorders>
              <w:top w:val="single" w:sz="4" w:space="0" w:color="000000"/>
              <w:left w:val="single" w:sz="4" w:space="0" w:color="000000"/>
              <w:bottom w:val="single" w:sz="4" w:space="0" w:color="000000"/>
              <w:right w:val="single" w:sz="4" w:space="0" w:color="000000"/>
            </w:tcBorders>
            <w:hideMark/>
          </w:tcPr>
          <w:p w14:paraId="5E9311B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69" w:type="dxa"/>
            <w:gridSpan w:val="2"/>
            <w:tcBorders>
              <w:top w:val="single" w:sz="4" w:space="0" w:color="000000"/>
              <w:left w:val="single" w:sz="4" w:space="0" w:color="000000"/>
              <w:bottom w:val="single" w:sz="4" w:space="0" w:color="000000"/>
              <w:right w:val="single" w:sz="4" w:space="0" w:color="000000"/>
            </w:tcBorders>
            <w:hideMark/>
          </w:tcPr>
          <w:p w14:paraId="4B1B7E4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7ACA8225" w14:textId="77777777" w:rsidTr="00693EC6">
        <w:trPr>
          <w:trHeight w:val="347"/>
        </w:trPr>
        <w:tc>
          <w:tcPr>
            <w:tcW w:w="2832" w:type="dxa"/>
            <w:gridSpan w:val="2"/>
            <w:tcBorders>
              <w:top w:val="single" w:sz="4" w:space="0" w:color="000000"/>
              <w:left w:val="single" w:sz="4" w:space="0" w:color="000000"/>
              <w:bottom w:val="single" w:sz="4" w:space="0" w:color="000000"/>
              <w:right w:val="single" w:sz="4" w:space="0" w:color="000000"/>
            </w:tcBorders>
            <w:hideMark/>
          </w:tcPr>
          <w:p w14:paraId="1ADC064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34" w:type="dxa"/>
            <w:gridSpan w:val="2"/>
            <w:tcBorders>
              <w:top w:val="single" w:sz="4" w:space="0" w:color="000000"/>
              <w:left w:val="single" w:sz="4" w:space="0" w:color="000000"/>
              <w:bottom w:val="single" w:sz="4" w:space="0" w:color="000000"/>
              <w:right w:val="single" w:sz="4" w:space="0" w:color="000000"/>
            </w:tcBorders>
            <w:hideMark/>
          </w:tcPr>
          <w:p w14:paraId="05EA49E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72" w:type="dxa"/>
            <w:tcBorders>
              <w:top w:val="single" w:sz="4" w:space="0" w:color="000000"/>
              <w:left w:val="single" w:sz="4" w:space="0" w:color="000000"/>
              <w:bottom w:val="single" w:sz="4" w:space="0" w:color="000000"/>
              <w:right w:val="single" w:sz="4" w:space="0" w:color="000000"/>
            </w:tcBorders>
            <w:hideMark/>
          </w:tcPr>
          <w:p w14:paraId="0821266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3C8999B4" w14:textId="77777777" w:rsidTr="00693EC6">
        <w:trPr>
          <w:trHeight w:val="1673"/>
        </w:trPr>
        <w:tc>
          <w:tcPr>
            <w:tcW w:w="2832" w:type="dxa"/>
            <w:gridSpan w:val="2"/>
            <w:tcBorders>
              <w:top w:val="single" w:sz="4" w:space="0" w:color="000000"/>
              <w:left w:val="single" w:sz="4" w:space="0" w:color="000000"/>
              <w:bottom w:val="single" w:sz="4" w:space="0" w:color="000000"/>
              <w:right w:val="single" w:sz="4" w:space="0" w:color="000000"/>
            </w:tcBorders>
          </w:tcPr>
          <w:p w14:paraId="45EFD20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1C586747"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需回覆</w:t>
            </w:r>
          </w:p>
          <w:p w14:paraId="067ECC63"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指派</w:t>
            </w:r>
          </w:p>
          <w:p w14:paraId="4973B147"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回覆</w:t>
            </w:r>
          </w:p>
          <w:p w14:paraId="7664DD49"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查看回覆</w:t>
            </w:r>
          </w:p>
          <w:p w14:paraId="168A3A53"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查看申報單</w:t>
            </w:r>
          </w:p>
          <w:p w14:paraId="4FEC3EEB" w14:textId="77777777" w:rsidR="001B3463" w:rsidRPr="00FB3979" w:rsidRDefault="001B3463">
            <w:pPr>
              <w:ind w:leftChars="200" w:left="480"/>
              <w:rPr>
                <w:rFonts w:ascii="Times New Roman" w:eastAsia="標楷體" w:hAnsi="Times New Roman" w:cs="標楷體"/>
              </w:rPr>
            </w:pPr>
          </w:p>
          <w:p w14:paraId="3536A320"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回覆完成</w:t>
            </w:r>
          </w:p>
          <w:p w14:paraId="0C1CCFBB" w14:textId="77777777" w:rsidR="001B3463" w:rsidRPr="00FB3979" w:rsidRDefault="001B3463">
            <w:pPr>
              <w:ind w:leftChars="200" w:left="480"/>
              <w:rPr>
                <w:rFonts w:ascii="Times New Roman" w:eastAsia="標楷體" w:hAnsi="Times New Roman"/>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查看回覆</w:t>
            </w:r>
          </w:p>
        </w:tc>
        <w:tc>
          <w:tcPr>
            <w:tcW w:w="3134" w:type="dxa"/>
            <w:gridSpan w:val="2"/>
            <w:tcBorders>
              <w:top w:val="single" w:sz="4" w:space="0" w:color="000000"/>
              <w:left w:val="single" w:sz="4" w:space="0" w:color="000000"/>
              <w:bottom w:val="single" w:sz="4" w:space="0" w:color="000000"/>
              <w:right w:val="single" w:sz="4" w:space="0" w:color="000000"/>
            </w:tcBorders>
          </w:tcPr>
          <w:p w14:paraId="4859E8E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p w14:paraId="3C482FE5" w14:textId="77777777" w:rsidR="001B3463" w:rsidRPr="00FB3979" w:rsidRDefault="001B3463">
            <w:pPr>
              <w:rPr>
                <w:rFonts w:ascii="Times New Roman" w:eastAsia="標楷體" w:hAnsi="Times New Roman" w:cs="標楷體"/>
              </w:rPr>
            </w:pPr>
          </w:p>
          <w:p w14:paraId="38623F74" w14:textId="77777777" w:rsidR="001B3463" w:rsidRPr="00FB3979" w:rsidRDefault="001B3463">
            <w:pPr>
              <w:rPr>
                <w:rFonts w:ascii="Times New Roman" w:eastAsia="標楷體" w:hAnsi="Times New Roman" w:cs="標楷體"/>
              </w:rPr>
            </w:pPr>
          </w:p>
          <w:p w14:paraId="2C29281F" w14:textId="77777777" w:rsidR="001B3463" w:rsidRPr="00FB3979" w:rsidRDefault="001B3463">
            <w:pPr>
              <w:rPr>
                <w:rFonts w:ascii="Times New Roman" w:eastAsia="標楷體" w:hAnsi="Times New Roman" w:cs="標楷體"/>
              </w:rPr>
            </w:pPr>
          </w:p>
        </w:tc>
        <w:tc>
          <w:tcPr>
            <w:tcW w:w="2772" w:type="dxa"/>
            <w:tcBorders>
              <w:top w:val="single" w:sz="4" w:space="0" w:color="000000"/>
              <w:left w:val="single" w:sz="4" w:space="0" w:color="000000"/>
              <w:bottom w:val="single" w:sz="4" w:space="0" w:color="000000"/>
              <w:right w:val="single" w:sz="4" w:space="0" w:color="000000"/>
            </w:tcBorders>
          </w:tcPr>
          <w:p w14:paraId="41F5051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顯示各部門申報單狀態頁面</w:t>
            </w:r>
            <w:r w:rsidRPr="00FB3979">
              <w:rPr>
                <w:rFonts w:ascii="Times New Roman" w:eastAsia="標楷體" w:hAnsi="Times New Roman" w:cs="標楷體" w:hint="eastAsia"/>
              </w:rPr>
              <w:t>:</w:t>
            </w:r>
          </w:p>
          <w:p w14:paraId="6FD0A59B" w14:textId="51253600"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需回覆頁面，如圖</w:t>
            </w:r>
            <w:r w:rsidR="008D439F">
              <w:rPr>
                <w:rFonts w:ascii="Times New Roman" w:eastAsia="標楷體" w:hAnsi="Times New Roman" w:cs="標楷體" w:hint="eastAsia"/>
              </w:rPr>
              <w:t>34</w:t>
            </w:r>
          </w:p>
          <w:p w14:paraId="326E273E" w14:textId="753C07D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回覆完成頁面，如圖</w:t>
            </w:r>
            <w:r w:rsidR="008D439F">
              <w:rPr>
                <w:rFonts w:ascii="Times New Roman" w:eastAsia="標楷體" w:hAnsi="Times New Roman" w:cs="標楷體" w:hint="eastAsia"/>
              </w:rPr>
              <w:t>35</w:t>
            </w:r>
          </w:p>
          <w:p w14:paraId="46E439C8" w14:textId="77777777" w:rsidR="001B3463" w:rsidRPr="00FB3979" w:rsidRDefault="001B3463">
            <w:pPr>
              <w:rPr>
                <w:rFonts w:ascii="Times New Roman" w:eastAsia="標楷體" w:hAnsi="Times New Roman" w:cs="標楷體"/>
              </w:rPr>
            </w:pPr>
          </w:p>
        </w:tc>
      </w:tr>
      <w:tr w:rsidR="001B3463" w:rsidRPr="00FB3979" w14:paraId="39D53A5B" w14:textId="77777777" w:rsidTr="00693EC6">
        <w:trPr>
          <w:trHeight w:val="331"/>
        </w:trPr>
        <w:tc>
          <w:tcPr>
            <w:tcW w:w="1188" w:type="dxa"/>
            <w:tcBorders>
              <w:top w:val="single" w:sz="4" w:space="0" w:color="000000"/>
              <w:left w:val="single" w:sz="4" w:space="0" w:color="000000"/>
              <w:bottom w:val="single" w:sz="4" w:space="0" w:color="000000"/>
              <w:right w:val="single" w:sz="4" w:space="0" w:color="000000"/>
            </w:tcBorders>
            <w:hideMark/>
          </w:tcPr>
          <w:p w14:paraId="05DA6563"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51" w:type="dxa"/>
            <w:gridSpan w:val="4"/>
            <w:tcBorders>
              <w:top w:val="single" w:sz="4" w:space="0" w:color="000000"/>
              <w:left w:val="single" w:sz="4" w:space="0" w:color="000000"/>
              <w:bottom w:val="single" w:sz="4" w:space="0" w:color="000000"/>
              <w:right w:val="single" w:sz="4" w:space="0" w:color="000000"/>
            </w:tcBorders>
          </w:tcPr>
          <w:p w14:paraId="26703606" w14:textId="77777777" w:rsidR="001B3463" w:rsidRPr="00FB3979" w:rsidRDefault="001B3463">
            <w:pPr>
              <w:rPr>
                <w:rFonts w:ascii="Times New Roman" w:eastAsia="標楷體" w:hAnsi="Times New Roman" w:cs="標楷體"/>
              </w:rPr>
            </w:pPr>
          </w:p>
        </w:tc>
      </w:tr>
    </w:tbl>
    <w:p w14:paraId="07E33165" w14:textId="77777777" w:rsidR="002C7A56"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78932BD7" w14:textId="2DFE17C8"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hint="eastAsia"/>
          <w:noProof/>
        </w:rPr>
        <w:t xml:space="preserve"> </w:t>
      </w:r>
    </w:p>
    <w:p w14:paraId="4105D92E"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noProof/>
        </w:rPr>
        <w:drawing>
          <wp:inline distT="0" distB="0" distL="0" distR="0" wp14:anchorId="556F8DAF" wp14:editId="7EFB63E4">
            <wp:extent cx="5525414" cy="3513667"/>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75484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3742" cy="3525322"/>
                    </a:xfrm>
                    <a:prstGeom prst="rect">
                      <a:avLst/>
                    </a:prstGeom>
                    <a:noFill/>
                    <a:ln>
                      <a:noFill/>
                    </a:ln>
                  </pic:spPr>
                </pic:pic>
              </a:graphicData>
            </a:graphic>
          </wp:inline>
        </w:drawing>
      </w:r>
    </w:p>
    <w:p w14:paraId="1869A024" w14:textId="6E250699" w:rsidR="001B3463" w:rsidRPr="00FB3979" w:rsidRDefault="001B3463" w:rsidP="002B798B">
      <w:pPr>
        <w:pStyle w:val="a9"/>
        <w:widowControl/>
        <w:rPr>
          <w:b/>
          <w:bCs/>
        </w:rPr>
      </w:pPr>
      <w:bookmarkStart w:id="321" w:name="_Toc152429942"/>
      <w:bookmarkStart w:id="322" w:name="_Toc152716133"/>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34</w:t>
      </w:r>
      <w:r w:rsidRPr="00FB3979">
        <w:rPr>
          <w:rFonts w:hint="eastAsia"/>
          <w:b/>
          <w:bCs/>
        </w:rPr>
        <w:fldChar w:fldCharType="end"/>
      </w:r>
      <w:r w:rsidRPr="00FB3979">
        <w:rPr>
          <w:rFonts w:hint="eastAsia"/>
          <w:b/>
          <w:bCs/>
        </w:rPr>
        <w:t xml:space="preserve">  </w:t>
      </w:r>
      <w:r w:rsidRPr="00FB3979">
        <w:rPr>
          <w:rFonts w:hint="eastAsia"/>
          <w:b/>
          <w:bCs/>
        </w:rPr>
        <w:t>需回覆頁面</w:t>
      </w:r>
      <w:bookmarkEnd w:id="321"/>
      <w:bookmarkEnd w:id="322"/>
    </w:p>
    <w:p w14:paraId="2731442B" w14:textId="77777777" w:rsidR="001B3463" w:rsidRPr="00FB3979" w:rsidRDefault="001B3463" w:rsidP="001B3463">
      <w:pPr>
        <w:rPr>
          <w:rFonts w:ascii="Times New Roman" w:eastAsia="標楷體" w:hAnsi="Times New Roman"/>
        </w:rPr>
      </w:pPr>
    </w:p>
    <w:p w14:paraId="2810FD37"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noProof/>
        </w:rPr>
        <w:lastRenderedPageBreak/>
        <w:drawing>
          <wp:inline distT="0" distB="0" distL="0" distR="0" wp14:anchorId="68286C2B" wp14:editId="44EF63BB">
            <wp:extent cx="5604934" cy="2636787"/>
            <wp:effectExtent l="0" t="0" r="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2"/>
                    <pic:cNvPicPr>
                      <a:picLocks noChangeAspect="1" noChangeArrowheads="1"/>
                    </pic:cNvPicPr>
                  </pic:nvPicPr>
                  <pic:blipFill>
                    <a:blip r:embed="rId56">
                      <a:extLst>
                        <a:ext uri="{28A0092B-C50C-407E-A947-70E740481C1C}">
                          <a14:useLocalDpi xmlns:a14="http://schemas.microsoft.com/office/drawing/2010/main" val="0"/>
                        </a:ext>
                      </a:extLst>
                    </a:blip>
                    <a:srcRect t="10458"/>
                    <a:stretch>
                      <a:fillRect/>
                    </a:stretch>
                  </pic:blipFill>
                  <pic:spPr bwMode="auto">
                    <a:xfrm>
                      <a:off x="0" y="0"/>
                      <a:ext cx="5615636" cy="2641822"/>
                    </a:xfrm>
                    <a:prstGeom prst="rect">
                      <a:avLst/>
                    </a:prstGeom>
                    <a:noFill/>
                    <a:ln>
                      <a:noFill/>
                    </a:ln>
                  </pic:spPr>
                </pic:pic>
              </a:graphicData>
            </a:graphic>
          </wp:inline>
        </w:drawing>
      </w:r>
    </w:p>
    <w:p w14:paraId="2ECEE76C" w14:textId="28C9FB0B" w:rsidR="001B3463" w:rsidRPr="00FB3979" w:rsidRDefault="001B3463" w:rsidP="002B798B">
      <w:pPr>
        <w:pStyle w:val="a9"/>
        <w:widowControl/>
        <w:rPr>
          <w:b/>
          <w:bCs/>
        </w:rPr>
      </w:pPr>
      <w:bookmarkStart w:id="323" w:name="_Toc152429943"/>
      <w:bookmarkStart w:id="324" w:name="_Toc152716134"/>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35</w:t>
      </w:r>
      <w:r w:rsidRPr="00FB3979">
        <w:rPr>
          <w:rFonts w:hint="eastAsia"/>
          <w:b/>
          <w:bCs/>
        </w:rPr>
        <w:fldChar w:fldCharType="end"/>
      </w:r>
      <w:r w:rsidRPr="00FB3979">
        <w:rPr>
          <w:rFonts w:hint="eastAsia"/>
          <w:b/>
          <w:bCs/>
        </w:rPr>
        <w:t xml:space="preserve">  </w:t>
      </w:r>
      <w:r w:rsidRPr="00FB3979">
        <w:rPr>
          <w:rFonts w:hint="eastAsia"/>
          <w:b/>
          <w:bCs/>
        </w:rPr>
        <w:t>回覆完成頁面</w:t>
      </w:r>
      <w:bookmarkEnd w:id="323"/>
      <w:bookmarkEnd w:id="324"/>
    </w:p>
    <w:p w14:paraId="5290D5CD" w14:textId="77777777" w:rsidR="001B3463" w:rsidRPr="00FB3979" w:rsidRDefault="001B3463" w:rsidP="001B3463">
      <w:pPr>
        <w:rPr>
          <w:rFonts w:ascii="Times New Roman" w:eastAsia="標楷體" w:hAnsi="Times New Roman"/>
        </w:rPr>
      </w:pPr>
    </w:p>
    <w:p w14:paraId="196702D3" w14:textId="18024984" w:rsidR="001B3463" w:rsidRPr="00FB3979" w:rsidRDefault="001B3463" w:rsidP="00C4723A">
      <w:pPr>
        <w:pStyle w:val="4"/>
        <w:ind w:left="720"/>
      </w:pPr>
      <w:bookmarkStart w:id="325" w:name="_Toc152421491"/>
      <w:bookmarkStart w:id="326" w:name="_Toc152677812"/>
      <w:r w:rsidRPr="00FB3979">
        <w:rPr>
          <w:rFonts w:hint="eastAsia"/>
        </w:rPr>
        <w:t xml:space="preserve">1-4-2  </w:t>
      </w:r>
      <w:r w:rsidRPr="00FB3979">
        <w:rPr>
          <w:rFonts w:hint="eastAsia"/>
        </w:rPr>
        <w:t>需回覆（主管）</w:t>
      </w:r>
      <w:r w:rsidRPr="00FB3979">
        <w:rPr>
          <w:rFonts w:hint="eastAsia"/>
        </w:rPr>
        <w:t>-</w:t>
      </w:r>
      <w:r w:rsidRPr="00FB3979">
        <w:rPr>
          <w:rFonts w:hint="eastAsia"/>
        </w:rPr>
        <w:t>查看申報單</w:t>
      </w:r>
      <w:bookmarkEnd w:id="325"/>
      <w:bookmarkEnd w:id="326"/>
    </w:p>
    <w:p w14:paraId="6FAC42E8" w14:textId="77777777" w:rsidR="0020777C" w:rsidRPr="00FB3979" w:rsidRDefault="0020777C" w:rsidP="0020777C">
      <w:pPr>
        <w:rPr>
          <w:rFonts w:ascii="Times New Roman" w:eastAsia="標楷體" w:hAnsi="Times New Roman"/>
        </w:rPr>
      </w:pPr>
    </w:p>
    <w:p w14:paraId="471AC1AF" w14:textId="08654681" w:rsidR="0020777C" w:rsidRPr="00FB3979" w:rsidRDefault="0020777C" w:rsidP="0020777C">
      <w:pPr>
        <w:pStyle w:val="a9"/>
      </w:pPr>
      <w:bookmarkStart w:id="327" w:name="_Toc152716501"/>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20</w:t>
      </w:r>
      <w:r w:rsidRPr="00FB3979">
        <w:rPr>
          <w:rFonts w:hint="eastAsia"/>
        </w:rPr>
        <w:fldChar w:fldCharType="end"/>
      </w:r>
      <w:r w:rsidRPr="00FB3979">
        <w:rPr>
          <w:rFonts w:hint="eastAsia"/>
        </w:rPr>
        <w:t xml:space="preserve">   1-4-2  </w:t>
      </w:r>
      <w:r w:rsidRPr="00FB3979">
        <w:rPr>
          <w:rFonts w:hint="eastAsia"/>
        </w:rPr>
        <w:t>需回覆（主管）</w:t>
      </w:r>
      <w:r w:rsidRPr="00FB3979">
        <w:rPr>
          <w:rFonts w:hint="eastAsia"/>
        </w:rPr>
        <w:t>-</w:t>
      </w:r>
      <w:r w:rsidRPr="00FB3979">
        <w:rPr>
          <w:rFonts w:hint="eastAsia"/>
        </w:rPr>
        <w:t>查看申報單</w:t>
      </w:r>
      <w:bookmarkEnd w:id="327"/>
    </w:p>
    <w:tbl>
      <w:tblPr>
        <w:tblpPr w:leftFromText="180" w:rightFromText="180" w:vertAnchor="text" w:horzAnchor="margin" w:tblpY="42"/>
        <w:tblW w:w="8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9"/>
        <w:gridCol w:w="1673"/>
        <w:gridCol w:w="1565"/>
        <w:gridCol w:w="1502"/>
        <w:gridCol w:w="2946"/>
      </w:tblGrid>
      <w:tr w:rsidR="001B3463" w:rsidRPr="00FB3979" w14:paraId="0CEB460F" w14:textId="77777777" w:rsidTr="00693EC6">
        <w:trPr>
          <w:trHeight w:val="360"/>
        </w:trPr>
        <w:tc>
          <w:tcPr>
            <w:tcW w:w="8895" w:type="dxa"/>
            <w:gridSpan w:val="5"/>
            <w:tcBorders>
              <w:top w:val="single" w:sz="4" w:space="0" w:color="000000"/>
              <w:left w:val="single" w:sz="4" w:space="0" w:color="000000"/>
              <w:bottom w:val="single" w:sz="4" w:space="0" w:color="000000"/>
              <w:right w:val="single" w:sz="4" w:space="0" w:color="000000"/>
            </w:tcBorders>
            <w:hideMark/>
          </w:tcPr>
          <w:p w14:paraId="1FE41AF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1-4-2</w:t>
            </w:r>
            <w:r w:rsidRPr="00FB3979">
              <w:rPr>
                <w:rFonts w:ascii="Times New Roman" w:eastAsia="標楷體" w:hAnsi="Times New Roman" w:cs="標楷體" w:hint="eastAsia"/>
              </w:rPr>
              <w:t>需回覆（主管）</w:t>
            </w:r>
            <w:r w:rsidRPr="00FB3979">
              <w:rPr>
                <w:rFonts w:ascii="Times New Roman" w:eastAsia="標楷體" w:hAnsi="Times New Roman" w:cs="標楷體" w:hint="eastAsia"/>
              </w:rPr>
              <w:t>-</w:t>
            </w:r>
            <w:r w:rsidRPr="00FB3979">
              <w:rPr>
                <w:rFonts w:ascii="Times New Roman" w:eastAsia="標楷體" w:hAnsi="Times New Roman" w:cs="標楷體" w:hint="eastAsia"/>
              </w:rPr>
              <w:t>查看申報單</w:t>
            </w:r>
          </w:p>
        </w:tc>
      </w:tr>
      <w:tr w:rsidR="001B3463" w:rsidRPr="00FB3979" w14:paraId="37544865" w14:textId="77777777" w:rsidTr="00693EC6">
        <w:trPr>
          <w:trHeight w:val="333"/>
        </w:trPr>
        <w:tc>
          <w:tcPr>
            <w:tcW w:w="8895" w:type="dxa"/>
            <w:gridSpan w:val="5"/>
            <w:tcBorders>
              <w:top w:val="single" w:sz="4" w:space="0" w:color="000000"/>
              <w:left w:val="single" w:sz="4" w:space="0" w:color="000000"/>
              <w:bottom w:val="single" w:sz="4" w:space="0" w:color="000000"/>
              <w:right w:val="single" w:sz="4" w:space="0" w:color="000000"/>
            </w:tcBorders>
            <w:hideMark/>
          </w:tcPr>
          <w:p w14:paraId="38EB5623"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可於此頁面查看申報單詳細內容</w:t>
            </w:r>
          </w:p>
        </w:tc>
      </w:tr>
      <w:tr w:rsidR="001B3463" w:rsidRPr="00FB3979" w14:paraId="5E24A60D" w14:textId="77777777" w:rsidTr="008D439F">
        <w:trPr>
          <w:trHeight w:val="360"/>
        </w:trPr>
        <w:tc>
          <w:tcPr>
            <w:tcW w:w="4447" w:type="dxa"/>
            <w:gridSpan w:val="3"/>
            <w:tcBorders>
              <w:top w:val="single" w:sz="4" w:space="0" w:color="000000"/>
              <w:left w:val="single" w:sz="4" w:space="0" w:color="000000"/>
              <w:bottom w:val="single" w:sz="4" w:space="0" w:color="000000"/>
              <w:right w:val="single" w:sz="4" w:space="0" w:color="000000"/>
            </w:tcBorders>
            <w:hideMark/>
          </w:tcPr>
          <w:p w14:paraId="376A0FB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48" w:type="dxa"/>
            <w:gridSpan w:val="2"/>
            <w:tcBorders>
              <w:top w:val="single" w:sz="4" w:space="0" w:color="000000"/>
              <w:left w:val="single" w:sz="4" w:space="0" w:color="000000"/>
              <w:bottom w:val="single" w:sz="4" w:space="0" w:color="000000"/>
              <w:right w:val="single" w:sz="4" w:space="0" w:color="000000"/>
            </w:tcBorders>
            <w:hideMark/>
          </w:tcPr>
          <w:p w14:paraId="7AE92B0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084ABEDF" w14:textId="77777777" w:rsidTr="008D439F">
        <w:trPr>
          <w:trHeight w:val="378"/>
        </w:trPr>
        <w:tc>
          <w:tcPr>
            <w:tcW w:w="2882" w:type="dxa"/>
            <w:gridSpan w:val="2"/>
            <w:tcBorders>
              <w:top w:val="single" w:sz="4" w:space="0" w:color="000000"/>
              <w:left w:val="single" w:sz="4" w:space="0" w:color="000000"/>
              <w:bottom w:val="single" w:sz="4" w:space="0" w:color="000000"/>
              <w:right w:val="single" w:sz="4" w:space="0" w:color="000000"/>
            </w:tcBorders>
            <w:hideMark/>
          </w:tcPr>
          <w:p w14:paraId="3F0319F6"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67" w:type="dxa"/>
            <w:gridSpan w:val="2"/>
            <w:tcBorders>
              <w:top w:val="single" w:sz="4" w:space="0" w:color="000000"/>
              <w:left w:val="single" w:sz="4" w:space="0" w:color="000000"/>
              <w:bottom w:val="single" w:sz="4" w:space="0" w:color="000000"/>
              <w:right w:val="single" w:sz="4" w:space="0" w:color="000000"/>
            </w:tcBorders>
            <w:hideMark/>
          </w:tcPr>
          <w:p w14:paraId="7507D90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46" w:type="dxa"/>
            <w:tcBorders>
              <w:top w:val="single" w:sz="4" w:space="0" w:color="000000"/>
              <w:left w:val="single" w:sz="4" w:space="0" w:color="000000"/>
              <w:bottom w:val="single" w:sz="4" w:space="0" w:color="000000"/>
              <w:right w:val="single" w:sz="4" w:space="0" w:color="000000"/>
            </w:tcBorders>
            <w:hideMark/>
          </w:tcPr>
          <w:p w14:paraId="491D68D0"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46CE2957" w14:textId="77777777" w:rsidTr="008D439F">
        <w:trPr>
          <w:trHeight w:val="841"/>
        </w:trPr>
        <w:tc>
          <w:tcPr>
            <w:tcW w:w="2882" w:type="dxa"/>
            <w:gridSpan w:val="2"/>
            <w:tcBorders>
              <w:top w:val="single" w:sz="4" w:space="0" w:color="000000"/>
              <w:left w:val="single" w:sz="4" w:space="0" w:color="000000"/>
              <w:bottom w:val="single" w:sz="4" w:space="0" w:color="000000"/>
              <w:right w:val="single" w:sz="4" w:space="0" w:color="000000"/>
            </w:tcBorders>
          </w:tcPr>
          <w:p w14:paraId="3689132E" w14:textId="77777777" w:rsidR="001B3463" w:rsidRPr="00FB3979" w:rsidRDefault="001B3463">
            <w:pPr>
              <w:rPr>
                <w:rFonts w:ascii="Times New Roman" w:eastAsia="標楷體" w:hAnsi="Times New Roman" w:cs="標楷體"/>
              </w:rPr>
            </w:pPr>
          </w:p>
        </w:tc>
        <w:tc>
          <w:tcPr>
            <w:tcW w:w="3067" w:type="dxa"/>
            <w:gridSpan w:val="2"/>
            <w:tcBorders>
              <w:top w:val="single" w:sz="4" w:space="0" w:color="000000"/>
              <w:left w:val="single" w:sz="4" w:space="0" w:color="000000"/>
              <w:bottom w:val="single" w:sz="4" w:space="0" w:color="000000"/>
              <w:right w:val="single" w:sz="4" w:space="0" w:color="000000"/>
            </w:tcBorders>
            <w:hideMark/>
          </w:tcPr>
          <w:p w14:paraId="43B19EF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tc>
        <w:tc>
          <w:tcPr>
            <w:tcW w:w="2946" w:type="dxa"/>
            <w:tcBorders>
              <w:top w:val="single" w:sz="4" w:space="0" w:color="000000"/>
              <w:left w:val="single" w:sz="4" w:space="0" w:color="000000"/>
              <w:bottom w:val="single" w:sz="4" w:space="0" w:color="000000"/>
              <w:right w:val="single" w:sz="4" w:space="0" w:color="000000"/>
            </w:tcBorders>
          </w:tcPr>
          <w:p w14:paraId="102BEF4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顯示申報單檢視頁面</w:t>
            </w:r>
          </w:p>
          <w:p w14:paraId="00873B35" w14:textId="77777777" w:rsidR="001B3463" w:rsidRPr="00FB3979" w:rsidRDefault="001B3463">
            <w:pPr>
              <w:rPr>
                <w:rFonts w:ascii="Times New Roman" w:eastAsia="標楷體" w:hAnsi="Times New Roman" w:cs="標楷體"/>
              </w:rPr>
            </w:pPr>
          </w:p>
          <w:p w14:paraId="5EF70D82" w14:textId="3A5E1B54"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使用者介面如圖</w:t>
            </w:r>
            <w:r w:rsidR="008D439F">
              <w:rPr>
                <w:rFonts w:ascii="Times New Roman" w:eastAsia="標楷體" w:hAnsi="Times New Roman" w:cs="標楷體" w:hint="eastAsia"/>
              </w:rPr>
              <w:t>32</w:t>
            </w:r>
            <w:r w:rsidRPr="00FB3979">
              <w:rPr>
                <w:rFonts w:ascii="Times New Roman" w:eastAsia="標楷體" w:hAnsi="Times New Roman" w:cs="標楷體" w:hint="eastAsia"/>
              </w:rPr>
              <w:t>，加上立案之申報單詳細內容</w:t>
            </w:r>
          </w:p>
        </w:tc>
      </w:tr>
      <w:tr w:rsidR="001B3463" w:rsidRPr="00FB3979" w14:paraId="2FCB1D29" w14:textId="77777777" w:rsidTr="008D439F">
        <w:trPr>
          <w:trHeight w:val="360"/>
        </w:trPr>
        <w:tc>
          <w:tcPr>
            <w:tcW w:w="1209" w:type="dxa"/>
            <w:tcBorders>
              <w:top w:val="single" w:sz="4" w:space="0" w:color="000000"/>
              <w:left w:val="single" w:sz="4" w:space="0" w:color="000000"/>
              <w:bottom w:val="single" w:sz="4" w:space="0" w:color="000000"/>
              <w:right w:val="single" w:sz="4" w:space="0" w:color="000000"/>
            </w:tcBorders>
            <w:hideMark/>
          </w:tcPr>
          <w:p w14:paraId="6E14D03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86" w:type="dxa"/>
            <w:gridSpan w:val="4"/>
            <w:tcBorders>
              <w:top w:val="single" w:sz="4" w:space="0" w:color="000000"/>
              <w:left w:val="single" w:sz="4" w:space="0" w:color="000000"/>
              <w:bottom w:val="single" w:sz="4" w:space="0" w:color="000000"/>
              <w:right w:val="single" w:sz="4" w:space="0" w:color="000000"/>
            </w:tcBorders>
          </w:tcPr>
          <w:p w14:paraId="2F8581A3" w14:textId="77777777" w:rsidR="001B3463" w:rsidRPr="00FB3979" w:rsidRDefault="001B3463">
            <w:pPr>
              <w:rPr>
                <w:rFonts w:ascii="Times New Roman" w:eastAsia="標楷體" w:hAnsi="Times New Roman" w:cs="標楷體"/>
              </w:rPr>
            </w:pPr>
          </w:p>
        </w:tc>
      </w:tr>
    </w:tbl>
    <w:p w14:paraId="3DB0A596" w14:textId="7190CA92" w:rsidR="00041B6B" w:rsidRDefault="00041B6B" w:rsidP="001B3463">
      <w:pPr>
        <w:rPr>
          <w:rFonts w:ascii="Times New Roman" w:eastAsia="標楷體" w:hAnsi="Times New Roman" w:cs="標楷體"/>
          <w:b/>
        </w:rPr>
      </w:pPr>
    </w:p>
    <w:p w14:paraId="3AB5A76E" w14:textId="64D06319" w:rsidR="00693EC6" w:rsidRPr="00FB3979" w:rsidRDefault="00041B6B" w:rsidP="00041B6B">
      <w:pPr>
        <w:widowControl/>
        <w:rPr>
          <w:rFonts w:ascii="Times New Roman" w:eastAsia="標楷體" w:hAnsi="Times New Roman" w:cs="標楷體"/>
          <w:b/>
        </w:rPr>
      </w:pPr>
      <w:r>
        <w:rPr>
          <w:rFonts w:ascii="Times New Roman" w:eastAsia="標楷體" w:hAnsi="Times New Roman" w:cs="標楷體"/>
          <w:b/>
        </w:rPr>
        <w:br w:type="page"/>
      </w:r>
    </w:p>
    <w:p w14:paraId="611623EC" w14:textId="43DED657" w:rsidR="001B3463" w:rsidRPr="00FB3979" w:rsidRDefault="001B3463" w:rsidP="00C4723A">
      <w:pPr>
        <w:pStyle w:val="4"/>
        <w:ind w:left="720"/>
      </w:pPr>
      <w:bookmarkStart w:id="328" w:name="_Toc152421492"/>
      <w:bookmarkStart w:id="329" w:name="_Toc152677813"/>
      <w:r w:rsidRPr="00FB3979">
        <w:rPr>
          <w:rFonts w:hint="eastAsia"/>
        </w:rPr>
        <w:lastRenderedPageBreak/>
        <w:t xml:space="preserve">1-4-3  </w:t>
      </w:r>
      <w:r w:rsidRPr="00FB3979">
        <w:rPr>
          <w:rFonts w:hint="eastAsia"/>
        </w:rPr>
        <w:t>需回覆</w:t>
      </w:r>
      <w:r w:rsidRPr="00FB3979">
        <w:rPr>
          <w:rFonts w:hint="eastAsia"/>
        </w:rPr>
        <w:t>(</w:t>
      </w:r>
      <w:r w:rsidRPr="00FB3979">
        <w:rPr>
          <w:rFonts w:hint="eastAsia"/>
        </w:rPr>
        <w:t>主管</w:t>
      </w:r>
      <w:r w:rsidRPr="00FB3979">
        <w:rPr>
          <w:rFonts w:hint="eastAsia"/>
        </w:rPr>
        <w:t>)-</w:t>
      </w:r>
      <w:r w:rsidRPr="00FB3979">
        <w:rPr>
          <w:rFonts w:hint="eastAsia"/>
        </w:rPr>
        <w:t>指派</w:t>
      </w:r>
      <w:bookmarkEnd w:id="328"/>
      <w:bookmarkEnd w:id="329"/>
    </w:p>
    <w:p w14:paraId="069CAE7E" w14:textId="77777777" w:rsidR="0020777C" w:rsidRPr="00FB3979" w:rsidRDefault="0020777C" w:rsidP="0020777C">
      <w:pPr>
        <w:rPr>
          <w:rFonts w:ascii="Times New Roman" w:eastAsia="標楷體" w:hAnsi="Times New Roman"/>
        </w:rPr>
      </w:pPr>
    </w:p>
    <w:p w14:paraId="4A15CFAB" w14:textId="2D268A9E" w:rsidR="0020777C" w:rsidRPr="00FB3979" w:rsidRDefault="0020777C" w:rsidP="0020777C">
      <w:pPr>
        <w:pStyle w:val="a9"/>
      </w:pPr>
      <w:bookmarkStart w:id="330" w:name="_Toc152716502"/>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21</w:t>
      </w:r>
      <w:r w:rsidRPr="00FB3979">
        <w:rPr>
          <w:rFonts w:hint="eastAsia"/>
        </w:rPr>
        <w:fldChar w:fldCharType="end"/>
      </w:r>
      <w:r w:rsidRPr="00FB3979">
        <w:rPr>
          <w:rFonts w:hint="eastAsia"/>
        </w:rPr>
        <w:t xml:space="preserve">  1-4-3  </w:t>
      </w:r>
      <w:r w:rsidRPr="00FB3979">
        <w:rPr>
          <w:rFonts w:hint="eastAsia"/>
        </w:rPr>
        <w:t>需回覆</w:t>
      </w:r>
      <w:r w:rsidRPr="00FB3979">
        <w:rPr>
          <w:rFonts w:hint="eastAsia"/>
        </w:rPr>
        <w:t>(</w:t>
      </w:r>
      <w:r w:rsidRPr="00FB3979">
        <w:rPr>
          <w:rFonts w:hint="eastAsia"/>
        </w:rPr>
        <w:t>主管</w:t>
      </w:r>
      <w:r w:rsidRPr="00FB3979">
        <w:rPr>
          <w:rFonts w:hint="eastAsia"/>
        </w:rPr>
        <w:t>)-</w:t>
      </w:r>
      <w:r w:rsidRPr="00FB3979">
        <w:rPr>
          <w:rFonts w:hint="eastAsia"/>
        </w:rPr>
        <w:t>指派</w:t>
      </w:r>
      <w:bookmarkEnd w:id="330"/>
    </w:p>
    <w:tbl>
      <w:tblPr>
        <w:tblpPr w:leftFromText="180" w:rightFromText="180" w:vertAnchor="text" w:horzAnchor="margin" w:tblpY="35"/>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2"/>
        <w:gridCol w:w="1716"/>
        <w:gridCol w:w="1452"/>
        <w:gridCol w:w="1290"/>
        <w:gridCol w:w="3144"/>
      </w:tblGrid>
      <w:tr w:rsidR="001B3463" w:rsidRPr="00FB3979" w14:paraId="57A0FA2E" w14:textId="77777777" w:rsidTr="00693EC6">
        <w:trPr>
          <w:trHeight w:val="322"/>
        </w:trPr>
        <w:tc>
          <w:tcPr>
            <w:tcW w:w="8784" w:type="dxa"/>
            <w:gridSpan w:val="5"/>
            <w:tcBorders>
              <w:top w:val="single" w:sz="4" w:space="0" w:color="000000"/>
              <w:left w:val="single" w:sz="4" w:space="0" w:color="000000"/>
              <w:bottom w:val="single" w:sz="4" w:space="0" w:color="000000"/>
              <w:right w:val="single" w:sz="4" w:space="0" w:color="000000"/>
            </w:tcBorders>
            <w:hideMark/>
          </w:tcPr>
          <w:p w14:paraId="296D0D3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1-4-3</w:t>
            </w:r>
            <w:r w:rsidRPr="00FB3979">
              <w:rPr>
                <w:rFonts w:ascii="Times New Roman" w:eastAsia="標楷體" w:hAnsi="Times New Roman" w:cs="標楷體" w:hint="eastAsia"/>
              </w:rPr>
              <w:t>需回覆</w:t>
            </w:r>
            <w:r w:rsidRPr="00FB3979">
              <w:rPr>
                <w:rFonts w:ascii="Times New Roman" w:eastAsia="標楷體" w:hAnsi="Times New Roman" w:cs="標楷體" w:hint="eastAsia"/>
              </w:rPr>
              <w:t>(</w:t>
            </w:r>
            <w:r w:rsidRPr="00FB3979">
              <w:rPr>
                <w:rFonts w:ascii="Times New Roman" w:eastAsia="標楷體" w:hAnsi="Times New Roman" w:cs="標楷體" w:hint="eastAsia"/>
              </w:rPr>
              <w:t>主管</w:t>
            </w:r>
            <w:r w:rsidRPr="00FB3979">
              <w:rPr>
                <w:rFonts w:ascii="Times New Roman" w:eastAsia="標楷體" w:hAnsi="Times New Roman" w:cs="標楷體" w:hint="eastAsia"/>
              </w:rPr>
              <w:t>)-</w:t>
            </w:r>
            <w:r w:rsidRPr="00FB3979">
              <w:rPr>
                <w:rFonts w:ascii="Times New Roman" w:eastAsia="標楷體" w:hAnsi="Times New Roman" w:cs="標楷體" w:hint="eastAsia"/>
              </w:rPr>
              <w:t>指派</w:t>
            </w:r>
          </w:p>
        </w:tc>
      </w:tr>
      <w:tr w:rsidR="001B3463" w:rsidRPr="00FB3979" w14:paraId="0BC5DF68" w14:textId="77777777" w:rsidTr="00693EC6">
        <w:trPr>
          <w:trHeight w:val="678"/>
        </w:trPr>
        <w:tc>
          <w:tcPr>
            <w:tcW w:w="8784" w:type="dxa"/>
            <w:gridSpan w:val="5"/>
            <w:tcBorders>
              <w:top w:val="single" w:sz="4" w:space="0" w:color="000000"/>
              <w:left w:val="single" w:sz="4" w:space="0" w:color="000000"/>
              <w:bottom w:val="single" w:sz="4" w:space="0" w:color="000000"/>
              <w:right w:val="single" w:sz="4" w:space="0" w:color="000000"/>
            </w:tcBorders>
            <w:hideMark/>
          </w:tcPr>
          <w:p w14:paraId="55AA929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各部門主管可針對某張申報單指派負責項目</w:t>
            </w:r>
            <w:r w:rsidRPr="00FB3979">
              <w:rPr>
                <w:rFonts w:ascii="Times New Roman" w:eastAsia="標楷體" w:hAnsi="Times New Roman" w:cs="標楷體" w:hint="eastAsia"/>
              </w:rPr>
              <w:t>(</w:t>
            </w:r>
            <w:r w:rsidRPr="00FB3979">
              <w:rPr>
                <w:rFonts w:ascii="Times New Roman" w:eastAsia="標楷體" w:hAnsi="Times New Roman" w:cs="標楷體" w:hint="eastAsia"/>
              </w:rPr>
              <w:t>原因分析</w:t>
            </w:r>
            <w:r w:rsidRPr="00FB3979">
              <w:rPr>
                <w:rFonts w:ascii="Times New Roman" w:eastAsia="標楷體" w:hAnsi="Times New Roman" w:cs="標楷體" w:hint="eastAsia"/>
              </w:rPr>
              <w:t>/</w:t>
            </w:r>
            <w:r w:rsidRPr="00FB3979">
              <w:rPr>
                <w:rFonts w:ascii="Times New Roman" w:eastAsia="標楷體" w:hAnsi="Times New Roman" w:cs="標楷體" w:hint="eastAsia"/>
              </w:rPr>
              <w:t>臨時對策</w:t>
            </w:r>
            <w:r w:rsidRPr="00FB3979">
              <w:rPr>
                <w:rFonts w:ascii="Times New Roman" w:eastAsia="標楷體" w:hAnsi="Times New Roman" w:cs="標楷體" w:hint="eastAsia"/>
              </w:rPr>
              <w:t>/</w:t>
            </w:r>
            <w:r w:rsidRPr="00FB3979">
              <w:rPr>
                <w:rFonts w:ascii="Times New Roman" w:eastAsia="標楷體" w:hAnsi="Times New Roman" w:cs="標楷體" w:hint="eastAsia"/>
              </w:rPr>
              <w:t>再防止發生</w:t>
            </w:r>
            <w:r w:rsidRPr="00FB3979">
              <w:rPr>
                <w:rFonts w:ascii="Times New Roman" w:eastAsia="標楷體" w:hAnsi="Times New Roman" w:cs="標楷體" w:hint="eastAsia"/>
              </w:rPr>
              <w:t>)</w:t>
            </w:r>
            <w:r w:rsidRPr="00FB3979">
              <w:rPr>
                <w:rFonts w:ascii="Times New Roman" w:eastAsia="標楷體" w:hAnsi="Times New Roman" w:cs="標楷體" w:hint="eastAsia"/>
              </w:rPr>
              <w:t>人員</w:t>
            </w:r>
          </w:p>
        </w:tc>
      </w:tr>
      <w:tr w:rsidR="001B3463" w:rsidRPr="00FB3979" w14:paraId="73D3C3C5" w14:textId="77777777" w:rsidTr="00693EC6">
        <w:trPr>
          <w:trHeight w:val="322"/>
        </w:trPr>
        <w:tc>
          <w:tcPr>
            <w:tcW w:w="4350" w:type="dxa"/>
            <w:gridSpan w:val="3"/>
            <w:tcBorders>
              <w:top w:val="single" w:sz="4" w:space="0" w:color="000000"/>
              <w:left w:val="single" w:sz="4" w:space="0" w:color="000000"/>
              <w:bottom w:val="single" w:sz="4" w:space="0" w:color="000000"/>
              <w:right w:val="single" w:sz="4" w:space="0" w:color="000000"/>
            </w:tcBorders>
            <w:hideMark/>
          </w:tcPr>
          <w:p w14:paraId="41184FA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434" w:type="dxa"/>
            <w:gridSpan w:val="2"/>
            <w:tcBorders>
              <w:top w:val="single" w:sz="4" w:space="0" w:color="000000"/>
              <w:left w:val="single" w:sz="4" w:space="0" w:color="000000"/>
              <w:bottom w:val="single" w:sz="4" w:space="0" w:color="000000"/>
              <w:right w:val="single" w:sz="4" w:space="0" w:color="000000"/>
            </w:tcBorders>
            <w:hideMark/>
          </w:tcPr>
          <w:p w14:paraId="5CB3ABD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0C5E4B89" w14:textId="77777777" w:rsidTr="00693EC6">
        <w:trPr>
          <w:trHeight w:val="337"/>
        </w:trPr>
        <w:tc>
          <w:tcPr>
            <w:tcW w:w="2898" w:type="dxa"/>
            <w:gridSpan w:val="2"/>
            <w:tcBorders>
              <w:top w:val="single" w:sz="4" w:space="0" w:color="000000"/>
              <w:left w:val="single" w:sz="4" w:space="0" w:color="000000"/>
              <w:bottom w:val="single" w:sz="4" w:space="0" w:color="000000"/>
              <w:right w:val="single" w:sz="4" w:space="0" w:color="000000"/>
            </w:tcBorders>
            <w:hideMark/>
          </w:tcPr>
          <w:p w14:paraId="1E0A620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742" w:type="dxa"/>
            <w:gridSpan w:val="2"/>
            <w:tcBorders>
              <w:top w:val="single" w:sz="4" w:space="0" w:color="000000"/>
              <w:left w:val="single" w:sz="4" w:space="0" w:color="000000"/>
              <w:bottom w:val="single" w:sz="4" w:space="0" w:color="000000"/>
              <w:right w:val="single" w:sz="4" w:space="0" w:color="000000"/>
            </w:tcBorders>
            <w:hideMark/>
          </w:tcPr>
          <w:p w14:paraId="0F5EFA43"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3144" w:type="dxa"/>
            <w:tcBorders>
              <w:top w:val="single" w:sz="4" w:space="0" w:color="000000"/>
              <w:left w:val="single" w:sz="4" w:space="0" w:color="000000"/>
              <w:bottom w:val="single" w:sz="4" w:space="0" w:color="000000"/>
              <w:right w:val="single" w:sz="4" w:space="0" w:color="000000"/>
            </w:tcBorders>
            <w:hideMark/>
          </w:tcPr>
          <w:p w14:paraId="49B3A8C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564A406B" w14:textId="77777777" w:rsidTr="00693EC6">
        <w:trPr>
          <w:trHeight w:val="2117"/>
        </w:trPr>
        <w:tc>
          <w:tcPr>
            <w:tcW w:w="2898" w:type="dxa"/>
            <w:gridSpan w:val="2"/>
            <w:tcBorders>
              <w:top w:val="single" w:sz="4" w:space="0" w:color="000000"/>
              <w:left w:val="single" w:sz="4" w:space="0" w:color="000000"/>
              <w:bottom w:val="single" w:sz="4" w:space="0" w:color="000000"/>
              <w:right w:val="single" w:sz="4" w:space="0" w:color="000000"/>
            </w:tcBorders>
          </w:tcPr>
          <w:p w14:paraId="1884829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2E91A63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負責人員指派</w:t>
            </w:r>
          </w:p>
          <w:p w14:paraId="24A1F534" w14:textId="77777777" w:rsidR="001B3463" w:rsidRPr="00FB3979" w:rsidRDefault="001B3463">
            <w:pPr>
              <w:rPr>
                <w:rFonts w:ascii="Times New Roman" w:eastAsia="標楷體" w:hAnsi="Times New Roman" w:cs="標楷體"/>
              </w:rPr>
            </w:pPr>
          </w:p>
          <w:p w14:paraId="74489D5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20C8D71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53F0681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2742" w:type="dxa"/>
            <w:gridSpan w:val="2"/>
            <w:tcBorders>
              <w:top w:val="single" w:sz="4" w:space="0" w:color="000000"/>
              <w:left w:val="single" w:sz="4" w:space="0" w:color="000000"/>
              <w:bottom w:val="single" w:sz="4" w:space="0" w:color="000000"/>
              <w:right w:val="single" w:sz="4" w:space="0" w:color="000000"/>
            </w:tcBorders>
          </w:tcPr>
          <w:p w14:paraId="48D6394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從資料庫挑出對應部門之職員，並指派為負責人員</w:t>
            </w:r>
          </w:p>
          <w:p w14:paraId="5D6073D1" w14:textId="77777777" w:rsidR="001B3463" w:rsidRPr="00FB3979" w:rsidRDefault="001B3463">
            <w:pPr>
              <w:rPr>
                <w:rFonts w:ascii="Times New Roman" w:eastAsia="標楷體" w:hAnsi="Times New Roman" w:cs="標楷體"/>
              </w:rPr>
            </w:pPr>
          </w:p>
          <w:p w14:paraId="5848120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新增負責人員上傳至資料庫</w:t>
            </w:r>
          </w:p>
          <w:p w14:paraId="5FE7C4F2" w14:textId="77777777" w:rsidR="001B3463" w:rsidRPr="00FB3979" w:rsidRDefault="001B3463">
            <w:pPr>
              <w:rPr>
                <w:rFonts w:ascii="Times New Roman" w:eastAsia="標楷體" w:hAnsi="Times New Roman" w:cs="標楷體"/>
              </w:rPr>
            </w:pPr>
          </w:p>
          <w:p w14:paraId="597B592B" w14:textId="77777777" w:rsidR="001B3463" w:rsidRPr="00FB3979" w:rsidRDefault="001B3463">
            <w:pPr>
              <w:rPr>
                <w:rFonts w:ascii="Times New Roman" w:eastAsia="標楷體" w:hAnsi="Times New Roman" w:cs="標楷體"/>
              </w:rPr>
            </w:pPr>
          </w:p>
        </w:tc>
        <w:tc>
          <w:tcPr>
            <w:tcW w:w="3144" w:type="dxa"/>
            <w:tcBorders>
              <w:top w:val="single" w:sz="4" w:space="0" w:color="000000"/>
              <w:left w:val="single" w:sz="4" w:space="0" w:color="000000"/>
              <w:bottom w:val="single" w:sz="4" w:space="0" w:color="000000"/>
              <w:right w:val="single" w:sz="4" w:space="0" w:color="000000"/>
            </w:tcBorders>
          </w:tcPr>
          <w:p w14:paraId="6C18BDF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顯示負責人員指派彈跳視窗</w:t>
            </w:r>
          </w:p>
          <w:p w14:paraId="0C3D2D97" w14:textId="77777777" w:rsidR="001B3463" w:rsidRPr="00FB3979" w:rsidRDefault="001B3463">
            <w:pPr>
              <w:rPr>
                <w:rFonts w:ascii="Times New Roman" w:eastAsia="標楷體" w:hAnsi="Times New Roman" w:cs="標楷體"/>
                <w:highlight w:val="yellow"/>
              </w:rPr>
            </w:pPr>
          </w:p>
          <w:p w14:paraId="0CB9FDCC" w14:textId="50EFE372"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指派完成後此回覆單會轉至異常處理回覆</w:t>
            </w:r>
            <w:r w:rsidRPr="00FB3979">
              <w:rPr>
                <w:rFonts w:ascii="Times New Roman" w:eastAsia="標楷體" w:hAnsi="Times New Roman" w:cs="標楷體" w:hint="eastAsia"/>
              </w:rPr>
              <w:t>(</w:t>
            </w:r>
            <w:r w:rsidRPr="00FB3979">
              <w:rPr>
                <w:rFonts w:ascii="Times New Roman" w:eastAsia="標楷體" w:hAnsi="Times New Roman" w:cs="標楷體" w:hint="eastAsia"/>
              </w:rPr>
              <w:t>個人</w:t>
            </w:r>
            <w:r w:rsidRPr="00FB3979">
              <w:rPr>
                <w:rFonts w:ascii="Times New Roman" w:eastAsia="標楷體" w:hAnsi="Times New Roman" w:cs="標楷體" w:hint="eastAsia"/>
              </w:rPr>
              <w:t>)</w:t>
            </w:r>
            <w:r w:rsidR="008D439F">
              <w:rPr>
                <w:rFonts w:ascii="Times New Roman" w:eastAsia="標楷體" w:hAnsi="Times New Roman" w:cs="標楷體" w:hint="eastAsia"/>
              </w:rPr>
              <w:t>，由負責人員做填寫，如圖</w:t>
            </w:r>
            <w:r w:rsidR="008D439F">
              <w:rPr>
                <w:rFonts w:ascii="Times New Roman" w:eastAsia="標楷體" w:hAnsi="Times New Roman" w:cs="標楷體" w:hint="eastAsia"/>
              </w:rPr>
              <w:t>39</w:t>
            </w:r>
          </w:p>
        </w:tc>
      </w:tr>
      <w:tr w:rsidR="001B3463" w:rsidRPr="00FB3979" w14:paraId="7899E4DC" w14:textId="77777777" w:rsidTr="00693EC6">
        <w:trPr>
          <w:trHeight w:val="223"/>
        </w:trPr>
        <w:tc>
          <w:tcPr>
            <w:tcW w:w="1182" w:type="dxa"/>
            <w:tcBorders>
              <w:top w:val="single" w:sz="4" w:space="0" w:color="000000"/>
              <w:left w:val="single" w:sz="4" w:space="0" w:color="000000"/>
              <w:bottom w:val="single" w:sz="4" w:space="0" w:color="000000"/>
              <w:right w:val="single" w:sz="4" w:space="0" w:color="000000"/>
            </w:tcBorders>
            <w:hideMark/>
          </w:tcPr>
          <w:p w14:paraId="7996236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02" w:type="dxa"/>
            <w:gridSpan w:val="4"/>
            <w:tcBorders>
              <w:top w:val="single" w:sz="4" w:space="0" w:color="000000"/>
              <w:left w:val="single" w:sz="4" w:space="0" w:color="000000"/>
              <w:bottom w:val="single" w:sz="4" w:space="0" w:color="000000"/>
              <w:right w:val="single" w:sz="4" w:space="0" w:color="000000"/>
            </w:tcBorders>
          </w:tcPr>
          <w:p w14:paraId="0FD850A1" w14:textId="77777777" w:rsidR="001B3463" w:rsidRPr="00FB3979" w:rsidRDefault="001B3463">
            <w:pPr>
              <w:pStyle w:val="a9"/>
              <w:rPr>
                <w:rFonts w:cs="標楷體"/>
                <w:b/>
                <w:highlight w:val="yellow"/>
              </w:rPr>
            </w:pPr>
          </w:p>
        </w:tc>
      </w:tr>
    </w:tbl>
    <w:p w14:paraId="42EDCADA" w14:textId="77777777" w:rsidR="001B3463" w:rsidRPr="00FB3979" w:rsidRDefault="001B3463" w:rsidP="001B3463">
      <w:pPr>
        <w:rPr>
          <w:rFonts w:ascii="Times New Roman" w:eastAsia="標楷體" w:hAnsi="Times New Roman"/>
        </w:rPr>
      </w:pPr>
    </w:p>
    <w:p w14:paraId="378BDBA5"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r w:rsidRPr="00FB3979">
        <w:rPr>
          <w:rFonts w:ascii="Times New Roman" w:eastAsia="標楷體" w:hAnsi="Times New Roman" w:hint="eastAsia"/>
          <w:noProof/>
        </w:rPr>
        <w:t xml:space="preserve"> </w:t>
      </w:r>
    </w:p>
    <w:p w14:paraId="0B76299A" w14:textId="77777777" w:rsidR="001B3463" w:rsidRPr="00FB3979" w:rsidRDefault="001B3463" w:rsidP="001B3463">
      <w:pPr>
        <w:keepNext/>
        <w:rPr>
          <w:rFonts w:ascii="Times New Roman" w:eastAsia="標楷體" w:hAnsi="Times New Roman"/>
        </w:rPr>
      </w:pPr>
      <w:r w:rsidRPr="00FB3979">
        <w:rPr>
          <w:rFonts w:ascii="Times New Roman" w:eastAsia="標楷體" w:hAnsi="Times New Roman"/>
          <w:noProof/>
        </w:rPr>
        <w:drawing>
          <wp:inline distT="0" distB="0" distL="0" distR="0" wp14:anchorId="05843FF6" wp14:editId="09125FEB">
            <wp:extent cx="5587064" cy="3005667"/>
            <wp:effectExtent l="0" t="0" r="0" b="4445"/>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752624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02868" cy="3014169"/>
                    </a:xfrm>
                    <a:prstGeom prst="rect">
                      <a:avLst/>
                    </a:prstGeom>
                    <a:noFill/>
                    <a:ln>
                      <a:noFill/>
                    </a:ln>
                  </pic:spPr>
                </pic:pic>
              </a:graphicData>
            </a:graphic>
          </wp:inline>
        </w:drawing>
      </w:r>
    </w:p>
    <w:p w14:paraId="4F26B88F" w14:textId="596F69B3" w:rsidR="001B3463" w:rsidRPr="00FB3979" w:rsidRDefault="001B3463" w:rsidP="002B798B">
      <w:pPr>
        <w:pStyle w:val="a9"/>
        <w:widowControl/>
        <w:rPr>
          <w:b/>
          <w:bCs/>
        </w:rPr>
      </w:pPr>
      <w:bookmarkStart w:id="331" w:name="_Toc152429944"/>
      <w:bookmarkStart w:id="332" w:name="_Toc152716135"/>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36</w:t>
      </w:r>
      <w:r w:rsidRPr="00FB3979">
        <w:rPr>
          <w:rFonts w:hint="eastAsia"/>
          <w:b/>
          <w:bCs/>
        </w:rPr>
        <w:fldChar w:fldCharType="end"/>
      </w:r>
      <w:r w:rsidRPr="00FB3979">
        <w:rPr>
          <w:rFonts w:hint="eastAsia"/>
          <w:b/>
          <w:bCs/>
        </w:rPr>
        <w:t xml:space="preserve">  </w:t>
      </w:r>
      <w:r w:rsidRPr="00FB3979">
        <w:rPr>
          <w:rFonts w:hint="eastAsia"/>
          <w:b/>
          <w:bCs/>
        </w:rPr>
        <w:t>負責人員指派</w:t>
      </w:r>
      <w:bookmarkEnd w:id="331"/>
      <w:bookmarkEnd w:id="332"/>
    </w:p>
    <w:p w14:paraId="1B8327F5" w14:textId="77777777" w:rsidR="001B3463" w:rsidRPr="00FB3979" w:rsidRDefault="001B3463" w:rsidP="002B798B">
      <w:pPr>
        <w:pStyle w:val="a9"/>
        <w:widowControl/>
        <w:rPr>
          <w:b/>
          <w:bCs/>
        </w:rPr>
      </w:pPr>
    </w:p>
    <w:p w14:paraId="60D910F9" w14:textId="77777777" w:rsidR="00041B6B" w:rsidRDefault="00041B6B">
      <w:pPr>
        <w:widowControl/>
        <w:rPr>
          <w:rFonts w:ascii="Times New Roman" w:eastAsia="標楷體" w:hAnsi="Times New Roman"/>
        </w:rPr>
      </w:pPr>
      <w:bookmarkStart w:id="333" w:name="_Toc152421493"/>
      <w:bookmarkStart w:id="334" w:name="_Ref134382557"/>
      <w:bookmarkStart w:id="335" w:name="_Toc152677814"/>
      <w:r>
        <w:rPr>
          <w:b/>
        </w:rPr>
        <w:br w:type="page"/>
      </w:r>
    </w:p>
    <w:p w14:paraId="11A0ABF6" w14:textId="152C5582" w:rsidR="001B3463" w:rsidRPr="00FB3979" w:rsidRDefault="001B3463" w:rsidP="00C4723A">
      <w:pPr>
        <w:pStyle w:val="4"/>
        <w:ind w:left="720"/>
      </w:pPr>
      <w:r w:rsidRPr="00FB3979">
        <w:rPr>
          <w:rFonts w:hint="eastAsia"/>
        </w:rPr>
        <w:lastRenderedPageBreak/>
        <w:t xml:space="preserve">1-4-4 </w:t>
      </w:r>
      <w:r w:rsidRPr="00FB3979">
        <w:rPr>
          <w:rFonts w:hint="eastAsia"/>
        </w:rPr>
        <w:t>需回覆（主管）</w:t>
      </w:r>
      <w:r w:rsidRPr="00FB3979">
        <w:rPr>
          <w:rFonts w:hint="eastAsia"/>
        </w:rPr>
        <w:t>-</w:t>
      </w:r>
      <w:r w:rsidRPr="00FB3979">
        <w:rPr>
          <w:rFonts w:hint="eastAsia"/>
        </w:rPr>
        <w:t>回覆</w:t>
      </w:r>
      <w:bookmarkEnd w:id="333"/>
      <w:bookmarkEnd w:id="334"/>
      <w:bookmarkEnd w:id="335"/>
    </w:p>
    <w:p w14:paraId="21970FB4" w14:textId="77777777" w:rsidR="0020777C" w:rsidRPr="00FB3979" w:rsidRDefault="0020777C" w:rsidP="0020777C">
      <w:pPr>
        <w:rPr>
          <w:rFonts w:ascii="Times New Roman" w:eastAsia="標楷體" w:hAnsi="Times New Roman"/>
        </w:rPr>
      </w:pPr>
    </w:p>
    <w:p w14:paraId="262F91DD" w14:textId="103B3A6A" w:rsidR="0020777C" w:rsidRPr="00FB3979" w:rsidRDefault="0020777C" w:rsidP="0020777C">
      <w:pPr>
        <w:pStyle w:val="a9"/>
      </w:pPr>
      <w:bookmarkStart w:id="336" w:name="_Toc152716503"/>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22</w:t>
      </w:r>
      <w:r w:rsidRPr="00FB3979">
        <w:rPr>
          <w:rFonts w:hint="eastAsia"/>
        </w:rPr>
        <w:fldChar w:fldCharType="end"/>
      </w:r>
      <w:r w:rsidRPr="00FB3979">
        <w:rPr>
          <w:rFonts w:hint="eastAsia"/>
        </w:rPr>
        <w:t xml:space="preserve">   1-4-4 </w:t>
      </w:r>
      <w:r w:rsidRPr="00FB3979">
        <w:rPr>
          <w:rFonts w:hint="eastAsia"/>
        </w:rPr>
        <w:t>需回覆（主管）</w:t>
      </w:r>
      <w:r w:rsidRPr="00FB3979">
        <w:rPr>
          <w:rFonts w:hint="eastAsia"/>
        </w:rPr>
        <w:t>-</w:t>
      </w:r>
      <w:r w:rsidRPr="00FB3979">
        <w:rPr>
          <w:rFonts w:hint="eastAsia"/>
        </w:rPr>
        <w:t>回覆</w:t>
      </w:r>
      <w:bookmarkEnd w:id="336"/>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6"/>
        <w:gridCol w:w="1615"/>
        <w:gridCol w:w="1508"/>
        <w:gridCol w:w="1569"/>
        <w:gridCol w:w="2926"/>
      </w:tblGrid>
      <w:tr w:rsidR="001B3463" w:rsidRPr="00FB3979" w14:paraId="638ED0A5" w14:textId="77777777" w:rsidTr="00693EC6">
        <w:trPr>
          <w:trHeight w:val="336"/>
        </w:trPr>
        <w:tc>
          <w:tcPr>
            <w:tcW w:w="8784" w:type="dxa"/>
            <w:gridSpan w:val="5"/>
            <w:tcBorders>
              <w:top w:val="single" w:sz="4" w:space="0" w:color="000000"/>
              <w:left w:val="single" w:sz="4" w:space="0" w:color="000000"/>
              <w:bottom w:val="single" w:sz="4" w:space="0" w:color="000000"/>
              <w:right w:val="single" w:sz="4" w:space="0" w:color="000000"/>
            </w:tcBorders>
            <w:hideMark/>
          </w:tcPr>
          <w:p w14:paraId="5BF1BA8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1-4-4 </w:t>
            </w:r>
            <w:r w:rsidRPr="00FB3979">
              <w:rPr>
                <w:rFonts w:ascii="Times New Roman" w:eastAsia="標楷體" w:hAnsi="Times New Roman" w:cs="標楷體" w:hint="eastAsia"/>
              </w:rPr>
              <w:t>需回覆（主管）</w:t>
            </w:r>
            <w:r w:rsidRPr="00FB3979">
              <w:rPr>
                <w:rFonts w:ascii="Times New Roman" w:eastAsia="標楷體" w:hAnsi="Times New Roman" w:cs="標楷體" w:hint="eastAsia"/>
              </w:rPr>
              <w:t>-</w:t>
            </w:r>
            <w:r w:rsidRPr="00FB3979">
              <w:rPr>
                <w:rFonts w:ascii="Times New Roman" w:eastAsia="標楷體" w:hAnsi="Times New Roman" w:cs="標楷體" w:hint="eastAsia"/>
              </w:rPr>
              <w:t>回覆</w:t>
            </w:r>
          </w:p>
        </w:tc>
      </w:tr>
      <w:tr w:rsidR="001B3463" w:rsidRPr="00FB3979" w14:paraId="59EF37D0" w14:textId="77777777" w:rsidTr="00693EC6">
        <w:trPr>
          <w:trHeight w:val="309"/>
        </w:trPr>
        <w:tc>
          <w:tcPr>
            <w:tcW w:w="8784" w:type="dxa"/>
            <w:gridSpan w:val="5"/>
            <w:tcBorders>
              <w:top w:val="single" w:sz="4" w:space="0" w:color="000000"/>
              <w:left w:val="single" w:sz="4" w:space="0" w:color="000000"/>
              <w:bottom w:val="single" w:sz="4" w:space="0" w:color="000000"/>
              <w:right w:val="single" w:sz="4" w:space="0" w:color="000000"/>
            </w:tcBorders>
            <w:hideMark/>
          </w:tcPr>
          <w:p w14:paraId="78E73BD4"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主管可根據案件詳情直接進行</w:t>
            </w:r>
            <w:r w:rsidRPr="00FB3979">
              <w:rPr>
                <w:rFonts w:ascii="Times New Roman" w:eastAsia="標楷體" w:hAnsi="Times New Roman" w:hint="eastAsia"/>
              </w:rPr>
              <w:t>回覆</w:t>
            </w:r>
          </w:p>
        </w:tc>
      </w:tr>
      <w:tr w:rsidR="001B3463" w:rsidRPr="00FB3979" w14:paraId="2F627452" w14:textId="77777777" w:rsidTr="00693EC6">
        <w:trPr>
          <w:trHeight w:val="336"/>
        </w:trPr>
        <w:tc>
          <w:tcPr>
            <w:tcW w:w="4289" w:type="dxa"/>
            <w:gridSpan w:val="3"/>
            <w:tcBorders>
              <w:top w:val="single" w:sz="4" w:space="0" w:color="000000"/>
              <w:left w:val="single" w:sz="4" w:space="0" w:color="000000"/>
              <w:bottom w:val="single" w:sz="4" w:space="0" w:color="000000"/>
              <w:right w:val="single" w:sz="4" w:space="0" w:color="000000"/>
            </w:tcBorders>
            <w:hideMark/>
          </w:tcPr>
          <w:p w14:paraId="493D13E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495" w:type="dxa"/>
            <w:gridSpan w:val="2"/>
            <w:tcBorders>
              <w:top w:val="single" w:sz="4" w:space="0" w:color="000000"/>
              <w:left w:val="single" w:sz="4" w:space="0" w:color="000000"/>
              <w:bottom w:val="single" w:sz="4" w:space="0" w:color="000000"/>
              <w:right w:val="single" w:sz="4" w:space="0" w:color="000000"/>
            </w:tcBorders>
            <w:hideMark/>
          </w:tcPr>
          <w:p w14:paraId="47309F7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2DB4CA56" w14:textId="77777777" w:rsidTr="00693EC6">
        <w:trPr>
          <w:trHeight w:val="352"/>
        </w:trPr>
        <w:tc>
          <w:tcPr>
            <w:tcW w:w="2781" w:type="dxa"/>
            <w:gridSpan w:val="2"/>
            <w:tcBorders>
              <w:top w:val="single" w:sz="4" w:space="0" w:color="000000"/>
              <w:left w:val="single" w:sz="4" w:space="0" w:color="000000"/>
              <w:bottom w:val="single" w:sz="4" w:space="0" w:color="000000"/>
              <w:right w:val="single" w:sz="4" w:space="0" w:color="000000"/>
            </w:tcBorders>
            <w:hideMark/>
          </w:tcPr>
          <w:p w14:paraId="6F152A5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77" w:type="dxa"/>
            <w:gridSpan w:val="2"/>
            <w:tcBorders>
              <w:top w:val="single" w:sz="4" w:space="0" w:color="000000"/>
              <w:left w:val="single" w:sz="4" w:space="0" w:color="000000"/>
              <w:bottom w:val="single" w:sz="4" w:space="0" w:color="000000"/>
              <w:right w:val="single" w:sz="4" w:space="0" w:color="000000"/>
            </w:tcBorders>
            <w:hideMark/>
          </w:tcPr>
          <w:p w14:paraId="1A05CFB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26" w:type="dxa"/>
            <w:tcBorders>
              <w:top w:val="single" w:sz="4" w:space="0" w:color="000000"/>
              <w:left w:val="single" w:sz="4" w:space="0" w:color="000000"/>
              <w:bottom w:val="single" w:sz="4" w:space="0" w:color="000000"/>
              <w:right w:val="single" w:sz="4" w:space="0" w:color="000000"/>
            </w:tcBorders>
            <w:hideMark/>
          </w:tcPr>
          <w:p w14:paraId="6BFEEC1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337E15D6" w14:textId="77777777" w:rsidTr="00693EC6">
        <w:trPr>
          <w:trHeight w:val="1263"/>
        </w:trPr>
        <w:tc>
          <w:tcPr>
            <w:tcW w:w="2781" w:type="dxa"/>
            <w:gridSpan w:val="2"/>
            <w:tcBorders>
              <w:top w:val="single" w:sz="4" w:space="0" w:color="000000"/>
              <w:left w:val="single" w:sz="4" w:space="0" w:color="000000"/>
              <w:bottom w:val="single" w:sz="4" w:space="0" w:color="000000"/>
              <w:right w:val="single" w:sz="4" w:space="0" w:color="000000"/>
            </w:tcBorders>
          </w:tcPr>
          <w:p w14:paraId="0BC308E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5439609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383B05B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預定完成日期</w:t>
            </w:r>
          </w:p>
          <w:p w14:paraId="4B5782F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實際完成日期</w:t>
            </w:r>
          </w:p>
          <w:p w14:paraId="77491C9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p>
          <w:p w14:paraId="4ADBCB2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p>
          <w:p w14:paraId="6D0CF3B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回覆內容</w:t>
            </w:r>
          </w:p>
          <w:p w14:paraId="24EF03A2" w14:textId="77777777" w:rsidR="001B3463" w:rsidRPr="00FB3979" w:rsidRDefault="001B3463">
            <w:pPr>
              <w:rPr>
                <w:rFonts w:ascii="Times New Roman" w:eastAsia="標楷體" w:hAnsi="Times New Roman" w:cs="標楷體"/>
              </w:rPr>
            </w:pPr>
          </w:p>
          <w:p w14:paraId="006B286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29F9ED5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提交</w:t>
            </w:r>
          </w:p>
          <w:p w14:paraId="7413922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2DDABC3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3077" w:type="dxa"/>
            <w:gridSpan w:val="2"/>
            <w:tcBorders>
              <w:top w:val="single" w:sz="4" w:space="0" w:color="000000"/>
              <w:left w:val="single" w:sz="4" w:space="0" w:color="000000"/>
              <w:bottom w:val="single" w:sz="4" w:space="0" w:color="000000"/>
              <w:right w:val="single" w:sz="4" w:space="0" w:color="000000"/>
            </w:tcBorders>
          </w:tcPr>
          <w:p w14:paraId="3B729A1D" w14:textId="77777777" w:rsidR="001B3463" w:rsidRPr="00FB3979" w:rsidRDefault="001B3463">
            <w:pPr>
              <w:rPr>
                <w:rFonts w:ascii="Times New Roman" w:eastAsia="標楷體" w:hAnsi="Times New Roman" w:cs="標楷體"/>
              </w:rPr>
            </w:pPr>
          </w:p>
          <w:p w14:paraId="368F1D1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檢查申報單資料是否填寫完整</w:t>
            </w:r>
          </w:p>
          <w:p w14:paraId="2B5C7518" w14:textId="77777777" w:rsidR="001B3463" w:rsidRPr="00FB3979" w:rsidRDefault="001B3463">
            <w:pPr>
              <w:rPr>
                <w:rFonts w:ascii="Times New Roman" w:eastAsia="標楷體" w:hAnsi="Times New Roman" w:cs="標楷體"/>
                <w:highlight w:val="yellow"/>
              </w:rPr>
            </w:pPr>
          </w:p>
          <w:p w14:paraId="1504DCD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p w14:paraId="76998DCE" w14:textId="77777777" w:rsidR="001B3463" w:rsidRPr="00FB3979" w:rsidRDefault="001B3463">
            <w:pPr>
              <w:rPr>
                <w:rFonts w:ascii="Times New Roman" w:eastAsia="標楷體" w:hAnsi="Times New Roman" w:cs="標楷體"/>
              </w:rPr>
            </w:pPr>
          </w:p>
          <w:p w14:paraId="7BE20647" w14:textId="77777777" w:rsidR="001B3463" w:rsidRPr="00FB3979" w:rsidRDefault="001B3463">
            <w:pPr>
              <w:rPr>
                <w:rFonts w:ascii="Times New Roman" w:eastAsia="標楷體" w:hAnsi="Times New Roman" w:cs="標楷體"/>
                <w:highlight w:val="cyan"/>
              </w:rPr>
            </w:pPr>
          </w:p>
          <w:p w14:paraId="2917C81B" w14:textId="77777777" w:rsidR="001B3463" w:rsidRPr="00FB3979" w:rsidRDefault="001B3463">
            <w:pPr>
              <w:rPr>
                <w:rFonts w:ascii="Times New Roman" w:eastAsia="標楷體" w:hAnsi="Times New Roman" w:cs="標楷體"/>
                <w:highlight w:val="cyan"/>
              </w:rPr>
            </w:pPr>
          </w:p>
          <w:p w14:paraId="10648675" w14:textId="77777777" w:rsidR="001B3463" w:rsidRPr="00FB3979" w:rsidRDefault="001B3463">
            <w:pPr>
              <w:rPr>
                <w:rFonts w:ascii="Times New Roman" w:eastAsia="標楷體" w:hAnsi="Times New Roman" w:cs="標楷體"/>
              </w:rPr>
            </w:pPr>
          </w:p>
        </w:tc>
        <w:tc>
          <w:tcPr>
            <w:tcW w:w="2926" w:type="dxa"/>
            <w:tcBorders>
              <w:top w:val="single" w:sz="4" w:space="0" w:color="000000"/>
              <w:left w:val="single" w:sz="4" w:space="0" w:color="000000"/>
              <w:bottom w:val="single" w:sz="4" w:space="0" w:color="000000"/>
              <w:right w:val="single" w:sz="4" w:space="0" w:color="000000"/>
            </w:tcBorders>
          </w:tcPr>
          <w:p w14:paraId="7B86F76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顯示申報單回覆彈跳視窗</w:t>
            </w:r>
          </w:p>
          <w:p w14:paraId="03CD9CB6" w14:textId="77777777" w:rsidR="001B3463" w:rsidRPr="00FB3979" w:rsidRDefault="001B3463">
            <w:pPr>
              <w:rPr>
                <w:rFonts w:ascii="Times New Roman" w:eastAsia="標楷體" w:hAnsi="Times New Roman" w:cs="標楷體"/>
              </w:rPr>
            </w:pPr>
          </w:p>
          <w:p w14:paraId="02019C7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狀態將從待回覆轉為已回覆</w:t>
            </w:r>
          </w:p>
          <w:p w14:paraId="12DBD9AC" w14:textId="77777777" w:rsidR="001B3463" w:rsidRPr="00FB3979" w:rsidRDefault="001B3463">
            <w:pPr>
              <w:rPr>
                <w:rFonts w:ascii="Times New Roman" w:eastAsia="標楷體" w:hAnsi="Times New Roman" w:cs="標楷體"/>
              </w:rPr>
            </w:pPr>
          </w:p>
          <w:p w14:paraId="173A5290" w14:textId="77777777" w:rsidR="001B3463" w:rsidRPr="00FB3979" w:rsidRDefault="001B3463">
            <w:pPr>
              <w:rPr>
                <w:rFonts w:ascii="Times New Roman" w:eastAsia="標楷體" w:hAnsi="Times New Roman" w:cs="標楷體"/>
                <w:highlight w:val="yellow"/>
              </w:rPr>
            </w:pPr>
          </w:p>
        </w:tc>
      </w:tr>
      <w:tr w:rsidR="001B3463" w:rsidRPr="00FB3979" w14:paraId="29204F7F" w14:textId="77777777" w:rsidTr="002E6895">
        <w:trPr>
          <w:trHeight w:val="690"/>
        </w:trPr>
        <w:tc>
          <w:tcPr>
            <w:tcW w:w="1166" w:type="dxa"/>
            <w:tcBorders>
              <w:top w:val="single" w:sz="4" w:space="0" w:color="000000"/>
              <w:left w:val="single" w:sz="4" w:space="0" w:color="000000"/>
              <w:bottom w:val="single" w:sz="4" w:space="0" w:color="000000"/>
              <w:right w:val="single" w:sz="4" w:space="0" w:color="000000"/>
            </w:tcBorders>
            <w:vAlign w:val="center"/>
            <w:hideMark/>
          </w:tcPr>
          <w:p w14:paraId="07187D13" w14:textId="77777777" w:rsidR="001B3463" w:rsidRPr="00FB3979" w:rsidRDefault="001B3463" w:rsidP="002E6895">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8" w:type="dxa"/>
            <w:gridSpan w:val="4"/>
            <w:tcBorders>
              <w:top w:val="single" w:sz="4" w:space="0" w:color="000000"/>
              <w:left w:val="single" w:sz="4" w:space="0" w:color="000000"/>
              <w:bottom w:val="single" w:sz="4" w:space="0" w:color="000000"/>
              <w:right w:val="single" w:sz="4" w:space="0" w:color="000000"/>
            </w:tcBorders>
            <w:hideMark/>
          </w:tcPr>
          <w:p w14:paraId="5182FC92" w14:textId="23710EEF"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當原因分析、臨時對策、再發生防止其一者填寫完成後，回覆內容將新增至圖</w:t>
            </w:r>
            <w:r w:rsidR="002E6895">
              <w:rPr>
                <w:rFonts w:ascii="Times New Roman" w:eastAsia="標楷體" w:hAnsi="Times New Roman" w:cs="標楷體" w:hint="eastAsia"/>
              </w:rPr>
              <w:t>32</w:t>
            </w:r>
            <w:r w:rsidRPr="00FB3979">
              <w:rPr>
                <w:rFonts w:ascii="Times New Roman" w:eastAsia="標楷體" w:hAnsi="Times New Roman" w:cs="標楷體" w:hint="eastAsia"/>
              </w:rPr>
              <w:t xml:space="preserve"> </w:t>
            </w:r>
            <w:r w:rsidR="002E6895" w:rsidRPr="002E6895">
              <w:rPr>
                <w:rFonts w:ascii="Times New Roman" w:eastAsia="標楷體" w:hAnsi="Times New Roman" w:cs="標楷體" w:hint="eastAsia"/>
              </w:rPr>
              <w:t>檢視等待回覆申報單</w:t>
            </w:r>
          </w:p>
        </w:tc>
      </w:tr>
    </w:tbl>
    <w:p w14:paraId="138EB307" w14:textId="77777777" w:rsidR="00041B6B" w:rsidRDefault="00041B6B" w:rsidP="001B3463">
      <w:pPr>
        <w:rPr>
          <w:rFonts w:ascii="Times New Roman" w:eastAsia="標楷體" w:hAnsi="Times New Roman" w:cs="標楷體"/>
        </w:rPr>
      </w:pPr>
    </w:p>
    <w:p w14:paraId="4500E1F6" w14:textId="4C848928"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4D76688B" w14:textId="3D1D843E" w:rsidR="002C7A56" w:rsidRPr="00FB3979" w:rsidRDefault="00041B6B" w:rsidP="00041B6B">
      <w:pPr>
        <w:jc w:val="center"/>
        <w:rPr>
          <w:rFonts w:ascii="Times New Roman" w:eastAsia="標楷體" w:hAnsi="Times New Roman" w:cs="標楷體"/>
        </w:rPr>
      </w:pPr>
      <w:r w:rsidRPr="00FB3979">
        <w:rPr>
          <w:rFonts w:ascii="Times New Roman" w:eastAsia="標楷體" w:hAnsi="Times New Roman" w:cs="標楷體"/>
          <w:b/>
          <w:noProof/>
        </w:rPr>
        <w:drawing>
          <wp:inline distT="0" distB="0" distL="0" distR="0" wp14:anchorId="6FDC2874" wp14:editId="6C08E745">
            <wp:extent cx="5343714" cy="3778250"/>
            <wp:effectExtent l="0" t="0" r="952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2"/>
                    <pic:cNvPicPr>
                      <a:picLocks noChangeAspect="1" noChangeArrowheads="1"/>
                    </pic:cNvPicPr>
                  </pic:nvPicPr>
                  <pic:blipFill>
                    <a:blip r:embed="rId58" cstate="print">
                      <a:extLst>
                        <a:ext uri="{28A0092B-C50C-407E-A947-70E740481C1C}">
                          <a14:useLocalDpi xmlns:a14="http://schemas.microsoft.com/office/drawing/2010/main" val="0"/>
                        </a:ext>
                      </a:extLst>
                    </a:blip>
                    <a:srcRect r="1918"/>
                    <a:stretch>
                      <a:fillRect/>
                    </a:stretch>
                  </pic:blipFill>
                  <pic:spPr bwMode="auto">
                    <a:xfrm>
                      <a:off x="0" y="0"/>
                      <a:ext cx="5398807" cy="3817203"/>
                    </a:xfrm>
                    <a:prstGeom prst="rect">
                      <a:avLst/>
                    </a:prstGeom>
                    <a:noFill/>
                    <a:ln>
                      <a:noFill/>
                    </a:ln>
                  </pic:spPr>
                </pic:pic>
              </a:graphicData>
            </a:graphic>
          </wp:inline>
        </w:drawing>
      </w:r>
    </w:p>
    <w:p w14:paraId="4DE96D50" w14:textId="41559D07" w:rsidR="001B3463" w:rsidRPr="00FB3979" w:rsidRDefault="001B3463" w:rsidP="00297D6A">
      <w:pPr>
        <w:jc w:val="center"/>
        <w:rPr>
          <w:rFonts w:ascii="Times New Roman" w:eastAsia="標楷體" w:hAnsi="Times New Roman" w:cs="標楷體"/>
          <w:b/>
        </w:rPr>
      </w:pPr>
    </w:p>
    <w:p w14:paraId="0F1372D4" w14:textId="77777777" w:rsidR="001B3463" w:rsidRPr="00FB3979" w:rsidRDefault="001B3463" w:rsidP="00297D6A">
      <w:pPr>
        <w:jc w:val="center"/>
        <w:rPr>
          <w:rFonts w:ascii="Times New Roman" w:eastAsia="標楷體" w:hAnsi="Times New Roman"/>
        </w:rPr>
      </w:pPr>
      <w:r w:rsidRPr="00FB3979">
        <w:rPr>
          <w:rFonts w:ascii="Times New Roman" w:eastAsia="標楷體" w:hAnsi="Times New Roman"/>
          <w:noProof/>
        </w:rPr>
        <w:lastRenderedPageBreak/>
        <w:drawing>
          <wp:inline distT="0" distB="0" distL="0" distR="0" wp14:anchorId="4B7468EB" wp14:editId="71613916">
            <wp:extent cx="5341555" cy="2012950"/>
            <wp:effectExtent l="0" t="0" r="0" b="635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13999" cy="2077935"/>
                    </a:xfrm>
                    <a:prstGeom prst="rect">
                      <a:avLst/>
                    </a:prstGeom>
                    <a:noFill/>
                    <a:ln>
                      <a:noFill/>
                    </a:ln>
                  </pic:spPr>
                </pic:pic>
              </a:graphicData>
            </a:graphic>
          </wp:inline>
        </w:drawing>
      </w:r>
    </w:p>
    <w:p w14:paraId="7828DD8B" w14:textId="7ADA238A" w:rsidR="001B3463" w:rsidRDefault="001B3463" w:rsidP="002B798B">
      <w:pPr>
        <w:pStyle w:val="a9"/>
        <w:widowControl/>
        <w:rPr>
          <w:b/>
          <w:bCs/>
        </w:rPr>
      </w:pPr>
      <w:bookmarkStart w:id="337" w:name="_Toc152429945"/>
      <w:bookmarkStart w:id="338" w:name="_Toc152716136"/>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37</w:t>
      </w:r>
      <w:r w:rsidRPr="00FB3979">
        <w:rPr>
          <w:rFonts w:hint="eastAsia"/>
          <w:b/>
          <w:bCs/>
        </w:rPr>
        <w:fldChar w:fldCharType="end"/>
      </w:r>
      <w:r w:rsidRPr="00FB3979">
        <w:rPr>
          <w:rFonts w:hint="eastAsia"/>
          <w:b/>
          <w:bCs/>
        </w:rPr>
        <w:t xml:space="preserve">  </w:t>
      </w:r>
      <w:r w:rsidRPr="00FB3979">
        <w:rPr>
          <w:rFonts w:hint="eastAsia"/>
          <w:b/>
          <w:bCs/>
        </w:rPr>
        <w:t>需回覆（主管）</w:t>
      </w:r>
      <w:r w:rsidRPr="00FB3979">
        <w:rPr>
          <w:rFonts w:hint="eastAsia"/>
          <w:b/>
          <w:bCs/>
        </w:rPr>
        <w:t>-</w:t>
      </w:r>
      <w:r w:rsidRPr="00FB3979">
        <w:rPr>
          <w:rFonts w:hint="eastAsia"/>
          <w:b/>
          <w:bCs/>
        </w:rPr>
        <w:t>回覆</w:t>
      </w:r>
      <w:bookmarkEnd w:id="337"/>
      <w:bookmarkEnd w:id="338"/>
    </w:p>
    <w:p w14:paraId="6FB98D0E" w14:textId="77777777" w:rsidR="00041B6B" w:rsidRPr="00041B6B" w:rsidRDefault="00041B6B" w:rsidP="00041B6B"/>
    <w:p w14:paraId="11698A88" w14:textId="429D5E30" w:rsidR="0020777C" w:rsidRPr="00FB3979" w:rsidRDefault="0020777C" w:rsidP="00221E40">
      <w:pPr>
        <w:pStyle w:val="4"/>
        <w:ind w:left="720"/>
      </w:pPr>
      <w:bookmarkStart w:id="339" w:name="_Toc152677815"/>
      <w:r w:rsidRPr="00FB3979">
        <w:rPr>
          <w:rFonts w:hint="eastAsia"/>
        </w:rPr>
        <w:t xml:space="preserve">1-4-5 </w:t>
      </w:r>
      <w:r w:rsidRPr="00FB3979">
        <w:rPr>
          <w:rFonts w:hint="eastAsia"/>
        </w:rPr>
        <w:t>需回覆（主管）</w:t>
      </w:r>
      <w:r w:rsidRPr="00FB3979">
        <w:rPr>
          <w:rFonts w:hint="eastAsia"/>
        </w:rPr>
        <w:t>-</w:t>
      </w:r>
      <w:r w:rsidRPr="00FB3979">
        <w:rPr>
          <w:rFonts w:hint="eastAsia"/>
        </w:rPr>
        <w:t>查看回覆</w:t>
      </w:r>
      <w:bookmarkEnd w:id="339"/>
    </w:p>
    <w:p w14:paraId="52C815FB" w14:textId="77777777" w:rsidR="001B3463" w:rsidRPr="00FB3979" w:rsidRDefault="001B3463" w:rsidP="001B3463">
      <w:pPr>
        <w:rPr>
          <w:rFonts w:ascii="Times New Roman" w:eastAsia="標楷體" w:hAnsi="Times New Roman"/>
        </w:rPr>
      </w:pPr>
    </w:p>
    <w:p w14:paraId="61001B05" w14:textId="3329D019" w:rsidR="001B3463" w:rsidRPr="00FB3979" w:rsidRDefault="001B3463" w:rsidP="00A611FB">
      <w:pPr>
        <w:pStyle w:val="a9"/>
      </w:pPr>
      <w:bookmarkStart w:id="340" w:name="_Toc152421494"/>
      <w:bookmarkStart w:id="341" w:name="_Toc152716504"/>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23</w:t>
      </w:r>
      <w:r w:rsidRPr="00FB3979">
        <w:rPr>
          <w:rFonts w:hint="eastAsia"/>
        </w:rPr>
        <w:fldChar w:fldCharType="end"/>
      </w:r>
      <w:r w:rsidRPr="00FB3979">
        <w:rPr>
          <w:rFonts w:hint="eastAsia"/>
        </w:rPr>
        <w:t xml:space="preserve">   1-4-5 </w:t>
      </w:r>
      <w:r w:rsidRPr="00FB3979">
        <w:rPr>
          <w:rFonts w:hint="eastAsia"/>
        </w:rPr>
        <w:t>需回覆（主管）</w:t>
      </w:r>
      <w:r w:rsidRPr="00FB3979">
        <w:rPr>
          <w:rFonts w:hint="eastAsia"/>
        </w:rPr>
        <w:t>-</w:t>
      </w:r>
      <w:r w:rsidRPr="00FB3979">
        <w:rPr>
          <w:rFonts w:hint="eastAsia"/>
        </w:rPr>
        <w:t>查看回覆</w:t>
      </w:r>
      <w:bookmarkEnd w:id="340"/>
      <w:bookmarkEnd w:id="341"/>
    </w:p>
    <w:tbl>
      <w:tblPr>
        <w:tblpPr w:leftFromText="180" w:rightFromText="180" w:vertAnchor="text" w:horzAnchor="margin" w:tblpY="42"/>
        <w:tblW w:w="8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1646"/>
        <w:gridCol w:w="1536"/>
        <w:gridCol w:w="1598"/>
        <w:gridCol w:w="2776"/>
      </w:tblGrid>
      <w:tr w:rsidR="001B3463" w:rsidRPr="00FB3979" w14:paraId="561E6336" w14:textId="77777777" w:rsidTr="00693EC6">
        <w:trPr>
          <w:trHeight w:val="4"/>
        </w:trPr>
        <w:tc>
          <w:tcPr>
            <w:tcW w:w="8743" w:type="dxa"/>
            <w:gridSpan w:val="5"/>
            <w:tcBorders>
              <w:top w:val="single" w:sz="4" w:space="0" w:color="000000"/>
              <w:left w:val="single" w:sz="4" w:space="0" w:color="000000"/>
              <w:bottom w:val="single" w:sz="4" w:space="0" w:color="000000"/>
              <w:right w:val="single" w:sz="4" w:space="0" w:color="000000"/>
            </w:tcBorders>
            <w:hideMark/>
          </w:tcPr>
          <w:p w14:paraId="5C196AA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1-4-5 </w:t>
            </w:r>
            <w:r w:rsidRPr="00FB3979">
              <w:rPr>
                <w:rFonts w:ascii="Times New Roman" w:eastAsia="標楷體" w:hAnsi="Times New Roman" w:cs="標楷體" w:hint="eastAsia"/>
              </w:rPr>
              <w:t>需回覆（主管）</w:t>
            </w:r>
            <w:r w:rsidRPr="00FB3979">
              <w:rPr>
                <w:rFonts w:ascii="Times New Roman" w:eastAsia="標楷體" w:hAnsi="Times New Roman" w:cs="標楷體" w:hint="eastAsia"/>
              </w:rPr>
              <w:t>-</w:t>
            </w:r>
            <w:r w:rsidRPr="00FB3979">
              <w:rPr>
                <w:rFonts w:ascii="Times New Roman" w:eastAsia="標楷體" w:hAnsi="Times New Roman" w:cs="標楷體" w:hint="eastAsia"/>
              </w:rPr>
              <w:t>查看回覆</w:t>
            </w:r>
          </w:p>
        </w:tc>
      </w:tr>
      <w:tr w:rsidR="001B3463" w:rsidRPr="00FB3979" w14:paraId="77F3FC5A" w14:textId="77777777" w:rsidTr="00693EC6">
        <w:trPr>
          <w:trHeight w:val="4"/>
        </w:trPr>
        <w:tc>
          <w:tcPr>
            <w:tcW w:w="8743" w:type="dxa"/>
            <w:gridSpan w:val="5"/>
            <w:tcBorders>
              <w:top w:val="single" w:sz="4" w:space="0" w:color="000000"/>
              <w:left w:val="single" w:sz="4" w:space="0" w:color="000000"/>
              <w:bottom w:val="single" w:sz="4" w:space="0" w:color="000000"/>
              <w:right w:val="single" w:sz="4" w:space="0" w:color="000000"/>
            </w:tcBorders>
            <w:hideMark/>
          </w:tcPr>
          <w:p w14:paraId="66D0EBD3"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主管可查看回覆中或回覆完成的申報單，其狀態為待回覆或已回覆。</w:t>
            </w:r>
          </w:p>
        </w:tc>
      </w:tr>
      <w:tr w:rsidR="001B3463" w:rsidRPr="00FB3979" w14:paraId="09D4C491" w14:textId="77777777" w:rsidTr="00693EC6">
        <w:trPr>
          <w:trHeight w:val="4"/>
        </w:trPr>
        <w:tc>
          <w:tcPr>
            <w:tcW w:w="4369" w:type="dxa"/>
            <w:gridSpan w:val="3"/>
            <w:tcBorders>
              <w:top w:val="single" w:sz="4" w:space="0" w:color="000000"/>
              <w:left w:val="single" w:sz="4" w:space="0" w:color="000000"/>
              <w:bottom w:val="single" w:sz="4" w:space="0" w:color="000000"/>
              <w:right w:val="single" w:sz="4" w:space="0" w:color="000000"/>
            </w:tcBorders>
            <w:hideMark/>
          </w:tcPr>
          <w:p w14:paraId="66250ED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74" w:type="dxa"/>
            <w:gridSpan w:val="2"/>
            <w:tcBorders>
              <w:top w:val="single" w:sz="4" w:space="0" w:color="000000"/>
              <w:left w:val="single" w:sz="4" w:space="0" w:color="000000"/>
              <w:bottom w:val="single" w:sz="4" w:space="0" w:color="000000"/>
              <w:right w:val="single" w:sz="4" w:space="0" w:color="000000"/>
            </w:tcBorders>
            <w:hideMark/>
          </w:tcPr>
          <w:p w14:paraId="36B6472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305D98B9" w14:textId="77777777" w:rsidTr="00693EC6">
        <w:trPr>
          <w:trHeight w:val="4"/>
        </w:trPr>
        <w:tc>
          <w:tcPr>
            <w:tcW w:w="2833" w:type="dxa"/>
            <w:gridSpan w:val="2"/>
            <w:tcBorders>
              <w:top w:val="single" w:sz="4" w:space="0" w:color="000000"/>
              <w:left w:val="single" w:sz="4" w:space="0" w:color="000000"/>
              <w:bottom w:val="single" w:sz="4" w:space="0" w:color="000000"/>
              <w:right w:val="single" w:sz="4" w:space="0" w:color="000000"/>
            </w:tcBorders>
            <w:hideMark/>
          </w:tcPr>
          <w:p w14:paraId="4285ABE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34" w:type="dxa"/>
            <w:gridSpan w:val="2"/>
            <w:tcBorders>
              <w:top w:val="single" w:sz="4" w:space="0" w:color="000000"/>
              <w:left w:val="single" w:sz="4" w:space="0" w:color="000000"/>
              <w:bottom w:val="single" w:sz="4" w:space="0" w:color="000000"/>
              <w:right w:val="single" w:sz="4" w:space="0" w:color="000000"/>
            </w:tcBorders>
            <w:hideMark/>
          </w:tcPr>
          <w:p w14:paraId="1D20330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76" w:type="dxa"/>
            <w:tcBorders>
              <w:top w:val="single" w:sz="4" w:space="0" w:color="000000"/>
              <w:left w:val="single" w:sz="4" w:space="0" w:color="000000"/>
              <w:bottom w:val="single" w:sz="4" w:space="0" w:color="000000"/>
              <w:right w:val="single" w:sz="4" w:space="0" w:color="000000"/>
            </w:tcBorders>
            <w:hideMark/>
          </w:tcPr>
          <w:p w14:paraId="77526E47"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42D22116" w14:textId="77777777" w:rsidTr="00693EC6">
        <w:trPr>
          <w:trHeight w:val="113"/>
        </w:trPr>
        <w:tc>
          <w:tcPr>
            <w:tcW w:w="2833" w:type="dxa"/>
            <w:gridSpan w:val="2"/>
            <w:tcBorders>
              <w:top w:val="single" w:sz="4" w:space="0" w:color="000000"/>
              <w:left w:val="single" w:sz="4" w:space="0" w:color="000000"/>
              <w:bottom w:val="single" w:sz="4" w:space="0" w:color="000000"/>
              <w:right w:val="single" w:sz="4" w:space="0" w:color="000000"/>
            </w:tcBorders>
            <w:hideMark/>
          </w:tcPr>
          <w:p w14:paraId="11B8BFA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779D70B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6DF8F5EA"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p>
          <w:p w14:paraId="02FEF41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09E6E75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3134" w:type="dxa"/>
            <w:gridSpan w:val="2"/>
            <w:tcBorders>
              <w:top w:val="single" w:sz="4" w:space="0" w:color="000000"/>
              <w:left w:val="single" w:sz="4" w:space="0" w:color="000000"/>
              <w:bottom w:val="single" w:sz="4" w:space="0" w:color="000000"/>
              <w:right w:val="single" w:sz="4" w:space="0" w:color="000000"/>
            </w:tcBorders>
            <w:hideMark/>
          </w:tcPr>
          <w:p w14:paraId="7A464F1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tc>
        <w:tc>
          <w:tcPr>
            <w:tcW w:w="2776" w:type="dxa"/>
            <w:tcBorders>
              <w:top w:val="single" w:sz="4" w:space="0" w:color="000000"/>
              <w:left w:val="single" w:sz="4" w:space="0" w:color="000000"/>
              <w:bottom w:val="single" w:sz="4" w:space="0" w:color="000000"/>
              <w:right w:val="single" w:sz="4" w:space="0" w:color="000000"/>
            </w:tcBorders>
            <w:hideMark/>
          </w:tcPr>
          <w:p w14:paraId="7655560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顯示回覆中或回覆完成的申報單回覆彈跳視窗</w:t>
            </w:r>
          </w:p>
        </w:tc>
      </w:tr>
      <w:tr w:rsidR="001B3463" w:rsidRPr="00FB3979" w14:paraId="42A3227C" w14:textId="77777777" w:rsidTr="00693EC6">
        <w:trPr>
          <w:trHeight w:val="4"/>
        </w:trPr>
        <w:tc>
          <w:tcPr>
            <w:tcW w:w="1187" w:type="dxa"/>
            <w:tcBorders>
              <w:top w:val="single" w:sz="4" w:space="0" w:color="000000"/>
              <w:left w:val="single" w:sz="4" w:space="0" w:color="000000"/>
              <w:bottom w:val="single" w:sz="4" w:space="0" w:color="000000"/>
              <w:right w:val="single" w:sz="4" w:space="0" w:color="000000"/>
            </w:tcBorders>
            <w:hideMark/>
          </w:tcPr>
          <w:p w14:paraId="124C1B0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56" w:type="dxa"/>
            <w:gridSpan w:val="4"/>
            <w:tcBorders>
              <w:top w:val="single" w:sz="4" w:space="0" w:color="000000"/>
              <w:left w:val="single" w:sz="4" w:space="0" w:color="000000"/>
              <w:bottom w:val="single" w:sz="4" w:space="0" w:color="000000"/>
              <w:right w:val="single" w:sz="4" w:space="0" w:color="000000"/>
            </w:tcBorders>
          </w:tcPr>
          <w:p w14:paraId="0CB62481" w14:textId="77777777" w:rsidR="001B3463" w:rsidRPr="00FB3979" w:rsidRDefault="001B3463">
            <w:pPr>
              <w:rPr>
                <w:rFonts w:ascii="Times New Roman" w:eastAsia="標楷體" w:hAnsi="Times New Roman" w:cs="標楷體"/>
              </w:rPr>
            </w:pPr>
          </w:p>
        </w:tc>
      </w:tr>
    </w:tbl>
    <w:p w14:paraId="3E48F338"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6D2313A1" w14:textId="77777777" w:rsidR="002C7A56" w:rsidRPr="00FB3979" w:rsidRDefault="002C7A56" w:rsidP="001B3463">
      <w:pPr>
        <w:rPr>
          <w:rFonts w:ascii="Times New Roman" w:eastAsia="標楷體" w:hAnsi="Times New Roman" w:cs="標楷體"/>
        </w:rPr>
      </w:pPr>
    </w:p>
    <w:p w14:paraId="0FA771EE" w14:textId="77777777" w:rsidR="001B3463" w:rsidRPr="00FB3979" w:rsidRDefault="001B3463" w:rsidP="00D3262A">
      <w:pPr>
        <w:jc w:val="center"/>
        <w:rPr>
          <w:rFonts w:ascii="Times New Roman" w:eastAsia="標楷體" w:hAnsi="Times New Roman"/>
        </w:rPr>
      </w:pPr>
      <w:r w:rsidRPr="00FB3979">
        <w:rPr>
          <w:rFonts w:ascii="Times New Roman" w:eastAsia="標楷體" w:hAnsi="Times New Roman"/>
          <w:noProof/>
        </w:rPr>
        <w:drawing>
          <wp:inline distT="0" distB="0" distL="0" distR="0" wp14:anchorId="68639A13" wp14:editId="13CE3E16">
            <wp:extent cx="5190827" cy="2140669"/>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742293701"/>
                    <pic:cNvPicPr>
                      <a:picLocks noChangeAspect="1" noChangeArrowheads="1"/>
                    </pic:cNvPicPr>
                  </pic:nvPicPr>
                  <pic:blipFill rotWithShape="1">
                    <a:blip r:embed="rId60">
                      <a:extLst>
                        <a:ext uri="{28A0092B-C50C-407E-A947-70E740481C1C}">
                          <a14:useLocalDpi xmlns:a14="http://schemas.microsoft.com/office/drawing/2010/main" val="0"/>
                        </a:ext>
                      </a:extLst>
                    </a:blip>
                    <a:srcRect b="61158"/>
                    <a:stretch/>
                  </pic:blipFill>
                  <pic:spPr bwMode="auto">
                    <a:xfrm>
                      <a:off x="0" y="0"/>
                      <a:ext cx="5222227" cy="2153618"/>
                    </a:xfrm>
                    <a:prstGeom prst="rect">
                      <a:avLst/>
                    </a:prstGeom>
                    <a:noFill/>
                    <a:ln>
                      <a:noFill/>
                    </a:ln>
                    <a:extLst>
                      <a:ext uri="{53640926-AAD7-44D8-BBD7-CCE9431645EC}">
                        <a14:shadowObscured xmlns:a14="http://schemas.microsoft.com/office/drawing/2010/main"/>
                      </a:ext>
                    </a:extLst>
                  </pic:spPr>
                </pic:pic>
              </a:graphicData>
            </a:graphic>
          </wp:inline>
        </w:drawing>
      </w:r>
    </w:p>
    <w:p w14:paraId="621083E0" w14:textId="77777777" w:rsidR="001B3463" w:rsidRPr="00FB3979" w:rsidRDefault="001B3463" w:rsidP="001B3463">
      <w:pPr>
        <w:rPr>
          <w:rFonts w:ascii="Times New Roman" w:eastAsia="標楷體" w:hAnsi="Times New Roman"/>
        </w:rPr>
      </w:pPr>
    </w:p>
    <w:p w14:paraId="21A13C1F" w14:textId="44797149" w:rsidR="00693EC6" w:rsidRPr="00FB3979" w:rsidRDefault="000D3279" w:rsidP="00D3262A">
      <w:pPr>
        <w:jc w:val="center"/>
        <w:rPr>
          <w:rFonts w:ascii="Times New Roman" w:eastAsia="標楷體" w:hAnsi="Times New Roman"/>
        </w:rPr>
      </w:pPr>
      <w:r w:rsidRPr="00FB3979">
        <w:rPr>
          <w:rFonts w:ascii="Times New Roman" w:eastAsia="標楷體" w:hAnsi="Times New Roman"/>
          <w:noProof/>
        </w:rPr>
        <w:lastRenderedPageBreak/>
        <w:drawing>
          <wp:inline distT="0" distB="0" distL="0" distR="0" wp14:anchorId="01FBCE12" wp14:editId="0101E3BB">
            <wp:extent cx="5178336" cy="3225800"/>
            <wp:effectExtent l="0" t="0" r="3810" b="0"/>
            <wp:docPr id="200558256" name="圖片 20055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742293701"/>
                    <pic:cNvPicPr>
                      <a:picLocks noChangeAspect="1" noChangeArrowheads="1"/>
                    </pic:cNvPicPr>
                  </pic:nvPicPr>
                  <pic:blipFill rotWithShape="1">
                    <a:blip r:embed="rId60">
                      <a:extLst>
                        <a:ext uri="{28A0092B-C50C-407E-A947-70E740481C1C}">
                          <a14:useLocalDpi xmlns:a14="http://schemas.microsoft.com/office/drawing/2010/main" val="0"/>
                        </a:ext>
                      </a:extLst>
                    </a:blip>
                    <a:srcRect t="41328" b="-1"/>
                    <a:stretch/>
                  </pic:blipFill>
                  <pic:spPr bwMode="auto">
                    <a:xfrm>
                      <a:off x="0" y="0"/>
                      <a:ext cx="5203597" cy="3241536"/>
                    </a:xfrm>
                    <a:prstGeom prst="rect">
                      <a:avLst/>
                    </a:prstGeom>
                    <a:noFill/>
                    <a:ln>
                      <a:noFill/>
                    </a:ln>
                    <a:extLst>
                      <a:ext uri="{53640926-AAD7-44D8-BBD7-CCE9431645EC}">
                        <a14:shadowObscured xmlns:a14="http://schemas.microsoft.com/office/drawing/2010/main"/>
                      </a:ext>
                    </a:extLst>
                  </pic:spPr>
                </pic:pic>
              </a:graphicData>
            </a:graphic>
          </wp:inline>
        </w:drawing>
      </w:r>
    </w:p>
    <w:p w14:paraId="338C8B99" w14:textId="38F353EA" w:rsidR="00693EC6" w:rsidRDefault="000D3279" w:rsidP="002C7A56">
      <w:pPr>
        <w:pStyle w:val="a9"/>
        <w:widowControl/>
        <w:rPr>
          <w:b/>
          <w:bCs/>
        </w:rPr>
      </w:pPr>
      <w:bookmarkStart w:id="342" w:name="_Toc152429946"/>
      <w:bookmarkStart w:id="343" w:name="_Toc152716137"/>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38</w:t>
      </w:r>
      <w:r w:rsidRPr="00FB3979">
        <w:rPr>
          <w:rFonts w:hint="eastAsia"/>
          <w:b/>
          <w:bCs/>
        </w:rPr>
        <w:fldChar w:fldCharType="end"/>
      </w:r>
      <w:r w:rsidRPr="00FB3979">
        <w:rPr>
          <w:rFonts w:hint="eastAsia"/>
          <w:b/>
          <w:bCs/>
        </w:rPr>
        <w:t xml:space="preserve">  </w:t>
      </w:r>
      <w:r w:rsidRPr="00FB3979">
        <w:rPr>
          <w:rFonts w:hint="eastAsia"/>
          <w:b/>
          <w:bCs/>
        </w:rPr>
        <w:t>需回覆（主管）</w:t>
      </w:r>
      <w:r w:rsidRPr="00FB3979">
        <w:rPr>
          <w:rFonts w:hint="eastAsia"/>
          <w:b/>
          <w:bCs/>
        </w:rPr>
        <w:t>-</w:t>
      </w:r>
      <w:r w:rsidRPr="00FB3979">
        <w:rPr>
          <w:rFonts w:hint="eastAsia"/>
          <w:b/>
          <w:bCs/>
        </w:rPr>
        <w:t>查看回覆</w:t>
      </w:r>
      <w:bookmarkEnd w:id="342"/>
      <w:bookmarkEnd w:id="343"/>
    </w:p>
    <w:p w14:paraId="4C4B777C" w14:textId="77777777" w:rsidR="00041B6B" w:rsidRPr="00041B6B" w:rsidRDefault="00041B6B" w:rsidP="00041B6B"/>
    <w:p w14:paraId="44042E2F" w14:textId="49791576" w:rsidR="0020777C" w:rsidRDefault="0020777C" w:rsidP="0020777C">
      <w:pPr>
        <w:pStyle w:val="4"/>
        <w:ind w:left="720"/>
      </w:pPr>
      <w:bookmarkStart w:id="344" w:name="_Toc152677816"/>
      <w:bookmarkStart w:id="345" w:name="_Toc152421495"/>
      <w:r w:rsidRPr="00FB3979">
        <w:rPr>
          <w:rFonts w:hint="eastAsia"/>
        </w:rPr>
        <w:t xml:space="preserve">1-4-6 </w:t>
      </w:r>
      <w:r w:rsidRPr="00FB3979">
        <w:rPr>
          <w:rFonts w:hint="eastAsia"/>
        </w:rPr>
        <w:t>回覆完成（主管）</w:t>
      </w:r>
      <w:r w:rsidRPr="00FB3979">
        <w:rPr>
          <w:rFonts w:hint="eastAsia"/>
        </w:rPr>
        <w:t>-</w:t>
      </w:r>
      <w:r w:rsidRPr="00FB3979">
        <w:rPr>
          <w:rFonts w:hint="eastAsia"/>
        </w:rPr>
        <w:t>查看回覆</w:t>
      </w:r>
      <w:bookmarkEnd w:id="344"/>
    </w:p>
    <w:p w14:paraId="45391FAA" w14:textId="77777777" w:rsidR="00041B6B" w:rsidRPr="00041B6B" w:rsidRDefault="00041B6B" w:rsidP="00041B6B"/>
    <w:p w14:paraId="2EA00969" w14:textId="3C537388" w:rsidR="001B3463" w:rsidRPr="00FB3979" w:rsidRDefault="001B3463" w:rsidP="00A611FB">
      <w:pPr>
        <w:pStyle w:val="a9"/>
      </w:pPr>
      <w:bookmarkStart w:id="346" w:name="_Toc152716505"/>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24</w:t>
      </w:r>
      <w:r w:rsidRPr="00FB3979">
        <w:rPr>
          <w:rFonts w:hint="eastAsia"/>
        </w:rPr>
        <w:fldChar w:fldCharType="end"/>
      </w:r>
      <w:r w:rsidRPr="00FB3979">
        <w:rPr>
          <w:rFonts w:hint="eastAsia"/>
        </w:rPr>
        <w:t xml:space="preserve">  1-4-6 </w:t>
      </w:r>
      <w:r w:rsidRPr="00FB3979">
        <w:rPr>
          <w:rFonts w:hint="eastAsia"/>
        </w:rPr>
        <w:t>回覆完成（主管）</w:t>
      </w:r>
      <w:r w:rsidRPr="00FB3979">
        <w:rPr>
          <w:rFonts w:hint="eastAsia"/>
        </w:rPr>
        <w:t>-</w:t>
      </w:r>
      <w:r w:rsidRPr="00FB3979">
        <w:rPr>
          <w:rFonts w:hint="eastAsia"/>
        </w:rPr>
        <w:t>查看回覆</w:t>
      </w:r>
      <w:bookmarkEnd w:id="345"/>
      <w:bookmarkEnd w:id="346"/>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2"/>
        <w:gridCol w:w="1648"/>
        <w:gridCol w:w="1542"/>
        <w:gridCol w:w="1601"/>
        <w:gridCol w:w="2801"/>
      </w:tblGrid>
      <w:tr w:rsidR="001B3463" w:rsidRPr="00FB3979" w14:paraId="27899A90" w14:textId="77777777" w:rsidTr="00693EC6">
        <w:trPr>
          <w:trHeight w:val="340"/>
        </w:trPr>
        <w:tc>
          <w:tcPr>
            <w:tcW w:w="8784" w:type="dxa"/>
            <w:gridSpan w:val="5"/>
            <w:tcBorders>
              <w:top w:val="single" w:sz="4" w:space="0" w:color="000000"/>
              <w:left w:val="single" w:sz="4" w:space="0" w:color="000000"/>
              <w:bottom w:val="single" w:sz="4" w:space="0" w:color="000000"/>
              <w:right w:val="single" w:sz="4" w:space="0" w:color="000000"/>
            </w:tcBorders>
            <w:hideMark/>
          </w:tcPr>
          <w:p w14:paraId="4C95BD3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1-4-6</w:t>
            </w:r>
            <w:r w:rsidRPr="00FB3979">
              <w:rPr>
                <w:rFonts w:ascii="Times New Roman" w:eastAsia="標楷體" w:hAnsi="Times New Roman" w:cs="標楷體" w:hint="eastAsia"/>
              </w:rPr>
              <w:t>回覆完成（主管）</w:t>
            </w:r>
            <w:r w:rsidRPr="00FB3979">
              <w:rPr>
                <w:rFonts w:ascii="Times New Roman" w:eastAsia="標楷體" w:hAnsi="Times New Roman" w:cs="標楷體" w:hint="eastAsia"/>
              </w:rPr>
              <w:t>-</w:t>
            </w:r>
            <w:r w:rsidRPr="00FB3979">
              <w:rPr>
                <w:rFonts w:ascii="Times New Roman" w:eastAsia="標楷體" w:hAnsi="Times New Roman" w:cs="標楷體" w:hint="eastAsia"/>
              </w:rPr>
              <w:t>查看回覆面</w:t>
            </w:r>
          </w:p>
        </w:tc>
      </w:tr>
      <w:tr w:rsidR="001B3463" w:rsidRPr="00FB3979" w14:paraId="188B0207" w14:textId="77777777" w:rsidTr="00693EC6">
        <w:trPr>
          <w:trHeight w:val="313"/>
        </w:trPr>
        <w:tc>
          <w:tcPr>
            <w:tcW w:w="8784" w:type="dxa"/>
            <w:gridSpan w:val="5"/>
            <w:tcBorders>
              <w:top w:val="single" w:sz="4" w:space="0" w:color="000000"/>
              <w:left w:val="single" w:sz="4" w:space="0" w:color="000000"/>
              <w:bottom w:val="single" w:sz="4" w:space="0" w:color="000000"/>
              <w:right w:val="single" w:sz="4" w:space="0" w:color="000000"/>
            </w:tcBorders>
            <w:hideMark/>
          </w:tcPr>
          <w:p w14:paraId="64FB5223" w14:textId="77777777" w:rsidR="001B3463" w:rsidRPr="00FB3979" w:rsidRDefault="001B3463">
            <w:pPr>
              <w:rPr>
                <w:rFonts w:ascii="Times New Roman" w:eastAsia="標楷體" w:hAnsi="Times New Roman"/>
                <w:highlight w:val="yellow"/>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主管可查看所有負責項目皆回覆完成的申報單，其申報單狀態為待裁定或結案。</w:t>
            </w:r>
          </w:p>
        </w:tc>
      </w:tr>
      <w:tr w:rsidR="001B3463" w:rsidRPr="00FB3979" w14:paraId="1E202D8A" w14:textId="77777777" w:rsidTr="00693EC6">
        <w:trPr>
          <w:trHeight w:val="340"/>
        </w:trPr>
        <w:tc>
          <w:tcPr>
            <w:tcW w:w="4382" w:type="dxa"/>
            <w:gridSpan w:val="3"/>
            <w:tcBorders>
              <w:top w:val="single" w:sz="4" w:space="0" w:color="000000"/>
              <w:left w:val="single" w:sz="4" w:space="0" w:color="000000"/>
              <w:bottom w:val="single" w:sz="4" w:space="0" w:color="000000"/>
              <w:right w:val="single" w:sz="4" w:space="0" w:color="000000"/>
            </w:tcBorders>
            <w:hideMark/>
          </w:tcPr>
          <w:p w14:paraId="27D97CF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02" w:type="dxa"/>
            <w:gridSpan w:val="2"/>
            <w:tcBorders>
              <w:top w:val="single" w:sz="4" w:space="0" w:color="000000"/>
              <w:left w:val="single" w:sz="4" w:space="0" w:color="000000"/>
              <w:bottom w:val="single" w:sz="4" w:space="0" w:color="000000"/>
              <w:right w:val="single" w:sz="4" w:space="0" w:color="000000"/>
            </w:tcBorders>
            <w:hideMark/>
          </w:tcPr>
          <w:p w14:paraId="5D9AFE7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63F648C1" w14:textId="77777777" w:rsidTr="00693EC6">
        <w:trPr>
          <w:trHeight w:val="356"/>
        </w:trPr>
        <w:tc>
          <w:tcPr>
            <w:tcW w:w="2840" w:type="dxa"/>
            <w:gridSpan w:val="2"/>
            <w:tcBorders>
              <w:top w:val="single" w:sz="4" w:space="0" w:color="000000"/>
              <w:left w:val="single" w:sz="4" w:space="0" w:color="000000"/>
              <w:bottom w:val="single" w:sz="4" w:space="0" w:color="000000"/>
              <w:right w:val="single" w:sz="4" w:space="0" w:color="000000"/>
            </w:tcBorders>
            <w:hideMark/>
          </w:tcPr>
          <w:p w14:paraId="537FBD9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43" w:type="dxa"/>
            <w:gridSpan w:val="2"/>
            <w:tcBorders>
              <w:top w:val="single" w:sz="4" w:space="0" w:color="000000"/>
              <w:left w:val="single" w:sz="4" w:space="0" w:color="000000"/>
              <w:bottom w:val="single" w:sz="4" w:space="0" w:color="000000"/>
              <w:right w:val="single" w:sz="4" w:space="0" w:color="000000"/>
            </w:tcBorders>
            <w:hideMark/>
          </w:tcPr>
          <w:p w14:paraId="6699BF2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01" w:type="dxa"/>
            <w:tcBorders>
              <w:top w:val="single" w:sz="4" w:space="0" w:color="000000"/>
              <w:left w:val="single" w:sz="4" w:space="0" w:color="000000"/>
              <w:bottom w:val="single" w:sz="4" w:space="0" w:color="000000"/>
              <w:right w:val="single" w:sz="4" w:space="0" w:color="000000"/>
            </w:tcBorders>
            <w:hideMark/>
          </w:tcPr>
          <w:p w14:paraId="3347C8F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0ADE6FB9" w14:textId="77777777" w:rsidTr="00693EC6">
        <w:trPr>
          <w:trHeight w:val="792"/>
        </w:trPr>
        <w:tc>
          <w:tcPr>
            <w:tcW w:w="2840" w:type="dxa"/>
            <w:gridSpan w:val="2"/>
            <w:tcBorders>
              <w:top w:val="single" w:sz="4" w:space="0" w:color="000000"/>
              <w:left w:val="single" w:sz="4" w:space="0" w:color="000000"/>
              <w:bottom w:val="single" w:sz="4" w:space="0" w:color="000000"/>
              <w:right w:val="single" w:sz="4" w:space="0" w:color="000000"/>
            </w:tcBorders>
            <w:hideMark/>
          </w:tcPr>
          <w:p w14:paraId="7A5212D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39A8BBA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193507D0"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p>
          <w:p w14:paraId="227964D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261F7C3B"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3143" w:type="dxa"/>
            <w:gridSpan w:val="2"/>
            <w:tcBorders>
              <w:top w:val="single" w:sz="4" w:space="0" w:color="000000"/>
              <w:left w:val="single" w:sz="4" w:space="0" w:color="000000"/>
              <w:bottom w:val="single" w:sz="4" w:space="0" w:color="000000"/>
              <w:right w:val="single" w:sz="4" w:space="0" w:color="000000"/>
            </w:tcBorders>
          </w:tcPr>
          <w:p w14:paraId="20EDA64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p w14:paraId="58107FCE" w14:textId="77777777" w:rsidR="001B3463" w:rsidRPr="00FB3979" w:rsidRDefault="001B3463">
            <w:pPr>
              <w:rPr>
                <w:rFonts w:ascii="Times New Roman" w:eastAsia="標楷體" w:hAnsi="Times New Roman" w:cs="標楷體"/>
              </w:rPr>
            </w:pPr>
          </w:p>
        </w:tc>
        <w:tc>
          <w:tcPr>
            <w:tcW w:w="2801" w:type="dxa"/>
            <w:tcBorders>
              <w:top w:val="single" w:sz="4" w:space="0" w:color="000000"/>
              <w:left w:val="single" w:sz="4" w:space="0" w:color="000000"/>
              <w:bottom w:val="single" w:sz="4" w:space="0" w:color="000000"/>
              <w:right w:val="single" w:sz="4" w:space="0" w:color="000000"/>
            </w:tcBorders>
            <w:hideMark/>
          </w:tcPr>
          <w:p w14:paraId="0C03DA68" w14:textId="373ABF60" w:rsidR="001B3463" w:rsidRPr="00FB3979" w:rsidRDefault="001B3463">
            <w:pPr>
              <w:rPr>
                <w:rFonts w:ascii="Times New Roman" w:eastAsia="標楷體" w:hAnsi="Times New Roman" w:cs="標楷體"/>
                <w:b/>
                <w:highlight w:val="yellow"/>
              </w:rPr>
            </w:pPr>
            <w:r w:rsidRPr="00FB3979">
              <w:rPr>
                <w:rFonts w:ascii="Times New Roman" w:eastAsia="標楷體" w:hAnsi="Times New Roman" w:cs="標楷體" w:hint="eastAsia"/>
              </w:rPr>
              <w:t>顯示回覆完成的申報單回覆彈跳視窗，</w:t>
            </w:r>
            <w:r w:rsidRPr="002E6895">
              <w:rPr>
                <w:rFonts w:ascii="Times New Roman" w:eastAsia="標楷體" w:hAnsi="Times New Roman" w:cs="標楷體" w:hint="eastAsia"/>
              </w:rPr>
              <w:t>使用者介面與圖</w:t>
            </w:r>
            <w:r w:rsidR="002E6895">
              <w:rPr>
                <w:rFonts w:ascii="Times New Roman" w:eastAsia="標楷體" w:hAnsi="Times New Roman" w:cs="標楷體" w:hint="eastAsia"/>
              </w:rPr>
              <w:t>38</w:t>
            </w:r>
            <w:r w:rsidRPr="002E6895">
              <w:rPr>
                <w:rFonts w:ascii="Times New Roman" w:eastAsia="標楷體" w:hAnsi="Times New Roman" w:cs="標楷體" w:hint="eastAsia"/>
              </w:rPr>
              <w:t>相同</w:t>
            </w:r>
          </w:p>
        </w:tc>
      </w:tr>
      <w:tr w:rsidR="001B3463" w:rsidRPr="00FB3979" w14:paraId="104EF4AB" w14:textId="77777777" w:rsidTr="00693EC6">
        <w:trPr>
          <w:trHeight w:val="697"/>
        </w:trPr>
        <w:tc>
          <w:tcPr>
            <w:tcW w:w="1192" w:type="dxa"/>
            <w:tcBorders>
              <w:top w:val="single" w:sz="4" w:space="0" w:color="000000"/>
              <w:left w:val="single" w:sz="4" w:space="0" w:color="000000"/>
              <w:bottom w:val="single" w:sz="4" w:space="0" w:color="000000"/>
              <w:right w:val="single" w:sz="4" w:space="0" w:color="000000"/>
            </w:tcBorders>
            <w:hideMark/>
          </w:tcPr>
          <w:p w14:paraId="1270B89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2" w:type="dxa"/>
            <w:gridSpan w:val="4"/>
            <w:tcBorders>
              <w:top w:val="single" w:sz="4" w:space="0" w:color="000000"/>
              <w:left w:val="single" w:sz="4" w:space="0" w:color="000000"/>
              <w:bottom w:val="single" w:sz="4" w:space="0" w:color="000000"/>
              <w:right w:val="single" w:sz="4" w:space="0" w:color="000000"/>
            </w:tcBorders>
            <w:hideMark/>
          </w:tcPr>
          <w:p w14:paraId="09655A89"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當各部門被指派的負責項目皆完成回覆後，此申報單會轉至各異常處理回覆</w:t>
            </w:r>
            <w:r w:rsidRPr="00FB3979">
              <w:rPr>
                <w:rFonts w:ascii="Times New Roman" w:eastAsia="標楷體" w:hAnsi="Times New Roman" w:cs="標楷體" w:hint="eastAsia"/>
              </w:rPr>
              <w:t>(</w:t>
            </w:r>
            <w:r w:rsidRPr="00FB3979">
              <w:rPr>
                <w:rFonts w:ascii="Times New Roman" w:eastAsia="標楷體" w:hAnsi="Times New Roman" w:cs="標楷體" w:hint="eastAsia"/>
              </w:rPr>
              <w:t>主管</w:t>
            </w:r>
            <w:r w:rsidRPr="00FB3979">
              <w:rPr>
                <w:rFonts w:ascii="Times New Roman" w:eastAsia="標楷體" w:hAnsi="Times New Roman" w:cs="標楷體" w:hint="eastAsia"/>
              </w:rPr>
              <w:t>)-</w:t>
            </w:r>
            <w:r w:rsidRPr="00FB3979">
              <w:rPr>
                <w:rFonts w:ascii="Times New Roman" w:eastAsia="標楷體" w:hAnsi="Times New Roman" w:cs="標楷體" w:hint="eastAsia"/>
              </w:rPr>
              <w:t>回覆完成頁面，申報單狀態也會變為待裁定</w:t>
            </w:r>
          </w:p>
        </w:tc>
      </w:tr>
    </w:tbl>
    <w:p w14:paraId="77E7C04B" w14:textId="2037F200" w:rsidR="00041B6B" w:rsidRDefault="00041B6B" w:rsidP="001B3463">
      <w:pPr>
        <w:rPr>
          <w:rFonts w:ascii="Times New Roman" w:eastAsia="標楷體" w:hAnsi="Times New Roman" w:cs="標楷體"/>
          <w:b/>
        </w:rPr>
      </w:pPr>
    </w:p>
    <w:p w14:paraId="6B546873" w14:textId="569AF272" w:rsidR="00617691" w:rsidRPr="00FB3979" w:rsidRDefault="00041B6B" w:rsidP="00041B6B">
      <w:pPr>
        <w:widowControl/>
        <w:rPr>
          <w:rFonts w:ascii="Times New Roman" w:eastAsia="標楷體" w:hAnsi="Times New Roman" w:cs="標楷體"/>
          <w:b/>
        </w:rPr>
      </w:pPr>
      <w:r>
        <w:rPr>
          <w:rFonts w:ascii="Times New Roman" w:eastAsia="標楷體" w:hAnsi="Times New Roman" w:cs="標楷體"/>
          <w:b/>
        </w:rPr>
        <w:br w:type="page"/>
      </w:r>
    </w:p>
    <w:p w14:paraId="6484CFC4" w14:textId="5FDCA903" w:rsidR="00617691" w:rsidRPr="00FB3979" w:rsidRDefault="00DA661C" w:rsidP="00A611FB">
      <w:pPr>
        <w:pStyle w:val="3"/>
        <w:rPr>
          <w:rFonts w:ascii="Times New Roman" w:hAnsi="Times New Roman"/>
        </w:rPr>
      </w:pPr>
      <w:bookmarkStart w:id="347" w:name="_Toc152334252"/>
      <w:bookmarkStart w:id="348" w:name="_Toc152426444"/>
      <w:bookmarkStart w:id="349" w:name="_Toc152677817"/>
      <w:r w:rsidRPr="00FB3979">
        <w:rPr>
          <w:rFonts w:ascii="Times New Roman" w:hAnsi="Times New Roman" w:hint="eastAsia"/>
        </w:rPr>
        <w:lastRenderedPageBreak/>
        <w:t>3</w:t>
      </w:r>
      <w:r w:rsidRPr="00FB3979">
        <w:rPr>
          <w:rFonts w:ascii="Times New Roman" w:hAnsi="Times New Roman"/>
        </w:rPr>
        <w:t>.5</w:t>
      </w:r>
      <w:proofErr w:type="gramStart"/>
      <w:r w:rsidR="00617691" w:rsidRPr="00FB3979">
        <w:rPr>
          <w:rFonts w:ascii="Times New Roman" w:hAnsi="Times New Roman" w:hint="eastAsia"/>
        </w:rPr>
        <w:t>各</w:t>
      </w:r>
      <w:proofErr w:type="gramEnd"/>
      <w:r w:rsidR="00617691" w:rsidRPr="00FB3979">
        <w:rPr>
          <w:rFonts w:ascii="Times New Roman" w:hAnsi="Times New Roman" w:hint="eastAsia"/>
        </w:rPr>
        <w:t>部</w:t>
      </w:r>
      <w:bookmarkEnd w:id="347"/>
      <w:bookmarkEnd w:id="348"/>
      <w:bookmarkEnd w:id="349"/>
      <w:r w:rsidR="008D439F">
        <w:rPr>
          <w:rFonts w:ascii="Times New Roman" w:hAnsi="Times New Roman" w:hint="eastAsia"/>
        </w:rPr>
        <w:t>職員</w:t>
      </w:r>
      <w:r w:rsidR="008D439F">
        <w:rPr>
          <w:rFonts w:ascii="Times New Roman" w:hAnsi="Times New Roman" w:hint="eastAsia"/>
        </w:rPr>
        <w:t>-</w:t>
      </w:r>
      <w:r w:rsidR="008D439F" w:rsidRPr="00FB3979">
        <w:rPr>
          <w:rFonts w:ascii="Times New Roman" w:hAnsi="Times New Roman" w:hint="eastAsia"/>
        </w:rPr>
        <w:t>異常處理回覆</w:t>
      </w:r>
    </w:p>
    <w:p w14:paraId="4B304984" w14:textId="540FA0AE" w:rsidR="001B3463" w:rsidRDefault="001B3463" w:rsidP="00C4723A">
      <w:pPr>
        <w:pStyle w:val="4"/>
        <w:ind w:left="720"/>
      </w:pPr>
      <w:bookmarkStart w:id="350" w:name="_Toc152421496"/>
      <w:bookmarkStart w:id="351" w:name="_Toc152677818"/>
      <w:r w:rsidRPr="00FB3979">
        <w:rPr>
          <w:rFonts w:hint="eastAsia"/>
        </w:rPr>
        <w:t xml:space="preserve">1-4-7 </w:t>
      </w:r>
      <w:r w:rsidRPr="00FB3979">
        <w:rPr>
          <w:rFonts w:hint="eastAsia"/>
        </w:rPr>
        <w:t>檢視異常處理回覆</w:t>
      </w:r>
      <w:r w:rsidRPr="00FB3979">
        <w:rPr>
          <w:rFonts w:hint="eastAsia"/>
        </w:rPr>
        <w:t>(</w:t>
      </w:r>
      <w:r w:rsidRPr="00FB3979">
        <w:rPr>
          <w:rFonts w:hint="eastAsia"/>
        </w:rPr>
        <w:t>個人</w:t>
      </w:r>
      <w:r w:rsidRPr="00FB3979">
        <w:rPr>
          <w:rFonts w:hint="eastAsia"/>
        </w:rPr>
        <w:t>)</w:t>
      </w:r>
      <w:r w:rsidRPr="00FB3979">
        <w:rPr>
          <w:rFonts w:hint="eastAsia"/>
        </w:rPr>
        <w:t>頁面</w:t>
      </w:r>
      <w:bookmarkEnd w:id="350"/>
      <w:bookmarkEnd w:id="351"/>
    </w:p>
    <w:p w14:paraId="76941D9B" w14:textId="77777777" w:rsidR="00041B6B" w:rsidRPr="00041B6B" w:rsidRDefault="00041B6B" w:rsidP="00041B6B"/>
    <w:p w14:paraId="2E02C957" w14:textId="32EBE5AC" w:rsidR="0020777C" w:rsidRPr="00FB3979" w:rsidRDefault="0020777C" w:rsidP="00A611FB">
      <w:pPr>
        <w:pStyle w:val="a9"/>
      </w:pPr>
      <w:bookmarkStart w:id="352" w:name="_Toc152716506"/>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25</w:t>
      </w:r>
      <w:r w:rsidRPr="00FB3979">
        <w:rPr>
          <w:rFonts w:hint="eastAsia"/>
        </w:rPr>
        <w:fldChar w:fldCharType="end"/>
      </w:r>
      <w:r w:rsidRPr="00FB3979">
        <w:rPr>
          <w:rFonts w:hint="eastAsia"/>
        </w:rPr>
        <w:t xml:space="preserve">  1-4-7 </w:t>
      </w:r>
      <w:r w:rsidRPr="00FB3979">
        <w:rPr>
          <w:rFonts w:hint="eastAsia"/>
        </w:rPr>
        <w:t>檢視異常處理回覆</w:t>
      </w:r>
      <w:r w:rsidRPr="00FB3979">
        <w:rPr>
          <w:rFonts w:hint="eastAsia"/>
        </w:rPr>
        <w:t>(</w:t>
      </w:r>
      <w:r w:rsidRPr="00FB3979">
        <w:rPr>
          <w:rFonts w:hint="eastAsia"/>
        </w:rPr>
        <w:t>個人</w:t>
      </w:r>
      <w:r w:rsidRPr="00FB3979">
        <w:rPr>
          <w:rFonts w:hint="eastAsia"/>
        </w:rPr>
        <w:t>)</w:t>
      </w:r>
      <w:r w:rsidRPr="00FB3979">
        <w:rPr>
          <w:rFonts w:hint="eastAsia"/>
        </w:rPr>
        <w:t>頁面</w:t>
      </w:r>
      <w:bookmarkEnd w:id="352"/>
    </w:p>
    <w:tbl>
      <w:tblPr>
        <w:tblpPr w:leftFromText="180" w:rightFromText="180" w:vertAnchor="text" w:horzAnchor="margin" w:tblpY="67"/>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9"/>
        <w:gridCol w:w="1658"/>
        <w:gridCol w:w="1551"/>
        <w:gridCol w:w="1611"/>
        <w:gridCol w:w="2765"/>
      </w:tblGrid>
      <w:tr w:rsidR="001B3463" w:rsidRPr="00FB3979" w14:paraId="71CBA1A9" w14:textId="77777777" w:rsidTr="00693EC6">
        <w:trPr>
          <w:trHeight w:val="334"/>
        </w:trPr>
        <w:tc>
          <w:tcPr>
            <w:tcW w:w="8784" w:type="dxa"/>
            <w:gridSpan w:val="5"/>
            <w:tcBorders>
              <w:top w:val="single" w:sz="4" w:space="0" w:color="000000"/>
              <w:left w:val="single" w:sz="4" w:space="0" w:color="000000"/>
              <w:bottom w:val="single" w:sz="4" w:space="0" w:color="000000"/>
              <w:right w:val="single" w:sz="4" w:space="0" w:color="000000"/>
            </w:tcBorders>
            <w:hideMark/>
          </w:tcPr>
          <w:p w14:paraId="168119E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1-4-7</w:t>
            </w:r>
            <w:r w:rsidRPr="00FB3979">
              <w:rPr>
                <w:rFonts w:ascii="Times New Roman" w:eastAsia="標楷體" w:hAnsi="Times New Roman" w:cs="標楷體" w:hint="eastAsia"/>
              </w:rPr>
              <w:t>檢視異常處理回覆</w:t>
            </w:r>
            <w:r w:rsidRPr="00FB3979">
              <w:rPr>
                <w:rFonts w:ascii="Times New Roman" w:eastAsia="標楷體" w:hAnsi="Times New Roman" w:cs="標楷體" w:hint="eastAsia"/>
              </w:rPr>
              <w:t>(</w:t>
            </w:r>
            <w:r w:rsidRPr="00FB3979">
              <w:rPr>
                <w:rFonts w:ascii="Times New Roman" w:eastAsia="標楷體" w:hAnsi="Times New Roman" w:cs="標楷體" w:hint="eastAsia"/>
              </w:rPr>
              <w:t>個人</w:t>
            </w:r>
            <w:r w:rsidRPr="00FB3979">
              <w:rPr>
                <w:rFonts w:ascii="Times New Roman" w:eastAsia="標楷體" w:hAnsi="Times New Roman" w:cs="標楷體" w:hint="eastAsia"/>
              </w:rPr>
              <w:t>)</w:t>
            </w:r>
            <w:r w:rsidRPr="00FB3979">
              <w:rPr>
                <w:rFonts w:ascii="Times New Roman" w:eastAsia="標楷體" w:hAnsi="Times New Roman" w:cs="標楷體" w:hint="eastAsia"/>
              </w:rPr>
              <w:t>頁面</w:t>
            </w:r>
          </w:p>
        </w:tc>
      </w:tr>
      <w:tr w:rsidR="001B3463" w:rsidRPr="00FB3979" w14:paraId="730CB2C3" w14:textId="77777777" w:rsidTr="00693EC6">
        <w:trPr>
          <w:trHeight w:val="309"/>
        </w:trPr>
        <w:tc>
          <w:tcPr>
            <w:tcW w:w="8784" w:type="dxa"/>
            <w:gridSpan w:val="5"/>
            <w:tcBorders>
              <w:top w:val="single" w:sz="4" w:space="0" w:color="000000"/>
              <w:left w:val="single" w:sz="4" w:space="0" w:color="000000"/>
              <w:bottom w:val="single" w:sz="4" w:space="0" w:color="000000"/>
              <w:right w:val="single" w:sz="4" w:space="0" w:color="000000"/>
            </w:tcBorders>
            <w:hideMark/>
          </w:tcPr>
          <w:p w14:paraId="2C05BC11"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被主管指派到的負責人員可以查看目前有哪些異常申報單頁面及其功能，</w:t>
            </w:r>
            <w:proofErr w:type="gramStart"/>
            <w:r w:rsidRPr="00FB3979">
              <w:rPr>
                <w:rFonts w:ascii="Times New Roman" w:eastAsia="標楷體" w:hAnsi="Times New Roman" w:cs="標楷體" w:hint="eastAsia"/>
              </w:rPr>
              <w:t>其頁面</w:t>
            </w:r>
            <w:proofErr w:type="gramEnd"/>
            <w:r w:rsidRPr="00FB3979">
              <w:rPr>
                <w:rFonts w:ascii="Times New Roman" w:eastAsia="標楷體" w:hAnsi="Times New Roman" w:cs="標楷體" w:hint="eastAsia"/>
              </w:rPr>
              <w:t>流程為：需回覆</w:t>
            </w:r>
            <w:r w:rsidRPr="00FB3979">
              <w:rPr>
                <w:rFonts w:ascii="Times New Roman" w:eastAsia="標楷體" w:hAnsi="Times New Roman"/>
              </w:rPr>
              <w:sym w:font="Wingdings" w:char="F0E0"/>
            </w:r>
            <w:r w:rsidRPr="00FB3979">
              <w:rPr>
                <w:rFonts w:ascii="Times New Roman" w:eastAsia="標楷體" w:hAnsi="Times New Roman" w:cs="標楷體" w:hint="eastAsia"/>
              </w:rPr>
              <w:t>回覆完成。</w:t>
            </w:r>
          </w:p>
        </w:tc>
      </w:tr>
      <w:tr w:rsidR="001B3463" w:rsidRPr="00FB3979" w14:paraId="0AC6F7B6" w14:textId="77777777" w:rsidTr="00693EC6">
        <w:trPr>
          <w:trHeight w:val="334"/>
        </w:trPr>
        <w:tc>
          <w:tcPr>
            <w:tcW w:w="4408" w:type="dxa"/>
            <w:gridSpan w:val="3"/>
            <w:tcBorders>
              <w:top w:val="single" w:sz="4" w:space="0" w:color="000000"/>
              <w:left w:val="single" w:sz="4" w:space="0" w:color="000000"/>
              <w:bottom w:val="single" w:sz="4" w:space="0" w:color="000000"/>
              <w:right w:val="single" w:sz="4" w:space="0" w:color="000000"/>
            </w:tcBorders>
            <w:hideMark/>
          </w:tcPr>
          <w:p w14:paraId="4932D3D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76" w:type="dxa"/>
            <w:gridSpan w:val="2"/>
            <w:tcBorders>
              <w:top w:val="single" w:sz="4" w:space="0" w:color="000000"/>
              <w:left w:val="single" w:sz="4" w:space="0" w:color="000000"/>
              <w:bottom w:val="single" w:sz="4" w:space="0" w:color="000000"/>
              <w:right w:val="single" w:sz="4" w:space="0" w:color="000000"/>
            </w:tcBorders>
            <w:hideMark/>
          </w:tcPr>
          <w:p w14:paraId="3DF568E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986C4F7" w14:textId="77777777" w:rsidTr="00693EC6">
        <w:trPr>
          <w:trHeight w:val="350"/>
        </w:trPr>
        <w:tc>
          <w:tcPr>
            <w:tcW w:w="2857" w:type="dxa"/>
            <w:gridSpan w:val="2"/>
            <w:tcBorders>
              <w:top w:val="single" w:sz="4" w:space="0" w:color="000000"/>
              <w:left w:val="single" w:sz="4" w:space="0" w:color="000000"/>
              <w:bottom w:val="single" w:sz="4" w:space="0" w:color="000000"/>
              <w:right w:val="single" w:sz="4" w:space="0" w:color="000000"/>
            </w:tcBorders>
            <w:hideMark/>
          </w:tcPr>
          <w:p w14:paraId="0E19A9A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62" w:type="dxa"/>
            <w:gridSpan w:val="2"/>
            <w:tcBorders>
              <w:top w:val="single" w:sz="4" w:space="0" w:color="000000"/>
              <w:left w:val="single" w:sz="4" w:space="0" w:color="000000"/>
              <w:bottom w:val="single" w:sz="4" w:space="0" w:color="000000"/>
              <w:right w:val="single" w:sz="4" w:space="0" w:color="000000"/>
            </w:tcBorders>
            <w:hideMark/>
          </w:tcPr>
          <w:p w14:paraId="098E4FC7"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65" w:type="dxa"/>
            <w:tcBorders>
              <w:top w:val="single" w:sz="4" w:space="0" w:color="000000"/>
              <w:left w:val="single" w:sz="4" w:space="0" w:color="000000"/>
              <w:bottom w:val="single" w:sz="4" w:space="0" w:color="000000"/>
              <w:right w:val="single" w:sz="4" w:space="0" w:color="000000"/>
            </w:tcBorders>
            <w:hideMark/>
          </w:tcPr>
          <w:p w14:paraId="33972C2F"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493CE036" w14:textId="77777777" w:rsidTr="00693EC6">
        <w:trPr>
          <w:trHeight w:val="1691"/>
        </w:trPr>
        <w:tc>
          <w:tcPr>
            <w:tcW w:w="2857" w:type="dxa"/>
            <w:gridSpan w:val="2"/>
            <w:tcBorders>
              <w:top w:val="single" w:sz="4" w:space="0" w:color="000000"/>
              <w:left w:val="single" w:sz="4" w:space="0" w:color="000000"/>
              <w:bottom w:val="single" w:sz="4" w:space="0" w:color="000000"/>
              <w:right w:val="single" w:sz="4" w:space="0" w:color="000000"/>
            </w:tcBorders>
          </w:tcPr>
          <w:p w14:paraId="523F12E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58C59D62"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需回覆</w:t>
            </w:r>
          </w:p>
          <w:p w14:paraId="3033948A"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回覆</w:t>
            </w:r>
          </w:p>
          <w:p w14:paraId="45D6471A"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查看回覆</w:t>
            </w:r>
          </w:p>
          <w:p w14:paraId="48728989" w14:textId="77777777" w:rsidR="001B3463" w:rsidRPr="00FB3979" w:rsidRDefault="001B3463">
            <w:pPr>
              <w:ind w:leftChars="200" w:left="480"/>
              <w:rPr>
                <w:rFonts w:ascii="Times New Roman" w:eastAsia="標楷體" w:hAnsi="Times New Roman" w:cs="標楷體"/>
              </w:rPr>
            </w:pPr>
          </w:p>
          <w:p w14:paraId="6D13257B" w14:textId="77777777" w:rsidR="001B3463" w:rsidRPr="00FB3979" w:rsidRDefault="001B3463">
            <w:pPr>
              <w:ind w:leftChars="200" w:left="480"/>
              <w:rPr>
                <w:rFonts w:ascii="Times New Roman" w:eastAsia="標楷體" w:hAnsi="Times New Roman" w:cs="標楷體"/>
              </w:rPr>
            </w:pPr>
            <w:r w:rsidRPr="00FB3979">
              <w:rPr>
                <w:rFonts w:ascii="Times New Roman" w:eastAsia="標楷體" w:hAnsi="Times New Roman" w:cs="標楷體" w:hint="eastAsia"/>
              </w:rPr>
              <w:t>回覆完成</w:t>
            </w:r>
          </w:p>
          <w:p w14:paraId="1291E249" w14:textId="77777777" w:rsidR="001B3463" w:rsidRPr="00FB3979" w:rsidRDefault="001B3463">
            <w:pPr>
              <w:ind w:leftChars="200" w:left="480"/>
              <w:rPr>
                <w:rFonts w:ascii="Times New Roman" w:eastAsia="標楷體" w:hAnsi="Times New Roman"/>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查看回覆</w:t>
            </w:r>
          </w:p>
        </w:tc>
        <w:tc>
          <w:tcPr>
            <w:tcW w:w="3162" w:type="dxa"/>
            <w:gridSpan w:val="2"/>
            <w:tcBorders>
              <w:top w:val="single" w:sz="4" w:space="0" w:color="000000"/>
              <w:left w:val="single" w:sz="4" w:space="0" w:color="000000"/>
              <w:bottom w:val="single" w:sz="4" w:space="0" w:color="000000"/>
              <w:right w:val="single" w:sz="4" w:space="0" w:color="000000"/>
            </w:tcBorders>
          </w:tcPr>
          <w:p w14:paraId="01A2D51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p w14:paraId="5ED5097A" w14:textId="77777777" w:rsidR="001B3463" w:rsidRPr="00FB3979" w:rsidRDefault="001B3463">
            <w:pPr>
              <w:rPr>
                <w:rFonts w:ascii="Times New Roman" w:eastAsia="標楷體" w:hAnsi="Times New Roman" w:cs="標楷體"/>
              </w:rPr>
            </w:pPr>
          </w:p>
          <w:p w14:paraId="2DD9636A" w14:textId="77777777" w:rsidR="001B3463" w:rsidRPr="00FB3979" w:rsidRDefault="001B3463">
            <w:pPr>
              <w:rPr>
                <w:rFonts w:ascii="Times New Roman" w:eastAsia="標楷體" w:hAnsi="Times New Roman" w:cs="標楷體"/>
              </w:rPr>
            </w:pPr>
          </w:p>
          <w:p w14:paraId="07C7B380" w14:textId="77777777" w:rsidR="001B3463" w:rsidRPr="00FB3979" w:rsidRDefault="001B3463">
            <w:pPr>
              <w:rPr>
                <w:rFonts w:ascii="Times New Roman" w:eastAsia="標楷體" w:hAnsi="Times New Roman" w:cs="標楷體"/>
              </w:rPr>
            </w:pPr>
          </w:p>
        </w:tc>
        <w:tc>
          <w:tcPr>
            <w:tcW w:w="2765" w:type="dxa"/>
            <w:tcBorders>
              <w:top w:val="single" w:sz="4" w:space="0" w:color="000000"/>
              <w:left w:val="single" w:sz="4" w:space="0" w:color="000000"/>
              <w:bottom w:val="single" w:sz="4" w:space="0" w:color="000000"/>
              <w:right w:val="single" w:sz="4" w:space="0" w:color="000000"/>
            </w:tcBorders>
          </w:tcPr>
          <w:p w14:paraId="133DEEC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顯示各部門申報單狀態頁面</w:t>
            </w:r>
            <w:r w:rsidRPr="00FB3979">
              <w:rPr>
                <w:rFonts w:ascii="Times New Roman" w:eastAsia="標楷體" w:hAnsi="Times New Roman" w:cs="標楷體" w:hint="eastAsia"/>
              </w:rPr>
              <w:t>:</w:t>
            </w:r>
          </w:p>
          <w:p w14:paraId="49FCE689" w14:textId="4EF2C4AB"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需回覆頁面，如圖</w:t>
            </w:r>
            <w:r w:rsidR="002E6895">
              <w:rPr>
                <w:rFonts w:ascii="Times New Roman" w:eastAsia="標楷體" w:hAnsi="Times New Roman" w:cs="標楷體" w:hint="eastAsia"/>
              </w:rPr>
              <w:t>39</w:t>
            </w:r>
          </w:p>
          <w:p w14:paraId="0624E4BF" w14:textId="66DF5F3F"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回覆完成頁面，如圖</w:t>
            </w:r>
            <w:r w:rsidR="002E6895">
              <w:rPr>
                <w:rFonts w:ascii="Times New Roman" w:eastAsia="標楷體" w:hAnsi="Times New Roman" w:cs="標楷體" w:hint="eastAsia"/>
              </w:rPr>
              <w:t>40</w:t>
            </w:r>
          </w:p>
          <w:p w14:paraId="50683818" w14:textId="77777777" w:rsidR="001B3463" w:rsidRPr="00FB3979" w:rsidRDefault="001B3463">
            <w:pPr>
              <w:rPr>
                <w:rFonts w:ascii="Times New Roman" w:eastAsia="標楷體" w:hAnsi="Times New Roman" w:cs="標楷體"/>
              </w:rPr>
            </w:pPr>
          </w:p>
        </w:tc>
      </w:tr>
      <w:tr w:rsidR="001B3463" w:rsidRPr="00FB3979" w14:paraId="23A072FF" w14:textId="77777777" w:rsidTr="00693EC6">
        <w:trPr>
          <w:trHeight w:val="334"/>
        </w:trPr>
        <w:tc>
          <w:tcPr>
            <w:tcW w:w="1199" w:type="dxa"/>
            <w:tcBorders>
              <w:top w:val="single" w:sz="4" w:space="0" w:color="000000"/>
              <w:left w:val="single" w:sz="4" w:space="0" w:color="000000"/>
              <w:bottom w:val="single" w:sz="4" w:space="0" w:color="000000"/>
              <w:right w:val="single" w:sz="4" w:space="0" w:color="000000"/>
            </w:tcBorders>
            <w:hideMark/>
          </w:tcPr>
          <w:p w14:paraId="3F725C3F"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85" w:type="dxa"/>
            <w:gridSpan w:val="4"/>
            <w:tcBorders>
              <w:top w:val="single" w:sz="4" w:space="0" w:color="000000"/>
              <w:left w:val="single" w:sz="4" w:space="0" w:color="000000"/>
              <w:bottom w:val="single" w:sz="4" w:space="0" w:color="000000"/>
              <w:right w:val="single" w:sz="4" w:space="0" w:color="000000"/>
            </w:tcBorders>
          </w:tcPr>
          <w:p w14:paraId="2149B48E" w14:textId="77777777" w:rsidR="001B3463" w:rsidRPr="00FB3979" w:rsidRDefault="001B3463">
            <w:pPr>
              <w:rPr>
                <w:rFonts w:ascii="Times New Roman" w:eastAsia="標楷體" w:hAnsi="Times New Roman" w:cs="標楷體"/>
              </w:rPr>
            </w:pPr>
          </w:p>
        </w:tc>
      </w:tr>
    </w:tbl>
    <w:p w14:paraId="5D685815" w14:textId="77777777" w:rsidR="001B3463" w:rsidRPr="00FB3979" w:rsidRDefault="001B3463" w:rsidP="001B3463">
      <w:pPr>
        <w:rPr>
          <w:rFonts w:ascii="Times New Roman" w:eastAsia="標楷體" w:hAnsi="Times New Roman" w:cs="標楷體"/>
          <w:b/>
        </w:rPr>
      </w:pPr>
    </w:p>
    <w:p w14:paraId="0708075B"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r w:rsidRPr="00FB3979">
        <w:rPr>
          <w:rFonts w:ascii="Times New Roman" w:eastAsia="標楷體" w:hAnsi="Times New Roman" w:hint="eastAsia"/>
          <w:noProof/>
        </w:rPr>
        <w:t xml:space="preserve"> </w:t>
      </w:r>
    </w:p>
    <w:p w14:paraId="5A0EECD9"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noProof/>
        </w:rPr>
        <w:drawing>
          <wp:inline distT="0" distB="0" distL="0" distR="0" wp14:anchorId="2E6A626E" wp14:editId="292C209F">
            <wp:extent cx="5565012" cy="1896534"/>
            <wp:effectExtent l="0" t="0" r="0" b="889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1157" cy="1902036"/>
                    </a:xfrm>
                    <a:prstGeom prst="rect">
                      <a:avLst/>
                    </a:prstGeom>
                    <a:noFill/>
                    <a:ln>
                      <a:noFill/>
                    </a:ln>
                  </pic:spPr>
                </pic:pic>
              </a:graphicData>
            </a:graphic>
          </wp:inline>
        </w:drawing>
      </w:r>
    </w:p>
    <w:p w14:paraId="09A122EB" w14:textId="5A87AE2F" w:rsidR="001B3463" w:rsidRPr="00FB3979" w:rsidRDefault="001B3463" w:rsidP="002B798B">
      <w:pPr>
        <w:pStyle w:val="a9"/>
        <w:widowControl/>
        <w:rPr>
          <w:b/>
          <w:bCs/>
        </w:rPr>
      </w:pPr>
      <w:bookmarkStart w:id="353" w:name="_Toc152429947"/>
      <w:bookmarkStart w:id="354" w:name="_Toc152716138"/>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39</w:t>
      </w:r>
      <w:r w:rsidRPr="00FB3979">
        <w:rPr>
          <w:rFonts w:hint="eastAsia"/>
          <w:b/>
          <w:bCs/>
        </w:rPr>
        <w:fldChar w:fldCharType="end"/>
      </w:r>
      <w:r w:rsidRPr="00FB3979">
        <w:rPr>
          <w:rFonts w:hint="eastAsia"/>
          <w:b/>
          <w:bCs/>
        </w:rPr>
        <w:t xml:space="preserve">  </w:t>
      </w:r>
      <w:r w:rsidRPr="00FB3979">
        <w:rPr>
          <w:rFonts w:hint="eastAsia"/>
          <w:b/>
          <w:bCs/>
        </w:rPr>
        <w:t>需回覆頁面</w:t>
      </w:r>
      <w:bookmarkEnd w:id="353"/>
      <w:bookmarkEnd w:id="354"/>
    </w:p>
    <w:p w14:paraId="05C53BEF"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noProof/>
        </w:rPr>
        <w:drawing>
          <wp:inline distT="0" distB="0" distL="0" distR="0" wp14:anchorId="68EAE1CC" wp14:editId="109325EE">
            <wp:extent cx="5596467" cy="2359704"/>
            <wp:effectExtent l="0" t="0" r="4445" b="254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07122" cy="2364197"/>
                    </a:xfrm>
                    <a:prstGeom prst="rect">
                      <a:avLst/>
                    </a:prstGeom>
                    <a:noFill/>
                    <a:ln>
                      <a:noFill/>
                    </a:ln>
                  </pic:spPr>
                </pic:pic>
              </a:graphicData>
            </a:graphic>
          </wp:inline>
        </w:drawing>
      </w:r>
    </w:p>
    <w:p w14:paraId="74E1E3B8" w14:textId="2CB1A834" w:rsidR="001B3463" w:rsidRPr="00041B6B" w:rsidRDefault="001B3463" w:rsidP="00041B6B">
      <w:pPr>
        <w:pStyle w:val="a9"/>
        <w:widowControl/>
        <w:rPr>
          <w:b/>
          <w:bCs/>
        </w:rPr>
      </w:pPr>
      <w:bookmarkStart w:id="355" w:name="_Toc152429948"/>
      <w:bookmarkStart w:id="356" w:name="_Toc152716139"/>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40</w:t>
      </w:r>
      <w:r w:rsidRPr="00FB3979">
        <w:rPr>
          <w:rFonts w:hint="eastAsia"/>
          <w:b/>
          <w:bCs/>
        </w:rPr>
        <w:fldChar w:fldCharType="end"/>
      </w:r>
      <w:r w:rsidRPr="00FB3979">
        <w:rPr>
          <w:rFonts w:hint="eastAsia"/>
          <w:b/>
          <w:bCs/>
        </w:rPr>
        <w:t xml:space="preserve">  </w:t>
      </w:r>
      <w:r w:rsidRPr="00FB3979">
        <w:rPr>
          <w:rFonts w:hint="eastAsia"/>
          <w:b/>
          <w:bCs/>
        </w:rPr>
        <w:t>回覆完成</w:t>
      </w:r>
      <w:bookmarkEnd w:id="355"/>
      <w:bookmarkEnd w:id="356"/>
    </w:p>
    <w:p w14:paraId="51AE8060" w14:textId="004F0591" w:rsidR="0020777C" w:rsidRPr="00FB3979" w:rsidRDefault="0020777C" w:rsidP="0020777C">
      <w:pPr>
        <w:pStyle w:val="4"/>
        <w:ind w:left="720"/>
      </w:pPr>
      <w:bookmarkStart w:id="357" w:name="_Toc152677819"/>
      <w:r w:rsidRPr="00FB3979">
        <w:rPr>
          <w:rFonts w:hint="eastAsia"/>
        </w:rPr>
        <w:lastRenderedPageBreak/>
        <w:t xml:space="preserve">1-4-8 </w:t>
      </w:r>
      <w:r w:rsidRPr="00FB3979">
        <w:rPr>
          <w:rFonts w:hint="eastAsia"/>
        </w:rPr>
        <w:t>需回覆（個人）</w:t>
      </w:r>
      <w:r w:rsidRPr="00FB3979">
        <w:rPr>
          <w:rFonts w:hint="eastAsia"/>
        </w:rPr>
        <w:t>-</w:t>
      </w:r>
      <w:r w:rsidRPr="00FB3979">
        <w:rPr>
          <w:rFonts w:hint="eastAsia"/>
        </w:rPr>
        <w:t>回覆</w:t>
      </w:r>
      <w:bookmarkEnd w:id="357"/>
    </w:p>
    <w:p w14:paraId="2CB132B3" w14:textId="77777777" w:rsidR="0020777C" w:rsidRPr="00FB3979" w:rsidRDefault="0020777C" w:rsidP="0020777C">
      <w:pPr>
        <w:rPr>
          <w:rFonts w:ascii="Times New Roman" w:eastAsia="標楷體" w:hAnsi="Times New Roman"/>
        </w:rPr>
      </w:pPr>
    </w:p>
    <w:p w14:paraId="7332D3DB" w14:textId="1B62DE1D" w:rsidR="001B3463" w:rsidRPr="00FB3979" w:rsidRDefault="001B3463" w:rsidP="00A611FB">
      <w:pPr>
        <w:pStyle w:val="a9"/>
      </w:pPr>
      <w:bookmarkStart w:id="358" w:name="_Toc152421497"/>
      <w:bookmarkStart w:id="359" w:name="_Toc152716507"/>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26</w:t>
      </w:r>
      <w:r w:rsidRPr="00FB3979">
        <w:rPr>
          <w:rFonts w:hint="eastAsia"/>
        </w:rPr>
        <w:fldChar w:fldCharType="end"/>
      </w:r>
      <w:r w:rsidRPr="00FB3979">
        <w:rPr>
          <w:rFonts w:hint="eastAsia"/>
        </w:rPr>
        <w:t xml:space="preserve">   1-4-8 </w:t>
      </w:r>
      <w:r w:rsidRPr="00FB3979">
        <w:rPr>
          <w:rFonts w:hint="eastAsia"/>
        </w:rPr>
        <w:t>需回覆（個人）</w:t>
      </w:r>
      <w:r w:rsidRPr="00FB3979">
        <w:rPr>
          <w:rFonts w:hint="eastAsia"/>
        </w:rPr>
        <w:t>-</w:t>
      </w:r>
      <w:r w:rsidRPr="00FB3979">
        <w:rPr>
          <w:rFonts w:hint="eastAsia"/>
        </w:rPr>
        <w:t>回覆</w:t>
      </w:r>
      <w:bookmarkEnd w:id="358"/>
      <w:bookmarkEnd w:id="359"/>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2"/>
        <w:gridCol w:w="1677"/>
        <w:gridCol w:w="1569"/>
        <w:gridCol w:w="1628"/>
        <w:gridCol w:w="2698"/>
      </w:tblGrid>
      <w:tr w:rsidR="001B3463" w:rsidRPr="00FB3979" w14:paraId="2D0DC7F7" w14:textId="77777777" w:rsidTr="00693EC6">
        <w:trPr>
          <w:trHeight w:val="356"/>
        </w:trPr>
        <w:tc>
          <w:tcPr>
            <w:tcW w:w="8784" w:type="dxa"/>
            <w:gridSpan w:val="5"/>
            <w:tcBorders>
              <w:top w:val="single" w:sz="4" w:space="0" w:color="000000"/>
              <w:left w:val="single" w:sz="4" w:space="0" w:color="000000"/>
              <w:bottom w:val="single" w:sz="4" w:space="0" w:color="000000"/>
              <w:right w:val="single" w:sz="4" w:space="0" w:color="000000"/>
            </w:tcBorders>
            <w:hideMark/>
          </w:tcPr>
          <w:p w14:paraId="7FF675A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1-4-8 </w:t>
            </w:r>
            <w:r w:rsidRPr="00FB3979">
              <w:rPr>
                <w:rFonts w:ascii="Times New Roman" w:eastAsia="標楷體" w:hAnsi="Times New Roman" w:cs="標楷體" w:hint="eastAsia"/>
              </w:rPr>
              <w:t>需回覆（個人）</w:t>
            </w:r>
            <w:r w:rsidRPr="00FB3979">
              <w:rPr>
                <w:rFonts w:ascii="Times New Roman" w:eastAsia="標楷體" w:hAnsi="Times New Roman" w:cs="標楷體" w:hint="eastAsia"/>
              </w:rPr>
              <w:t>-</w:t>
            </w:r>
            <w:r w:rsidRPr="00FB3979">
              <w:rPr>
                <w:rFonts w:ascii="Times New Roman" w:eastAsia="標楷體" w:hAnsi="Times New Roman" w:cs="標楷體" w:hint="eastAsia"/>
              </w:rPr>
              <w:t>回覆</w:t>
            </w:r>
          </w:p>
        </w:tc>
      </w:tr>
      <w:tr w:rsidR="001B3463" w:rsidRPr="00FB3979" w14:paraId="6665CABF" w14:textId="77777777" w:rsidTr="00693EC6">
        <w:trPr>
          <w:trHeight w:val="328"/>
        </w:trPr>
        <w:tc>
          <w:tcPr>
            <w:tcW w:w="8784" w:type="dxa"/>
            <w:gridSpan w:val="5"/>
            <w:tcBorders>
              <w:top w:val="single" w:sz="4" w:space="0" w:color="000000"/>
              <w:left w:val="single" w:sz="4" w:space="0" w:color="000000"/>
              <w:bottom w:val="single" w:sz="4" w:space="0" w:color="000000"/>
              <w:right w:val="single" w:sz="4" w:space="0" w:color="000000"/>
            </w:tcBorders>
            <w:hideMark/>
          </w:tcPr>
          <w:p w14:paraId="04BD1F48"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被指派到的負責人員可根據案件詳情填寫申報單負責項目</w:t>
            </w:r>
          </w:p>
        </w:tc>
      </w:tr>
      <w:tr w:rsidR="001B3463" w:rsidRPr="00FB3979" w14:paraId="6F6CDA23" w14:textId="77777777" w:rsidTr="00693EC6">
        <w:trPr>
          <w:trHeight w:val="356"/>
        </w:trPr>
        <w:tc>
          <w:tcPr>
            <w:tcW w:w="4458" w:type="dxa"/>
            <w:gridSpan w:val="3"/>
            <w:tcBorders>
              <w:top w:val="single" w:sz="4" w:space="0" w:color="000000"/>
              <w:left w:val="single" w:sz="4" w:space="0" w:color="000000"/>
              <w:bottom w:val="single" w:sz="4" w:space="0" w:color="000000"/>
              <w:right w:val="single" w:sz="4" w:space="0" w:color="000000"/>
            </w:tcBorders>
            <w:hideMark/>
          </w:tcPr>
          <w:p w14:paraId="6A1FE71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326" w:type="dxa"/>
            <w:gridSpan w:val="2"/>
            <w:tcBorders>
              <w:top w:val="single" w:sz="4" w:space="0" w:color="000000"/>
              <w:left w:val="single" w:sz="4" w:space="0" w:color="000000"/>
              <w:bottom w:val="single" w:sz="4" w:space="0" w:color="000000"/>
              <w:right w:val="single" w:sz="4" w:space="0" w:color="000000"/>
            </w:tcBorders>
            <w:hideMark/>
          </w:tcPr>
          <w:p w14:paraId="64F03D4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5B8BFD18" w14:textId="77777777" w:rsidTr="00693EC6">
        <w:trPr>
          <w:trHeight w:val="373"/>
        </w:trPr>
        <w:tc>
          <w:tcPr>
            <w:tcW w:w="2889" w:type="dxa"/>
            <w:gridSpan w:val="2"/>
            <w:tcBorders>
              <w:top w:val="single" w:sz="4" w:space="0" w:color="000000"/>
              <w:left w:val="single" w:sz="4" w:space="0" w:color="000000"/>
              <w:bottom w:val="single" w:sz="4" w:space="0" w:color="auto"/>
              <w:right w:val="single" w:sz="4" w:space="0" w:color="000000"/>
            </w:tcBorders>
            <w:hideMark/>
          </w:tcPr>
          <w:p w14:paraId="3DF953C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97" w:type="dxa"/>
            <w:gridSpan w:val="2"/>
            <w:tcBorders>
              <w:top w:val="single" w:sz="4" w:space="0" w:color="000000"/>
              <w:left w:val="single" w:sz="4" w:space="0" w:color="000000"/>
              <w:bottom w:val="single" w:sz="4" w:space="0" w:color="auto"/>
              <w:right w:val="single" w:sz="4" w:space="0" w:color="000000"/>
            </w:tcBorders>
            <w:hideMark/>
          </w:tcPr>
          <w:p w14:paraId="210F8B8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698" w:type="dxa"/>
            <w:tcBorders>
              <w:top w:val="single" w:sz="4" w:space="0" w:color="000000"/>
              <w:left w:val="single" w:sz="4" w:space="0" w:color="000000"/>
              <w:bottom w:val="single" w:sz="4" w:space="0" w:color="auto"/>
              <w:right w:val="single" w:sz="4" w:space="0" w:color="000000"/>
            </w:tcBorders>
            <w:hideMark/>
          </w:tcPr>
          <w:p w14:paraId="6C678CA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71C57F78" w14:textId="77777777" w:rsidTr="00693EC6">
        <w:trPr>
          <w:trHeight w:val="3701"/>
        </w:trPr>
        <w:tc>
          <w:tcPr>
            <w:tcW w:w="2889" w:type="dxa"/>
            <w:gridSpan w:val="2"/>
            <w:tcBorders>
              <w:top w:val="single" w:sz="4" w:space="0" w:color="auto"/>
              <w:left w:val="single" w:sz="4" w:space="0" w:color="auto"/>
              <w:bottom w:val="single" w:sz="4" w:space="0" w:color="auto"/>
              <w:right w:val="single" w:sz="4" w:space="0" w:color="auto"/>
            </w:tcBorders>
          </w:tcPr>
          <w:p w14:paraId="2479697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60D0F69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4B8FF2D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預定完成日期</w:t>
            </w:r>
          </w:p>
          <w:p w14:paraId="6C63031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實際完成日期</w:t>
            </w:r>
          </w:p>
          <w:p w14:paraId="2D7B1214" w14:textId="77777777" w:rsidR="001B3463" w:rsidRPr="00FB3979" w:rsidRDefault="001B3463">
            <w:pPr>
              <w:rPr>
                <w:rFonts w:ascii="Times New Roman" w:eastAsia="標楷體" w:hAnsi="Times New Roman" w:cs="標楷體"/>
              </w:rPr>
            </w:pPr>
          </w:p>
          <w:p w14:paraId="6571591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p>
          <w:p w14:paraId="4872A5C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回覆內容</w:t>
            </w:r>
          </w:p>
          <w:p w14:paraId="714FDEB9" w14:textId="77777777" w:rsidR="001B3463" w:rsidRPr="00FB3979" w:rsidRDefault="001B3463">
            <w:pPr>
              <w:rPr>
                <w:rFonts w:ascii="Times New Roman" w:eastAsia="標楷體" w:hAnsi="Times New Roman" w:cs="標楷體"/>
              </w:rPr>
            </w:pPr>
          </w:p>
          <w:p w14:paraId="202047F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1175597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提交</w:t>
            </w:r>
          </w:p>
          <w:p w14:paraId="5DF5434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2522E4F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3197" w:type="dxa"/>
            <w:gridSpan w:val="2"/>
            <w:tcBorders>
              <w:top w:val="single" w:sz="4" w:space="0" w:color="auto"/>
              <w:left w:val="single" w:sz="4" w:space="0" w:color="auto"/>
              <w:bottom w:val="single" w:sz="4" w:space="0" w:color="auto"/>
              <w:right w:val="single" w:sz="4" w:space="0" w:color="auto"/>
            </w:tcBorders>
          </w:tcPr>
          <w:p w14:paraId="46B6C05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檢查申報單資料是否填寫完整</w:t>
            </w:r>
          </w:p>
          <w:p w14:paraId="6BFD463B" w14:textId="77777777" w:rsidR="001B3463" w:rsidRPr="00FB3979" w:rsidRDefault="001B3463">
            <w:pPr>
              <w:rPr>
                <w:rFonts w:ascii="Times New Roman" w:eastAsia="標楷體" w:hAnsi="Times New Roman" w:cs="標楷體"/>
                <w:highlight w:val="yellow"/>
              </w:rPr>
            </w:pPr>
          </w:p>
          <w:p w14:paraId="6E7C3EF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確認資料無誤後上傳至資料庫</w:t>
            </w:r>
          </w:p>
          <w:p w14:paraId="2F887B8C" w14:textId="77777777" w:rsidR="001B3463" w:rsidRPr="00FB3979" w:rsidRDefault="001B3463">
            <w:pPr>
              <w:rPr>
                <w:rFonts w:ascii="Times New Roman" w:eastAsia="標楷體" w:hAnsi="Times New Roman" w:cs="標楷體"/>
              </w:rPr>
            </w:pPr>
          </w:p>
          <w:p w14:paraId="21F88067" w14:textId="77777777" w:rsidR="001B3463" w:rsidRPr="00FB3979" w:rsidRDefault="001B3463">
            <w:pPr>
              <w:rPr>
                <w:rFonts w:ascii="Times New Roman" w:eastAsia="標楷體" w:hAnsi="Times New Roman" w:cs="標楷體"/>
                <w:highlight w:val="cyan"/>
              </w:rPr>
            </w:pPr>
          </w:p>
          <w:p w14:paraId="5562C163" w14:textId="77777777" w:rsidR="001B3463" w:rsidRPr="00FB3979" w:rsidRDefault="001B3463">
            <w:pPr>
              <w:rPr>
                <w:rFonts w:ascii="Times New Roman" w:eastAsia="標楷體" w:hAnsi="Times New Roman" w:cs="標楷體"/>
                <w:highlight w:val="red"/>
              </w:rPr>
            </w:pPr>
          </w:p>
        </w:tc>
        <w:tc>
          <w:tcPr>
            <w:tcW w:w="2698" w:type="dxa"/>
            <w:tcBorders>
              <w:top w:val="single" w:sz="4" w:space="0" w:color="auto"/>
              <w:left w:val="single" w:sz="4" w:space="0" w:color="auto"/>
              <w:bottom w:val="single" w:sz="4" w:space="0" w:color="auto"/>
              <w:right w:val="single" w:sz="4" w:space="0" w:color="auto"/>
            </w:tcBorders>
          </w:tcPr>
          <w:p w14:paraId="48A1E83A" w14:textId="313ADB7B" w:rsidR="001B3463" w:rsidRPr="007141B3" w:rsidRDefault="001B3463">
            <w:pPr>
              <w:rPr>
                <w:rFonts w:ascii="Times New Roman" w:eastAsia="標楷體" w:hAnsi="Times New Roman" w:cs="標楷體"/>
              </w:rPr>
            </w:pPr>
            <w:r w:rsidRPr="00FB3979">
              <w:rPr>
                <w:rFonts w:ascii="Times New Roman" w:eastAsia="標楷體" w:hAnsi="Times New Roman" w:cs="標楷體" w:hint="eastAsia"/>
              </w:rPr>
              <w:t>顯示申報單回覆彈跳視窗，</w:t>
            </w:r>
            <w:r w:rsidRPr="007141B3">
              <w:rPr>
                <w:rFonts w:ascii="Times New Roman" w:eastAsia="標楷體" w:hAnsi="Times New Roman" w:cs="標楷體" w:hint="eastAsia"/>
              </w:rPr>
              <w:t>使用者介面與圖</w:t>
            </w:r>
            <w:r w:rsidR="002E6895">
              <w:rPr>
                <w:rFonts w:ascii="Times New Roman" w:eastAsia="標楷體" w:hAnsi="Times New Roman" w:cs="標楷體" w:hint="eastAsia"/>
              </w:rPr>
              <w:t xml:space="preserve"> 37</w:t>
            </w:r>
            <w:r w:rsidRPr="007141B3">
              <w:rPr>
                <w:rFonts w:ascii="Times New Roman" w:eastAsia="標楷體" w:hAnsi="Times New Roman" w:cs="標楷體" w:hint="eastAsia"/>
              </w:rPr>
              <w:t>相似</w:t>
            </w:r>
          </w:p>
          <w:p w14:paraId="0656DD2E" w14:textId="77777777" w:rsidR="001B3463" w:rsidRPr="002E6895" w:rsidRDefault="001B3463">
            <w:pPr>
              <w:rPr>
                <w:rFonts w:ascii="Times New Roman" w:eastAsia="標楷體" w:hAnsi="Times New Roman" w:cs="標楷體"/>
                <w:highlight w:val="yellow"/>
              </w:rPr>
            </w:pPr>
          </w:p>
          <w:p w14:paraId="4D6FD49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狀態將從待回覆轉為已回覆</w:t>
            </w:r>
          </w:p>
          <w:p w14:paraId="563BD5D6" w14:textId="77777777" w:rsidR="001B3463" w:rsidRPr="00FB3979" w:rsidRDefault="001B3463">
            <w:pPr>
              <w:rPr>
                <w:rFonts w:ascii="Times New Roman" w:eastAsia="標楷體" w:hAnsi="Times New Roman" w:cs="標楷體"/>
              </w:rPr>
            </w:pPr>
          </w:p>
          <w:p w14:paraId="50874DE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提交負責項目回覆後，會轉至回覆完成</w:t>
            </w:r>
            <w:r w:rsidRPr="00FB3979">
              <w:rPr>
                <w:rFonts w:ascii="Times New Roman" w:eastAsia="標楷體" w:hAnsi="Times New Roman" w:cs="標楷體" w:hint="eastAsia"/>
              </w:rPr>
              <w:t>(</w:t>
            </w:r>
            <w:r w:rsidRPr="00FB3979">
              <w:rPr>
                <w:rFonts w:ascii="Times New Roman" w:eastAsia="標楷體" w:hAnsi="Times New Roman" w:cs="標楷體" w:hint="eastAsia"/>
              </w:rPr>
              <w:t>個人</w:t>
            </w:r>
            <w:r w:rsidRPr="00FB3979">
              <w:rPr>
                <w:rFonts w:ascii="Times New Roman" w:eastAsia="標楷體" w:hAnsi="Times New Roman" w:cs="標楷體" w:hint="eastAsia"/>
              </w:rPr>
              <w:t>)</w:t>
            </w:r>
            <w:r w:rsidRPr="00FB3979">
              <w:rPr>
                <w:rFonts w:ascii="Times New Roman" w:eastAsia="標楷體" w:hAnsi="Times New Roman" w:cs="標楷體" w:hint="eastAsia"/>
              </w:rPr>
              <w:t>頁面，部門主管也</w:t>
            </w:r>
            <w:proofErr w:type="gramStart"/>
            <w:r w:rsidRPr="00FB3979">
              <w:rPr>
                <w:rFonts w:ascii="Times New Roman" w:eastAsia="標楷體" w:hAnsi="Times New Roman" w:cs="標楷體" w:hint="eastAsia"/>
              </w:rPr>
              <w:t>可於需回覆</w:t>
            </w:r>
            <w:proofErr w:type="gramEnd"/>
            <w:r w:rsidRPr="00FB3979">
              <w:rPr>
                <w:rFonts w:ascii="Times New Roman" w:eastAsia="標楷體" w:hAnsi="Times New Roman" w:cs="標楷體" w:hint="eastAsia"/>
              </w:rPr>
              <w:t>(</w:t>
            </w:r>
            <w:r w:rsidRPr="00FB3979">
              <w:rPr>
                <w:rFonts w:ascii="Times New Roman" w:eastAsia="標楷體" w:hAnsi="Times New Roman" w:cs="標楷體" w:hint="eastAsia"/>
              </w:rPr>
              <w:t>主管</w:t>
            </w:r>
            <w:r w:rsidRPr="00FB3979">
              <w:rPr>
                <w:rFonts w:ascii="Times New Roman" w:eastAsia="標楷體" w:hAnsi="Times New Roman" w:cs="標楷體" w:hint="eastAsia"/>
              </w:rPr>
              <w:t>)</w:t>
            </w:r>
            <w:r w:rsidRPr="00FB3979">
              <w:rPr>
                <w:rFonts w:ascii="Times New Roman" w:eastAsia="標楷體" w:hAnsi="Times New Roman" w:cs="標楷體" w:hint="eastAsia"/>
              </w:rPr>
              <w:t>頁面查看被指派人員填寫完成的負責項目</w:t>
            </w:r>
          </w:p>
        </w:tc>
      </w:tr>
      <w:tr w:rsidR="001B3463" w:rsidRPr="00FB3979" w14:paraId="1B0BCBDC" w14:textId="77777777" w:rsidTr="00693EC6">
        <w:trPr>
          <w:trHeight w:val="356"/>
        </w:trPr>
        <w:tc>
          <w:tcPr>
            <w:tcW w:w="1212" w:type="dxa"/>
            <w:tcBorders>
              <w:top w:val="single" w:sz="4" w:space="0" w:color="auto"/>
              <w:left w:val="single" w:sz="4" w:space="0" w:color="000000"/>
              <w:bottom w:val="single" w:sz="4" w:space="0" w:color="000000"/>
              <w:right w:val="single" w:sz="4" w:space="0" w:color="000000"/>
            </w:tcBorders>
            <w:hideMark/>
          </w:tcPr>
          <w:p w14:paraId="40B820E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72" w:type="dxa"/>
            <w:gridSpan w:val="4"/>
            <w:tcBorders>
              <w:top w:val="single" w:sz="4" w:space="0" w:color="auto"/>
              <w:left w:val="single" w:sz="4" w:space="0" w:color="000000"/>
              <w:bottom w:val="single" w:sz="4" w:space="0" w:color="000000"/>
              <w:right w:val="single" w:sz="4" w:space="0" w:color="000000"/>
            </w:tcBorders>
          </w:tcPr>
          <w:p w14:paraId="72D2C63B" w14:textId="77777777" w:rsidR="001B3463" w:rsidRPr="00FB3979" w:rsidRDefault="001B3463">
            <w:pPr>
              <w:rPr>
                <w:rFonts w:ascii="Times New Roman" w:eastAsia="標楷體" w:hAnsi="Times New Roman" w:cs="標楷體"/>
                <w:b/>
              </w:rPr>
            </w:pPr>
          </w:p>
        </w:tc>
      </w:tr>
    </w:tbl>
    <w:p w14:paraId="3C62DCE5" w14:textId="77777777" w:rsidR="001B3463" w:rsidRPr="00FB3979" w:rsidRDefault="001B3463" w:rsidP="001B3463">
      <w:pPr>
        <w:rPr>
          <w:rFonts w:ascii="Times New Roman" w:eastAsia="標楷體" w:hAnsi="Times New Roman"/>
        </w:rPr>
      </w:pPr>
    </w:p>
    <w:p w14:paraId="2CD06F42" w14:textId="7F88708D" w:rsidR="0020777C" w:rsidRPr="00FB3979" w:rsidRDefault="0020777C" w:rsidP="0020777C">
      <w:pPr>
        <w:pStyle w:val="4"/>
        <w:ind w:left="720"/>
      </w:pPr>
      <w:bookmarkStart w:id="360" w:name="_Toc152677820"/>
      <w:r w:rsidRPr="00FB3979">
        <w:rPr>
          <w:rFonts w:hint="eastAsia"/>
        </w:rPr>
        <w:t xml:space="preserve">1-4-9 </w:t>
      </w:r>
      <w:r w:rsidRPr="00FB3979">
        <w:rPr>
          <w:rFonts w:hint="eastAsia"/>
        </w:rPr>
        <w:t>需回覆（個人）</w:t>
      </w:r>
      <w:r w:rsidRPr="00FB3979">
        <w:rPr>
          <w:rFonts w:hint="eastAsia"/>
        </w:rPr>
        <w:t>-</w:t>
      </w:r>
      <w:r w:rsidRPr="00FB3979">
        <w:rPr>
          <w:rFonts w:hint="eastAsia"/>
        </w:rPr>
        <w:t>查看回覆</w:t>
      </w:r>
      <w:bookmarkEnd w:id="360"/>
    </w:p>
    <w:p w14:paraId="62F81A76" w14:textId="77777777" w:rsidR="0020777C" w:rsidRPr="00FB3979" w:rsidRDefault="0020777C" w:rsidP="001B3463">
      <w:pPr>
        <w:rPr>
          <w:rFonts w:ascii="Times New Roman" w:eastAsia="標楷體" w:hAnsi="Times New Roman"/>
        </w:rPr>
      </w:pPr>
    </w:p>
    <w:p w14:paraId="37C10499" w14:textId="2F90B6F8" w:rsidR="001B3463" w:rsidRPr="00FB3979" w:rsidRDefault="001B3463" w:rsidP="00A611FB">
      <w:pPr>
        <w:pStyle w:val="a9"/>
      </w:pPr>
      <w:bookmarkStart w:id="361" w:name="_Toc152421498"/>
      <w:bookmarkStart w:id="362" w:name="_Toc152716508"/>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27</w:t>
      </w:r>
      <w:r w:rsidRPr="00FB3979">
        <w:rPr>
          <w:rFonts w:hint="eastAsia"/>
        </w:rPr>
        <w:fldChar w:fldCharType="end"/>
      </w:r>
      <w:r w:rsidRPr="00FB3979">
        <w:rPr>
          <w:rFonts w:hint="eastAsia"/>
        </w:rPr>
        <w:t xml:space="preserve">  1-4-9 </w:t>
      </w:r>
      <w:r w:rsidRPr="00FB3979">
        <w:rPr>
          <w:rFonts w:hint="eastAsia"/>
        </w:rPr>
        <w:t>需回覆（個人）</w:t>
      </w:r>
      <w:r w:rsidRPr="00FB3979">
        <w:rPr>
          <w:rFonts w:hint="eastAsia"/>
        </w:rPr>
        <w:t>-</w:t>
      </w:r>
      <w:r w:rsidRPr="00FB3979">
        <w:rPr>
          <w:rFonts w:hint="eastAsia"/>
        </w:rPr>
        <w:t>查看回覆</w:t>
      </w:r>
      <w:bookmarkEnd w:id="361"/>
      <w:bookmarkEnd w:id="362"/>
    </w:p>
    <w:tbl>
      <w:tblPr>
        <w:tblpPr w:leftFromText="180" w:rightFromText="180" w:vertAnchor="text" w:horzAnchor="margin" w:tblpY="35"/>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1723"/>
        <w:gridCol w:w="1457"/>
        <w:gridCol w:w="1297"/>
        <w:gridCol w:w="3120"/>
      </w:tblGrid>
      <w:tr w:rsidR="001B3463" w:rsidRPr="00FB3979" w14:paraId="09BEC90E" w14:textId="77777777" w:rsidTr="00693EC6">
        <w:trPr>
          <w:trHeight w:val="384"/>
        </w:trPr>
        <w:tc>
          <w:tcPr>
            <w:tcW w:w="8784" w:type="dxa"/>
            <w:gridSpan w:val="5"/>
            <w:tcBorders>
              <w:top w:val="single" w:sz="4" w:space="0" w:color="000000"/>
              <w:left w:val="single" w:sz="4" w:space="0" w:color="000000"/>
              <w:bottom w:val="single" w:sz="4" w:space="0" w:color="000000"/>
              <w:right w:val="single" w:sz="4" w:space="0" w:color="000000"/>
            </w:tcBorders>
            <w:hideMark/>
          </w:tcPr>
          <w:p w14:paraId="02DA3F6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1-4-9 </w:t>
            </w:r>
            <w:r w:rsidRPr="00FB3979">
              <w:rPr>
                <w:rFonts w:ascii="Times New Roman" w:eastAsia="標楷體" w:hAnsi="Times New Roman" w:cs="標楷體" w:hint="eastAsia"/>
              </w:rPr>
              <w:t>需回覆（個人）</w:t>
            </w:r>
            <w:r w:rsidRPr="00FB3979">
              <w:rPr>
                <w:rFonts w:ascii="Times New Roman" w:eastAsia="標楷體" w:hAnsi="Times New Roman" w:cs="標楷體" w:hint="eastAsia"/>
              </w:rPr>
              <w:t>-</w:t>
            </w:r>
            <w:r w:rsidRPr="00FB3979">
              <w:rPr>
                <w:rFonts w:ascii="Times New Roman" w:eastAsia="標楷體" w:hAnsi="Times New Roman" w:cs="標楷體" w:hint="eastAsia"/>
              </w:rPr>
              <w:t>查看回覆</w:t>
            </w:r>
          </w:p>
        </w:tc>
      </w:tr>
      <w:tr w:rsidR="001B3463" w:rsidRPr="00FB3979" w14:paraId="1BAD7674" w14:textId="77777777" w:rsidTr="00693EC6">
        <w:trPr>
          <w:trHeight w:val="402"/>
        </w:trPr>
        <w:tc>
          <w:tcPr>
            <w:tcW w:w="8784" w:type="dxa"/>
            <w:gridSpan w:val="5"/>
            <w:tcBorders>
              <w:top w:val="single" w:sz="4" w:space="0" w:color="000000"/>
              <w:left w:val="single" w:sz="4" w:space="0" w:color="000000"/>
              <w:bottom w:val="single" w:sz="4" w:space="0" w:color="000000"/>
              <w:right w:val="single" w:sz="4" w:space="0" w:color="000000"/>
            </w:tcBorders>
            <w:hideMark/>
          </w:tcPr>
          <w:p w14:paraId="7733DCE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hint="eastAsia"/>
              </w:rPr>
              <w:t>負責人員可查看自己待回覆的申報單</w:t>
            </w:r>
          </w:p>
        </w:tc>
      </w:tr>
      <w:tr w:rsidR="001B3463" w:rsidRPr="00FB3979" w14:paraId="051F6E47" w14:textId="77777777" w:rsidTr="00693EC6">
        <w:trPr>
          <w:trHeight w:val="384"/>
        </w:trPr>
        <w:tc>
          <w:tcPr>
            <w:tcW w:w="4367" w:type="dxa"/>
            <w:gridSpan w:val="3"/>
            <w:tcBorders>
              <w:top w:val="single" w:sz="4" w:space="0" w:color="000000"/>
              <w:left w:val="single" w:sz="4" w:space="0" w:color="000000"/>
              <w:bottom w:val="single" w:sz="4" w:space="0" w:color="000000"/>
              <w:right w:val="single" w:sz="4" w:space="0" w:color="000000"/>
            </w:tcBorders>
            <w:hideMark/>
          </w:tcPr>
          <w:p w14:paraId="68A5F8D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r w:rsidRPr="00FB3979">
              <w:rPr>
                <w:rFonts w:ascii="Times New Roman" w:eastAsia="標楷體" w:hAnsi="Times New Roman" w:cs="標楷體" w:hint="eastAsia"/>
              </w:rPr>
              <w:t xml:space="preserve"> </w:t>
            </w:r>
          </w:p>
        </w:tc>
        <w:tc>
          <w:tcPr>
            <w:tcW w:w="4417" w:type="dxa"/>
            <w:gridSpan w:val="2"/>
            <w:tcBorders>
              <w:top w:val="single" w:sz="4" w:space="0" w:color="000000"/>
              <w:left w:val="single" w:sz="4" w:space="0" w:color="000000"/>
              <w:bottom w:val="single" w:sz="4" w:space="0" w:color="000000"/>
              <w:right w:val="single" w:sz="4" w:space="0" w:color="000000"/>
            </w:tcBorders>
            <w:hideMark/>
          </w:tcPr>
          <w:p w14:paraId="4248FD0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5ABABD7C" w14:textId="77777777" w:rsidTr="00693EC6">
        <w:trPr>
          <w:trHeight w:val="402"/>
        </w:trPr>
        <w:tc>
          <w:tcPr>
            <w:tcW w:w="2910" w:type="dxa"/>
            <w:gridSpan w:val="2"/>
            <w:tcBorders>
              <w:top w:val="single" w:sz="4" w:space="0" w:color="000000"/>
              <w:left w:val="single" w:sz="4" w:space="0" w:color="000000"/>
              <w:bottom w:val="single" w:sz="4" w:space="0" w:color="000000"/>
              <w:right w:val="single" w:sz="4" w:space="0" w:color="000000"/>
            </w:tcBorders>
            <w:hideMark/>
          </w:tcPr>
          <w:p w14:paraId="21D65BE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2754" w:type="dxa"/>
            <w:gridSpan w:val="2"/>
            <w:tcBorders>
              <w:top w:val="single" w:sz="4" w:space="0" w:color="000000"/>
              <w:left w:val="single" w:sz="4" w:space="0" w:color="000000"/>
              <w:bottom w:val="single" w:sz="4" w:space="0" w:color="000000"/>
              <w:right w:val="single" w:sz="4" w:space="0" w:color="000000"/>
            </w:tcBorders>
            <w:hideMark/>
          </w:tcPr>
          <w:p w14:paraId="378FA88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3120" w:type="dxa"/>
            <w:tcBorders>
              <w:top w:val="single" w:sz="4" w:space="0" w:color="000000"/>
              <w:left w:val="single" w:sz="4" w:space="0" w:color="000000"/>
              <w:bottom w:val="single" w:sz="4" w:space="0" w:color="000000"/>
              <w:right w:val="single" w:sz="4" w:space="0" w:color="000000"/>
            </w:tcBorders>
            <w:hideMark/>
          </w:tcPr>
          <w:p w14:paraId="1D40D1B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0D11B167" w14:textId="77777777" w:rsidTr="00693EC6">
        <w:trPr>
          <w:trHeight w:val="1972"/>
        </w:trPr>
        <w:tc>
          <w:tcPr>
            <w:tcW w:w="2910" w:type="dxa"/>
            <w:gridSpan w:val="2"/>
            <w:tcBorders>
              <w:top w:val="single" w:sz="4" w:space="0" w:color="000000"/>
              <w:left w:val="single" w:sz="4" w:space="0" w:color="000000"/>
              <w:bottom w:val="single" w:sz="4" w:space="0" w:color="000000"/>
              <w:right w:val="single" w:sz="4" w:space="0" w:color="000000"/>
            </w:tcBorders>
          </w:tcPr>
          <w:p w14:paraId="490433F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414B20A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7A30021A" w14:textId="77777777" w:rsidR="001B3463" w:rsidRPr="00FB3979" w:rsidRDefault="001B3463">
            <w:pPr>
              <w:rPr>
                <w:rFonts w:ascii="Times New Roman" w:eastAsia="標楷體" w:hAnsi="Times New Roman" w:cs="標楷體"/>
              </w:rPr>
            </w:pPr>
          </w:p>
          <w:p w14:paraId="1ECD871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4DC39F7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2754" w:type="dxa"/>
            <w:gridSpan w:val="2"/>
            <w:tcBorders>
              <w:top w:val="single" w:sz="4" w:space="0" w:color="000000"/>
              <w:left w:val="single" w:sz="4" w:space="0" w:color="000000"/>
              <w:bottom w:val="single" w:sz="4" w:space="0" w:color="000000"/>
              <w:right w:val="single" w:sz="4" w:space="0" w:color="000000"/>
            </w:tcBorders>
          </w:tcPr>
          <w:p w14:paraId="64C9A7F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p w14:paraId="273CB13A" w14:textId="77777777" w:rsidR="001B3463" w:rsidRPr="00FB3979" w:rsidRDefault="001B3463">
            <w:pPr>
              <w:rPr>
                <w:rFonts w:ascii="Times New Roman" w:eastAsia="標楷體" w:hAnsi="Times New Roman" w:cs="標楷體"/>
              </w:rPr>
            </w:pPr>
          </w:p>
          <w:p w14:paraId="5E67CE64" w14:textId="77777777" w:rsidR="001B3463" w:rsidRPr="00FB3979" w:rsidRDefault="001B3463">
            <w:pPr>
              <w:rPr>
                <w:rFonts w:ascii="Times New Roman" w:eastAsia="標楷體" w:hAnsi="Times New Roman" w:cs="標楷體"/>
              </w:rPr>
            </w:pPr>
          </w:p>
        </w:tc>
        <w:tc>
          <w:tcPr>
            <w:tcW w:w="3120" w:type="dxa"/>
            <w:tcBorders>
              <w:top w:val="single" w:sz="4" w:space="0" w:color="000000"/>
              <w:left w:val="single" w:sz="4" w:space="0" w:color="000000"/>
              <w:bottom w:val="single" w:sz="4" w:space="0" w:color="000000"/>
              <w:right w:val="single" w:sz="4" w:space="0" w:color="000000"/>
            </w:tcBorders>
          </w:tcPr>
          <w:p w14:paraId="4F65C7BD" w14:textId="1FD3DE81"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顯示待回覆的申報單回覆彈跳視窗，使用者介面與圖</w:t>
            </w:r>
            <w:r w:rsidR="002E6895">
              <w:rPr>
                <w:rFonts w:ascii="Times New Roman" w:eastAsia="標楷體" w:hAnsi="Times New Roman" w:cs="標楷體" w:hint="eastAsia"/>
              </w:rPr>
              <w:t>38</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需回覆（主管）</w:t>
            </w:r>
            <w:r w:rsidRPr="00FB3979">
              <w:rPr>
                <w:rFonts w:ascii="Times New Roman" w:eastAsia="標楷體" w:hAnsi="Times New Roman" w:cs="標楷體" w:hint="eastAsia"/>
              </w:rPr>
              <w:t>-</w:t>
            </w:r>
            <w:r w:rsidRPr="00FB3979">
              <w:rPr>
                <w:rFonts w:ascii="Times New Roman" w:eastAsia="標楷體" w:hAnsi="Times New Roman" w:cs="標楷體" w:hint="eastAsia"/>
              </w:rPr>
              <w:t>查看回覆相同</w:t>
            </w:r>
          </w:p>
          <w:p w14:paraId="0EAC8FB4" w14:textId="77777777" w:rsidR="001B3463" w:rsidRPr="00FB3979" w:rsidRDefault="001B3463">
            <w:pPr>
              <w:rPr>
                <w:rFonts w:ascii="Times New Roman" w:eastAsia="標楷體" w:hAnsi="Times New Roman" w:cs="標楷體"/>
              </w:rPr>
            </w:pPr>
          </w:p>
        </w:tc>
      </w:tr>
      <w:tr w:rsidR="001B3463" w:rsidRPr="00FB3979" w14:paraId="0C261A76" w14:textId="77777777" w:rsidTr="00693EC6">
        <w:trPr>
          <w:trHeight w:val="248"/>
        </w:trPr>
        <w:tc>
          <w:tcPr>
            <w:tcW w:w="1187" w:type="dxa"/>
            <w:tcBorders>
              <w:top w:val="single" w:sz="4" w:space="0" w:color="000000"/>
              <w:left w:val="single" w:sz="4" w:space="0" w:color="000000"/>
              <w:bottom w:val="single" w:sz="4" w:space="0" w:color="000000"/>
              <w:right w:val="single" w:sz="4" w:space="0" w:color="000000"/>
            </w:tcBorders>
            <w:hideMark/>
          </w:tcPr>
          <w:p w14:paraId="7ACF7B0E"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7" w:type="dxa"/>
            <w:gridSpan w:val="4"/>
            <w:tcBorders>
              <w:top w:val="single" w:sz="4" w:space="0" w:color="000000"/>
              <w:left w:val="single" w:sz="4" w:space="0" w:color="000000"/>
              <w:bottom w:val="single" w:sz="4" w:space="0" w:color="000000"/>
              <w:right w:val="single" w:sz="4" w:space="0" w:color="000000"/>
            </w:tcBorders>
          </w:tcPr>
          <w:p w14:paraId="04B0C299" w14:textId="77777777" w:rsidR="001B3463" w:rsidRPr="00FB3979" w:rsidRDefault="001B3463">
            <w:pPr>
              <w:pStyle w:val="a9"/>
              <w:rPr>
                <w:rFonts w:cs="標楷體"/>
                <w:b/>
                <w:highlight w:val="yellow"/>
              </w:rPr>
            </w:pPr>
          </w:p>
        </w:tc>
      </w:tr>
    </w:tbl>
    <w:p w14:paraId="2CD1E128" w14:textId="77777777" w:rsidR="001B3463" w:rsidRPr="00FB3979" w:rsidRDefault="001B3463" w:rsidP="001B3463">
      <w:pPr>
        <w:rPr>
          <w:rFonts w:ascii="Times New Roman" w:eastAsia="標楷體" w:hAnsi="Times New Roman"/>
        </w:rPr>
      </w:pPr>
    </w:p>
    <w:p w14:paraId="78AA8BAB" w14:textId="77777777" w:rsidR="000D3279" w:rsidRPr="00FB3979" w:rsidRDefault="000D3279" w:rsidP="001B3463">
      <w:pPr>
        <w:rPr>
          <w:rFonts w:ascii="Times New Roman" w:eastAsia="標楷體" w:hAnsi="Times New Roman"/>
        </w:rPr>
      </w:pPr>
    </w:p>
    <w:p w14:paraId="0F8163AA" w14:textId="77777777" w:rsidR="000D3279" w:rsidRPr="00FB3979" w:rsidRDefault="000D3279" w:rsidP="001B3463">
      <w:pPr>
        <w:rPr>
          <w:rFonts w:ascii="Times New Roman" w:eastAsia="標楷體" w:hAnsi="Times New Roman"/>
        </w:rPr>
      </w:pPr>
    </w:p>
    <w:p w14:paraId="437A5198" w14:textId="77777777" w:rsidR="0020777C" w:rsidRPr="00FB3979" w:rsidRDefault="0020777C" w:rsidP="001B3463">
      <w:pPr>
        <w:rPr>
          <w:rFonts w:ascii="Times New Roman" w:eastAsia="標楷體" w:hAnsi="Times New Roman"/>
        </w:rPr>
      </w:pPr>
    </w:p>
    <w:p w14:paraId="317F1CFC" w14:textId="243E27C5" w:rsidR="0020777C" w:rsidRPr="00FB3979" w:rsidRDefault="0020777C" w:rsidP="0020777C">
      <w:pPr>
        <w:pStyle w:val="4"/>
        <w:ind w:left="720"/>
      </w:pPr>
      <w:bookmarkStart w:id="363" w:name="_Toc152677821"/>
      <w:r w:rsidRPr="00FB3979">
        <w:rPr>
          <w:rFonts w:hint="eastAsia"/>
        </w:rPr>
        <w:lastRenderedPageBreak/>
        <w:t xml:space="preserve">1-4-10 </w:t>
      </w:r>
      <w:r w:rsidRPr="00FB3979">
        <w:rPr>
          <w:rFonts w:hint="eastAsia"/>
        </w:rPr>
        <w:t>回覆完成</w:t>
      </w:r>
      <w:r w:rsidRPr="00FB3979">
        <w:rPr>
          <w:rFonts w:hint="eastAsia"/>
        </w:rPr>
        <w:t>(</w:t>
      </w:r>
      <w:r w:rsidRPr="00FB3979">
        <w:rPr>
          <w:rFonts w:hint="eastAsia"/>
        </w:rPr>
        <w:t>個人</w:t>
      </w:r>
      <w:r w:rsidRPr="00FB3979">
        <w:rPr>
          <w:rFonts w:hint="eastAsia"/>
        </w:rPr>
        <w:t>)-</w:t>
      </w:r>
      <w:r w:rsidRPr="00FB3979">
        <w:rPr>
          <w:rFonts w:hint="eastAsia"/>
        </w:rPr>
        <w:t>查看回覆</w:t>
      </w:r>
      <w:bookmarkEnd w:id="363"/>
    </w:p>
    <w:p w14:paraId="6676A376" w14:textId="77777777" w:rsidR="00D3262A" w:rsidRPr="00FB3979" w:rsidRDefault="00D3262A" w:rsidP="001B3463">
      <w:pPr>
        <w:rPr>
          <w:rFonts w:ascii="Times New Roman" w:eastAsia="標楷體" w:hAnsi="Times New Roman"/>
        </w:rPr>
      </w:pPr>
    </w:p>
    <w:p w14:paraId="0AB78F88" w14:textId="77036A30" w:rsidR="001B3463" w:rsidRPr="00FB3979" w:rsidRDefault="001B3463" w:rsidP="00A611FB">
      <w:pPr>
        <w:pStyle w:val="a9"/>
      </w:pPr>
      <w:bookmarkStart w:id="364" w:name="_Toc152421499"/>
      <w:bookmarkStart w:id="365" w:name="_Toc152716509"/>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28</w:t>
      </w:r>
      <w:r w:rsidRPr="00FB3979">
        <w:rPr>
          <w:rFonts w:hint="eastAsia"/>
        </w:rPr>
        <w:fldChar w:fldCharType="end"/>
      </w:r>
      <w:r w:rsidRPr="00FB3979">
        <w:rPr>
          <w:rFonts w:hint="eastAsia"/>
        </w:rPr>
        <w:t xml:space="preserve">  1-4-10 </w:t>
      </w:r>
      <w:r w:rsidRPr="00FB3979">
        <w:rPr>
          <w:rFonts w:hint="eastAsia"/>
        </w:rPr>
        <w:t>回覆完成</w:t>
      </w:r>
      <w:r w:rsidRPr="00FB3979">
        <w:rPr>
          <w:rFonts w:hint="eastAsia"/>
        </w:rPr>
        <w:t>(</w:t>
      </w:r>
      <w:r w:rsidRPr="00FB3979">
        <w:rPr>
          <w:rFonts w:hint="eastAsia"/>
        </w:rPr>
        <w:t>個人</w:t>
      </w:r>
      <w:r w:rsidRPr="00FB3979">
        <w:rPr>
          <w:rFonts w:hint="eastAsia"/>
        </w:rPr>
        <w:t>)-</w:t>
      </w:r>
      <w:r w:rsidRPr="00FB3979">
        <w:rPr>
          <w:rFonts w:hint="eastAsia"/>
        </w:rPr>
        <w:t>查看回覆</w:t>
      </w:r>
      <w:bookmarkEnd w:id="364"/>
      <w:bookmarkEnd w:id="365"/>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646"/>
        <w:gridCol w:w="1540"/>
        <w:gridCol w:w="1599"/>
        <w:gridCol w:w="2809"/>
      </w:tblGrid>
      <w:tr w:rsidR="001B3463" w:rsidRPr="00FB3979" w14:paraId="7CACB3FD" w14:textId="77777777" w:rsidTr="00693EC6">
        <w:trPr>
          <w:trHeight w:val="368"/>
        </w:trPr>
        <w:tc>
          <w:tcPr>
            <w:tcW w:w="8784" w:type="dxa"/>
            <w:gridSpan w:val="5"/>
            <w:tcBorders>
              <w:top w:val="single" w:sz="4" w:space="0" w:color="000000"/>
              <w:left w:val="single" w:sz="4" w:space="0" w:color="000000"/>
              <w:bottom w:val="single" w:sz="4" w:space="0" w:color="000000"/>
              <w:right w:val="single" w:sz="4" w:space="0" w:color="000000"/>
            </w:tcBorders>
            <w:hideMark/>
          </w:tcPr>
          <w:p w14:paraId="3F09F94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1-4-10</w:t>
            </w:r>
            <w:r w:rsidRPr="00FB3979">
              <w:rPr>
                <w:rFonts w:ascii="Times New Roman" w:eastAsia="標楷體" w:hAnsi="Times New Roman" w:cs="標楷體" w:hint="eastAsia"/>
              </w:rPr>
              <w:t>回覆完成</w:t>
            </w:r>
            <w:r w:rsidRPr="00FB3979">
              <w:rPr>
                <w:rFonts w:ascii="Times New Roman" w:eastAsia="標楷體" w:hAnsi="Times New Roman" w:cs="標楷體" w:hint="eastAsia"/>
              </w:rPr>
              <w:t>(</w:t>
            </w:r>
            <w:r w:rsidRPr="00FB3979">
              <w:rPr>
                <w:rFonts w:ascii="Times New Roman" w:eastAsia="標楷體" w:hAnsi="Times New Roman" w:cs="標楷體" w:hint="eastAsia"/>
              </w:rPr>
              <w:t>個人</w:t>
            </w:r>
            <w:r w:rsidRPr="00FB3979">
              <w:rPr>
                <w:rFonts w:ascii="Times New Roman" w:eastAsia="標楷體" w:hAnsi="Times New Roman" w:cs="標楷體" w:hint="eastAsia"/>
              </w:rPr>
              <w:t>)-</w:t>
            </w:r>
            <w:r w:rsidRPr="00FB3979">
              <w:rPr>
                <w:rFonts w:ascii="Times New Roman" w:eastAsia="標楷體" w:hAnsi="Times New Roman" w:cs="標楷體" w:hint="eastAsia"/>
              </w:rPr>
              <w:t>查看回覆</w:t>
            </w:r>
          </w:p>
        </w:tc>
      </w:tr>
      <w:tr w:rsidR="001B3463" w:rsidRPr="00FB3979" w14:paraId="7BACDB9F" w14:textId="77777777" w:rsidTr="00693EC6">
        <w:trPr>
          <w:trHeight w:val="339"/>
        </w:trPr>
        <w:tc>
          <w:tcPr>
            <w:tcW w:w="8784" w:type="dxa"/>
            <w:gridSpan w:val="5"/>
            <w:tcBorders>
              <w:top w:val="single" w:sz="4" w:space="0" w:color="000000"/>
              <w:left w:val="single" w:sz="4" w:space="0" w:color="000000"/>
              <w:bottom w:val="single" w:sz="4" w:space="0" w:color="000000"/>
              <w:right w:val="single" w:sz="4" w:space="0" w:color="000000"/>
            </w:tcBorders>
            <w:hideMark/>
          </w:tcPr>
          <w:p w14:paraId="0881EEA5"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hint="eastAsia"/>
              </w:rPr>
              <w:t>負責人員可查看自己回覆完成的申報單，</w:t>
            </w:r>
            <w:r w:rsidRPr="00FB3979">
              <w:rPr>
                <w:rFonts w:ascii="Times New Roman" w:eastAsia="標楷體" w:hAnsi="Times New Roman" w:cs="標楷體" w:hint="eastAsia"/>
              </w:rPr>
              <w:t>其申報單狀態為已回覆或結案。</w:t>
            </w:r>
          </w:p>
        </w:tc>
      </w:tr>
      <w:tr w:rsidR="001B3463" w:rsidRPr="00FB3979" w14:paraId="706F6F57" w14:textId="77777777" w:rsidTr="00693EC6">
        <w:trPr>
          <w:trHeight w:val="368"/>
        </w:trPr>
        <w:tc>
          <w:tcPr>
            <w:tcW w:w="4376" w:type="dxa"/>
            <w:gridSpan w:val="3"/>
            <w:tcBorders>
              <w:top w:val="single" w:sz="4" w:space="0" w:color="000000"/>
              <w:left w:val="single" w:sz="4" w:space="0" w:color="000000"/>
              <w:bottom w:val="single" w:sz="4" w:space="0" w:color="000000"/>
              <w:right w:val="single" w:sz="4" w:space="0" w:color="000000"/>
            </w:tcBorders>
            <w:hideMark/>
          </w:tcPr>
          <w:p w14:paraId="31725EF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08" w:type="dxa"/>
            <w:gridSpan w:val="2"/>
            <w:tcBorders>
              <w:top w:val="single" w:sz="4" w:space="0" w:color="000000"/>
              <w:left w:val="single" w:sz="4" w:space="0" w:color="000000"/>
              <w:bottom w:val="single" w:sz="4" w:space="0" w:color="000000"/>
              <w:right w:val="single" w:sz="4" w:space="0" w:color="000000"/>
            </w:tcBorders>
            <w:hideMark/>
          </w:tcPr>
          <w:p w14:paraId="0BB3166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328469C1" w14:textId="77777777" w:rsidTr="00693EC6">
        <w:trPr>
          <w:trHeight w:val="388"/>
        </w:trPr>
        <w:tc>
          <w:tcPr>
            <w:tcW w:w="2836" w:type="dxa"/>
            <w:gridSpan w:val="2"/>
            <w:tcBorders>
              <w:top w:val="single" w:sz="4" w:space="0" w:color="000000"/>
              <w:left w:val="single" w:sz="4" w:space="0" w:color="000000"/>
              <w:bottom w:val="single" w:sz="4" w:space="0" w:color="000000"/>
              <w:right w:val="single" w:sz="4" w:space="0" w:color="000000"/>
            </w:tcBorders>
            <w:hideMark/>
          </w:tcPr>
          <w:p w14:paraId="7E0F5B7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39" w:type="dxa"/>
            <w:gridSpan w:val="2"/>
            <w:tcBorders>
              <w:top w:val="single" w:sz="4" w:space="0" w:color="000000"/>
              <w:left w:val="single" w:sz="4" w:space="0" w:color="000000"/>
              <w:bottom w:val="single" w:sz="4" w:space="0" w:color="000000"/>
              <w:right w:val="single" w:sz="4" w:space="0" w:color="000000"/>
            </w:tcBorders>
            <w:hideMark/>
          </w:tcPr>
          <w:p w14:paraId="2E348546"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09" w:type="dxa"/>
            <w:tcBorders>
              <w:top w:val="single" w:sz="4" w:space="0" w:color="000000"/>
              <w:left w:val="single" w:sz="4" w:space="0" w:color="000000"/>
              <w:bottom w:val="single" w:sz="4" w:space="0" w:color="000000"/>
              <w:right w:val="single" w:sz="4" w:space="0" w:color="000000"/>
            </w:tcBorders>
            <w:hideMark/>
          </w:tcPr>
          <w:p w14:paraId="2FE9AC5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1765D761" w14:textId="77777777" w:rsidTr="00693EC6">
        <w:trPr>
          <w:trHeight w:val="860"/>
        </w:trPr>
        <w:tc>
          <w:tcPr>
            <w:tcW w:w="2836" w:type="dxa"/>
            <w:gridSpan w:val="2"/>
            <w:tcBorders>
              <w:top w:val="single" w:sz="4" w:space="0" w:color="000000"/>
              <w:left w:val="single" w:sz="4" w:space="0" w:color="000000"/>
              <w:bottom w:val="single" w:sz="4" w:space="0" w:color="000000"/>
              <w:right w:val="single" w:sz="4" w:space="0" w:color="000000"/>
            </w:tcBorders>
          </w:tcPr>
          <w:p w14:paraId="1CD9F22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702B57E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案件詳情</w:t>
            </w:r>
          </w:p>
          <w:p w14:paraId="49D7DFF5" w14:textId="77777777" w:rsidR="001B3463" w:rsidRPr="00FB3979" w:rsidRDefault="001B3463">
            <w:pPr>
              <w:rPr>
                <w:rFonts w:ascii="Times New Roman" w:eastAsia="標楷體" w:hAnsi="Times New Roman" w:cs="標楷體"/>
              </w:rPr>
            </w:pPr>
          </w:p>
          <w:p w14:paraId="79B785E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1098EF33"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3139" w:type="dxa"/>
            <w:gridSpan w:val="2"/>
            <w:tcBorders>
              <w:top w:val="single" w:sz="4" w:space="0" w:color="000000"/>
              <w:left w:val="single" w:sz="4" w:space="0" w:color="000000"/>
              <w:bottom w:val="single" w:sz="4" w:space="0" w:color="000000"/>
              <w:right w:val="single" w:sz="4" w:space="0" w:color="000000"/>
            </w:tcBorders>
          </w:tcPr>
          <w:p w14:paraId="561D29C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p w14:paraId="37D9991B" w14:textId="77777777" w:rsidR="001B3463" w:rsidRPr="00FB3979" w:rsidRDefault="001B3463">
            <w:pPr>
              <w:rPr>
                <w:rFonts w:ascii="Times New Roman" w:eastAsia="標楷體" w:hAnsi="Times New Roman" w:cs="標楷體"/>
              </w:rPr>
            </w:pPr>
          </w:p>
        </w:tc>
        <w:tc>
          <w:tcPr>
            <w:tcW w:w="2809" w:type="dxa"/>
            <w:tcBorders>
              <w:top w:val="single" w:sz="4" w:space="0" w:color="000000"/>
              <w:left w:val="single" w:sz="4" w:space="0" w:color="000000"/>
              <w:bottom w:val="single" w:sz="4" w:space="0" w:color="000000"/>
              <w:right w:val="single" w:sz="4" w:space="0" w:color="000000"/>
            </w:tcBorders>
            <w:hideMark/>
          </w:tcPr>
          <w:p w14:paraId="31D36F69" w14:textId="64200945" w:rsidR="001B3463" w:rsidRPr="00FB3979" w:rsidRDefault="001B3463">
            <w:pPr>
              <w:rPr>
                <w:rFonts w:ascii="Times New Roman" w:eastAsia="標楷體" w:hAnsi="Times New Roman" w:cs="標楷體"/>
                <w:highlight w:val="yellow"/>
              </w:rPr>
            </w:pPr>
            <w:r w:rsidRPr="00FB3979">
              <w:rPr>
                <w:rFonts w:ascii="Times New Roman" w:eastAsia="標楷體" w:hAnsi="Times New Roman" w:cs="標楷體" w:hint="eastAsia"/>
              </w:rPr>
              <w:t>顯示回覆完成的申報單回覆彈跳視窗，</w:t>
            </w:r>
            <w:r w:rsidRPr="002E6895">
              <w:rPr>
                <w:rFonts w:ascii="Times New Roman" w:eastAsia="標楷體" w:hAnsi="Times New Roman" w:cs="標楷體" w:hint="eastAsia"/>
              </w:rPr>
              <w:t>使用者介面與圖</w:t>
            </w:r>
            <w:r w:rsidR="002E6895">
              <w:rPr>
                <w:rFonts w:ascii="Times New Roman" w:eastAsia="標楷體" w:hAnsi="Times New Roman" w:cs="標楷體" w:hint="eastAsia"/>
              </w:rPr>
              <w:t xml:space="preserve"> 38</w:t>
            </w:r>
            <w:r w:rsidRPr="002E6895">
              <w:rPr>
                <w:rFonts w:ascii="Times New Roman" w:eastAsia="標楷體" w:hAnsi="Times New Roman" w:cs="標楷體" w:hint="eastAsia"/>
              </w:rPr>
              <w:t>相似</w:t>
            </w:r>
          </w:p>
        </w:tc>
      </w:tr>
      <w:tr w:rsidR="001B3463" w:rsidRPr="00FB3979" w14:paraId="39D608DF" w14:textId="77777777" w:rsidTr="002C7A56">
        <w:trPr>
          <w:trHeight w:val="177"/>
        </w:trPr>
        <w:tc>
          <w:tcPr>
            <w:tcW w:w="1190" w:type="dxa"/>
            <w:tcBorders>
              <w:top w:val="single" w:sz="4" w:space="0" w:color="000000"/>
              <w:left w:val="single" w:sz="4" w:space="0" w:color="000000"/>
              <w:bottom w:val="single" w:sz="4" w:space="0" w:color="000000"/>
              <w:right w:val="single" w:sz="4" w:space="0" w:color="000000"/>
            </w:tcBorders>
            <w:hideMark/>
          </w:tcPr>
          <w:p w14:paraId="39045B9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4" w:type="dxa"/>
            <w:gridSpan w:val="4"/>
            <w:tcBorders>
              <w:top w:val="single" w:sz="4" w:space="0" w:color="000000"/>
              <w:left w:val="single" w:sz="4" w:space="0" w:color="000000"/>
              <w:bottom w:val="single" w:sz="4" w:space="0" w:color="000000"/>
              <w:right w:val="single" w:sz="4" w:space="0" w:color="000000"/>
            </w:tcBorders>
          </w:tcPr>
          <w:p w14:paraId="773B526D" w14:textId="77777777" w:rsidR="001B3463" w:rsidRPr="00FB3979" w:rsidRDefault="001B3463">
            <w:pPr>
              <w:rPr>
                <w:rFonts w:ascii="Times New Roman" w:eastAsia="標楷體" w:hAnsi="Times New Roman" w:cs="標楷體"/>
                <w:noProof/>
                <w:highlight w:val="yellow"/>
              </w:rPr>
            </w:pPr>
          </w:p>
        </w:tc>
      </w:tr>
    </w:tbl>
    <w:p w14:paraId="631F34CB" w14:textId="77777777" w:rsidR="001B3463" w:rsidRPr="00FB3979" w:rsidRDefault="001B3463" w:rsidP="001B3463">
      <w:pPr>
        <w:rPr>
          <w:rFonts w:ascii="Times New Roman" w:eastAsia="標楷體" w:hAnsi="Times New Roman"/>
        </w:rPr>
      </w:pPr>
    </w:p>
    <w:p w14:paraId="30C1DE8F" w14:textId="192C768E" w:rsidR="00617691" w:rsidRPr="00FB3979" w:rsidRDefault="00DA661C" w:rsidP="00A611FB">
      <w:pPr>
        <w:pStyle w:val="3"/>
        <w:rPr>
          <w:rFonts w:ascii="Times New Roman" w:hAnsi="Times New Roman"/>
        </w:rPr>
      </w:pPr>
      <w:bookmarkStart w:id="366" w:name="_Toc152334258"/>
      <w:bookmarkStart w:id="367" w:name="_Toc152426450"/>
      <w:bookmarkStart w:id="368" w:name="_Toc152677822"/>
      <w:r w:rsidRPr="00FB3979">
        <w:rPr>
          <w:rFonts w:ascii="Times New Roman" w:hAnsi="Times New Roman" w:hint="eastAsia"/>
        </w:rPr>
        <w:t>3</w:t>
      </w:r>
      <w:r w:rsidRPr="00FB3979">
        <w:rPr>
          <w:rFonts w:ascii="Times New Roman" w:hAnsi="Times New Roman"/>
        </w:rPr>
        <w:t>.6</w:t>
      </w:r>
      <w:r w:rsidR="00617691" w:rsidRPr="00FB3979">
        <w:rPr>
          <w:rFonts w:ascii="Times New Roman" w:hAnsi="Times New Roman" w:hint="eastAsia"/>
        </w:rPr>
        <w:t>客戶</w:t>
      </w:r>
      <w:bookmarkEnd w:id="366"/>
      <w:bookmarkEnd w:id="367"/>
      <w:bookmarkEnd w:id="368"/>
    </w:p>
    <w:p w14:paraId="79E4751D" w14:textId="4C6DDC5C" w:rsidR="0020777C" w:rsidRPr="00FB3979" w:rsidRDefault="0020777C" w:rsidP="0020777C">
      <w:pPr>
        <w:pStyle w:val="4"/>
        <w:ind w:left="720"/>
      </w:pPr>
      <w:bookmarkStart w:id="369" w:name="_Toc152677823"/>
      <w:r w:rsidRPr="00FB3979">
        <w:rPr>
          <w:rFonts w:hint="eastAsia"/>
        </w:rPr>
        <w:t xml:space="preserve">1-5-1 </w:t>
      </w:r>
      <w:r w:rsidRPr="00FB3979">
        <w:rPr>
          <w:rFonts w:hint="eastAsia"/>
        </w:rPr>
        <w:t>申報狀況追蹤</w:t>
      </w:r>
      <w:bookmarkEnd w:id="369"/>
    </w:p>
    <w:p w14:paraId="2B626C60" w14:textId="77777777" w:rsidR="0020777C" w:rsidRPr="00FB3979" w:rsidRDefault="0020777C" w:rsidP="0020777C">
      <w:pPr>
        <w:rPr>
          <w:rFonts w:ascii="Times New Roman" w:eastAsia="標楷體" w:hAnsi="Times New Roman"/>
        </w:rPr>
      </w:pPr>
    </w:p>
    <w:p w14:paraId="3F392B29" w14:textId="2F48AF3F" w:rsidR="001B3463" w:rsidRPr="00FB3979" w:rsidRDefault="001B3463" w:rsidP="00A611FB">
      <w:pPr>
        <w:pStyle w:val="a9"/>
      </w:pPr>
      <w:bookmarkStart w:id="370" w:name="_Toc152421500"/>
      <w:bookmarkStart w:id="371" w:name="_Toc152716510"/>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29</w:t>
      </w:r>
      <w:r w:rsidRPr="00FB3979">
        <w:rPr>
          <w:rFonts w:hint="eastAsia"/>
        </w:rPr>
        <w:fldChar w:fldCharType="end"/>
      </w:r>
      <w:r w:rsidRPr="00FB3979">
        <w:rPr>
          <w:rFonts w:hint="eastAsia"/>
        </w:rPr>
        <w:t xml:space="preserve">  1-5-1 </w:t>
      </w:r>
      <w:r w:rsidRPr="00FB3979">
        <w:rPr>
          <w:rFonts w:hint="eastAsia"/>
        </w:rPr>
        <w:t>申報狀況追蹤</w:t>
      </w:r>
      <w:bookmarkEnd w:id="370"/>
      <w:bookmarkEnd w:id="371"/>
    </w:p>
    <w:tbl>
      <w:tblPr>
        <w:tblpPr w:leftFromText="180" w:rightFromText="180" w:vertAnchor="text" w:horzAnchor="margin" w:tblpY="42"/>
        <w:tblW w:w="8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6"/>
        <w:gridCol w:w="1657"/>
        <w:gridCol w:w="1549"/>
        <w:gridCol w:w="1609"/>
        <w:gridCol w:w="2797"/>
      </w:tblGrid>
      <w:tr w:rsidR="001B3463" w:rsidRPr="00FB3979" w14:paraId="2E1AA15A" w14:textId="77777777" w:rsidTr="00693EC6">
        <w:trPr>
          <w:trHeight w:val="69"/>
        </w:trPr>
        <w:tc>
          <w:tcPr>
            <w:tcW w:w="8808" w:type="dxa"/>
            <w:gridSpan w:val="5"/>
            <w:tcBorders>
              <w:top w:val="single" w:sz="4" w:space="0" w:color="000000"/>
              <w:left w:val="single" w:sz="4" w:space="0" w:color="000000"/>
              <w:bottom w:val="single" w:sz="4" w:space="0" w:color="000000"/>
              <w:right w:val="single" w:sz="4" w:space="0" w:color="000000"/>
            </w:tcBorders>
            <w:hideMark/>
          </w:tcPr>
          <w:p w14:paraId="0F398E7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1-5-1</w:t>
            </w:r>
            <w:r w:rsidRPr="00FB3979">
              <w:rPr>
                <w:rFonts w:ascii="Times New Roman" w:eastAsia="標楷體" w:hAnsi="Times New Roman" w:cs="標楷體" w:hint="eastAsia"/>
              </w:rPr>
              <w:t>申報狀況追蹤</w:t>
            </w:r>
          </w:p>
        </w:tc>
      </w:tr>
      <w:tr w:rsidR="001B3463" w:rsidRPr="00FB3979" w14:paraId="56AC46E8" w14:textId="77777777" w:rsidTr="00693EC6">
        <w:trPr>
          <w:trHeight w:val="64"/>
        </w:trPr>
        <w:tc>
          <w:tcPr>
            <w:tcW w:w="8808" w:type="dxa"/>
            <w:gridSpan w:val="5"/>
            <w:tcBorders>
              <w:top w:val="single" w:sz="4" w:space="0" w:color="000000"/>
              <w:left w:val="single" w:sz="4" w:space="0" w:color="000000"/>
              <w:bottom w:val="single" w:sz="4" w:space="0" w:color="000000"/>
              <w:right w:val="single" w:sz="4" w:space="0" w:color="000000"/>
            </w:tcBorders>
            <w:hideMark/>
          </w:tcPr>
          <w:p w14:paraId="4EACCFCA"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客戶可</w:t>
            </w:r>
            <w:r w:rsidRPr="00FB3979">
              <w:rPr>
                <w:rFonts w:ascii="Times New Roman" w:eastAsia="標楷體" w:hAnsi="Times New Roman" w:hint="eastAsia"/>
              </w:rPr>
              <w:t>查看自己的申報單清單及處理情形</w:t>
            </w:r>
          </w:p>
        </w:tc>
      </w:tr>
      <w:tr w:rsidR="001B3463" w:rsidRPr="00FB3979" w14:paraId="26BF1019" w14:textId="77777777" w:rsidTr="00693EC6">
        <w:trPr>
          <w:trHeight w:val="69"/>
        </w:trPr>
        <w:tc>
          <w:tcPr>
            <w:tcW w:w="4402" w:type="dxa"/>
            <w:gridSpan w:val="3"/>
            <w:tcBorders>
              <w:top w:val="single" w:sz="4" w:space="0" w:color="000000"/>
              <w:left w:val="single" w:sz="4" w:space="0" w:color="000000"/>
              <w:bottom w:val="single" w:sz="4" w:space="0" w:color="000000"/>
              <w:right w:val="single" w:sz="4" w:space="0" w:color="000000"/>
            </w:tcBorders>
            <w:hideMark/>
          </w:tcPr>
          <w:p w14:paraId="2A2919E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05" w:type="dxa"/>
            <w:gridSpan w:val="2"/>
            <w:tcBorders>
              <w:top w:val="single" w:sz="4" w:space="0" w:color="000000"/>
              <w:left w:val="single" w:sz="4" w:space="0" w:color="000000"/>
              <w:bottom w:val="single" w:sz="4" w:space="0" w:color="000000"/>
              <w:right w:val="single" w:sz="4" w:space="0" w:color="000000"/>
            </w:tcBorders>
            <w:hideMark/>
          </w:tcPr>
          <w:p w14:paraId="05D3BB2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1AB383B2" w14:textId="77777777" w:rsidTr="00693EC6">
        <w:trPr>
          <w:trHeight w:val="72"/>
        </w:trPr>
        <w:tc>
          <w:tcPr>
            <w:tcW w:w="2853" w:type="dxa"/>
            <w:gridSpan w:val="2"/>
            <w:tcBorders>
              <w:top w:val="single" w:sz="4" w:space="0" w:color="000000"/>
              <w:left w:val="single" w:sz="4" w:space="0" w:color="000000"/>
              <w:bottom w:val="single" w:sz="4" w:space="0" w:color="000000"/>
              <w:right w:val="single" w:sz="4" w:space="0" w:color="000000"/>
            </w:tcBorders>
            <w:hideMark/>
          </w:tcPr>
          <w:p w14:paraId="0AD9558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58" w:type="dxa"/>
            <w:gridSpan w:val="2"/>
            <w:tcBorders>
              <w:top w:val="single" w:sz="4" w:space="0" w:color="000000"/>
              <w:left w:val="single" w:sz="4" w:space="0" w:color="000000"/>
              <w:bottom w:val="single" w:sz="4" w:space="0" w:color="000000"/>
              <w:right w:val="single" w:sz="4" w:space="0" w:color="000000"/>
            </w:tcBorders>
            <w:hideMark/>
          </w:tcPr>
          <w:p w14:paraId="4EB278E7"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95" w:type="dxa"/>
            <w:tcBorders>
              <w:top w:val="single" w:sz="4" w:space="0" w:color="000000"/>
              <w:left w:val="single" w:sz="4" w:space="0" w:color="000000"/>
              <w:bottom w:val="single" w:sz="4" w:space="0" w:color="000000"/>
              <w:right w:val="single" w:sz="4" w:space="0" w:color="000000"/>
            </w:tcBorders>
            <w:hideMark/>
          </w:tcPr>
          <w:p w14:paraId="2FD5087E"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07A2CD41" w14:textId="77777777" w:rsidTr="00693EC6">
        <w:trPr>
          <w:trHeight w:val="164"/>
        </w:trPr>
        <w:tc>
          <w:tcPr>
            <w:tcW w:w="2853" w:type="dxa"/>
            <w:gridSpan w:val="2"/>
            <w:tcBorders>
              <w:top w:val="single" w:sz="4" w:space="0" w:color="000000"/>
              <w:left w:val="single" w:sz="4" w:space="0" w:color="000000"/>
              <w:bottom w:val="single" w:sz="4" w:space="0" w:color="auto"/>
              <w:right w:val="single" w:sz="4" w:space="0" w:color="000000"/>
            </w:tcBorders>
            <w:hideMark/>
          </w:tcPr>
          <w:p w14:paraId="73D006C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0EA1B6B9"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查看詳情</w:t>
            </w:r>
          </w:p>
        </w:tc>
        <w:tc>
          <w:tcPr>
            <w:tcW w:w="3158" w:type="dxa"/>
            <w:gridSpan w:val="2"/>
            <w:tcBorders>
              <w:top w:val="single" w:sz="4" w:space="0" w:color="000000"/>
              <w:left w:val="single" w:sz="4" w:space="0" w:color="000000"/>
              <w:bottom w:val="single" w:sz="4" w:space="0" w:color="auto"/>
              <w:right w:val="single" w:sz="4" w:space="0" w:color="000000"/>
            </w:tcBorders>
            <w:hideMark/>
          </w:tcPr>
          <w:p w14:paraId="6CEB9F5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795" w:type="dxa"/>
            <w:tcBorders>
              <w:top w:val="single" w:sz="4" w:space="0" w:color="000000"/>
              <w:left w:val="single" w:sz="4" w:space="0" w:color="000000"/>
              <w:bottom w:val="single" w:sz="4" w:space="0" w:color="auto"/>
              <w:right w:val="single" w:sz="4" w:space="0" w:color="000000"/>
            </w:tcBorders>
            <w:hideMark/>
          </w:tcPr>
          <w:p w14:paraId="264D898E" w14:textId="5AB09E17" w:rsidR="001B3463" w:rsidRPr="00FB3979" w:rsidRDefault="001B3463" w:rsidP="002E6895">
            <w:pPr>
              <w:rPr>
                <w:rFonts w:ascii="Times New Roman" w:eastAsia="標楷體" w:hAnsi="Times New Roman" w:cs="標楷體"/>
              </w:rPr>
            </w:pPr>
            <w:r w:rsidRPr="00FB3979">
              <w:rPr>
                <w:rFonts w:ascii="Times New Roman" w:eastAsia="標楷體" w:hAnsi="Times New Roman" w:cs="標楷體" w:hint="eastAsia"/>
              </w:rPr>
              <w:t>顯示該客戶</w:t>
            </w:r>
            <w:r w:rsidR="002E6895" w:rsidRPr="002E6895">
              <w:rPr>
                <w:rFonts w:ascii="Times New Roman" w:eastAsia="標楷體" w:hAnsi="Times New Roman" w:cs="標楷體" w:hint="eastAsia"/>
              </w:rPr>
              <w:t>申報狀況追蹤清單</w:t>
            </w:r>
            <w:r w:rsidRPr="00FB3979">
              <w:rPr>
                <w:rFonts w:ascii="Times New Roman" w:eastAsia="標楷體" w:hAnsi="Times New Roman" w:cs="標楷體" w:hint="eastAsia"/>
              </w:rPr>
              <w:t>，如圖</w:t>
            </w:r>
            <w:r w:rsidR="007141B3">
              <w:rPr>
                <w:rFonts w:ascii="Times New Roman" w:eastAsia="標楷體" w:hAnsi="Times New Roman" w:cs="標楷體" w:hint="eastAsia"/>
              </w:rPr>
              <w:t>41</w:t>
            </w:r>
          </w:p>
        </w:tc>
      </w:tr>
      <w:tr w:rsidR="001B3463" w:rsidRPr="00FB3979" w14:paraId="5541836D" w14:textId="77777777" w:rsidTr="00693EC6">
        <w:trPr>
          <w:trHeight w:val="64"/>
        </w:trPr>
        <w:tc>
          <w:tcPr>
            <w:tcW w:w="2853" w:type="dxa"/>
            <w:gridSpan w:val="2"/>
            <w:tcBorders>
              <w:top w:val="single" w:sz="4" w:space="0" w:color="auto"/>
              <w:left w:val="single" w:sz="4" w:space="0" w:color="000000"/>
              <w:bottom w:val="single" w:sz="4" w:space="0" w:color="000000"/>
              <w:right w:val="single" w:sz="4" w:space="0" w:color="000000"/>
            </w:tcBorders>
          </w:tcPr>
          <w:p w14:paraId="0BA8E0BA" w14:textId="77777777" w:rsidR="001B3463" w:rsidRPr="00FB3979" w:rsidRDefault="001B3463">
            <w:pPr>
              <w:rPr>
                <w:rFonts w:ascii="Times New Roman" w:eastAsia="標楷體" w:hAnsi="Times New Roman" w:cs="標楷體"/>
              </w:rPr>
            </w:pPr>
          </w:p>
        </w:tc>
        <w:tc>
          <w:tcPr>
            <w:tcW w:w="3158" w:type="dxa"/>
            <w:gridSpan w:val="2"/>
            <w:tcBorders>
              <w:top w:val="single" w:sz="4" w:space="0" w:color="auto"/>
              <w:left w:val="single" w:sz="4" w:space="0" w:color="000000"/>
              <w:bottom w:val="single" w:sz="4" w:space="0" w:color="000000"/>
              <w:right w:val="single" w:sz="4" w:space="0" w:color="000000"/>
            </w:tcBorders>
          </w:tcPr>
          <w:p w14:paraId="68C1F63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根據所點選的申報單，從資料庫載入對應的申報單資料</w:t>
            </w:r>
          </w:p>
          <w:p w14:paraId="740E9F99" w14:textId="77777777" w:rsidR="001B3463" w:rsidRPr="00FB3979" w:rsidRDefault="001B3463">
            <w:pPr>
              <w:rPr>
                <w:rFonts w:ascii="Times New Roman" w:eastAsia="標楷體" w:hAnsi="Times New Roman" w:cs="標楷體"/>
              </w:rPr>
            </w:pPr>
          </w:p>
        </w:tc>
        <w:tc>
          <w:tcPr>
            <w:tcW w:w="2795" w:type="dxa"/>
            <w:tcBorders>
              <w:top w:val="single" w:sz="4" w:space="0" w:color="auto"/>
              <w:left w:val="single" w:sz="4" w:space="0" w:color="000000"/>
              <w:bottom w:val="single" w:sz="4" w:space="0" w:color="000000"/>
              <w:right w:val="single" w:sz="4" w:space="0" w:color="000000"/>
            </w:tcBorders>
            <w:hideMark/>
          </w:tcPr>
          <w:p w14:paraId="700D9CB3" w14:textId="77B30E10"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顯示該客戶</w:t>
            </w:r>
            <w:r w:rsidR="002E6895" w:rsidRPr="002E6895">
              <w:rPr>
                <w:rFonts w:ascii="Times New Roman" w:eastAsia="標楷體" w:hAnsi="Times New Roman" w:cs="標楷體" w:hint="eastAsia"/>
              </w:rPr>
              <w:t>申報狀況追蹤詳情</w:t>
            </w:r>
            <w:r w:rsidRPr="00FB3979">
              <w:rPr>
                <w:rFonts w:ascii="Times New Roman" w:eastAsia="標楷體" w:hAnsi="Times New Roman" w:hint="eastAsia"/>
              </w:rPr>
              <w:t>，如圖</w:t>
            </w:r>
            <w:r w:rsidR="007141B3">
              <w:rPr>
                <w:rFonts w:ascii="Times New Roman" w:eastAsia="標楷體" w:hAnsi="Times New Roman" w:hint="eastAsia"/>
              </w:rPr>
              <w:t>42</w:t>
            </w:r>
          </w:p>
        </w:tc>
      </w:tr>
      <w:tr w:rsidR="001B3463" w:rsidRPr="00FB3979" w14:paraId="7473C4FF" w14:textId="77777777" w:rsidTr="00693EC6">
        <w:trPr>
          <w:trHeight w:val="69"/>
        </w:trPr>
        <w:tc>
          <w:tcPr>
            <w:tcW w:w="1196" w:type="dxa"/>
            <w:tcBorders>
              <w:top w:val="single" w:sz="4" w:space="0" w:color="000000"/>
              <w:left w:val="single" w:sz="4" w:space="0" w:color="000000"/>
              <w:bottom w:val="single" w:sz="4" w:space="0" w:color="000000"/>
              <w:right w:val="single" w:sz="4" w:space="0" w:color="000000"/>
            </w:tcBorders>
            <w:hideMark/>
          </w:tcPr>
          <w:p w14:paraId="4D5BC4F0"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1" w:type="dxa"/>
            <w:gridSpan w:val="4"/>
            <w:tcBorders>
              <w:top w:val="single" w:sz="4" w:space="0" w:color="000000"/>
              <w:left w:val="single" w:sz="4" w:space="0" w:color="000000"/>
              <w:bottom w:val="single" w:sz="4" w:space="0" w:color="000000"/>
              <w:right w:val="single" w:sz="4" w:space="0" w:color="000000"/>
            </w:tcBorders>
          </w:tcPr>
          <w:p w14:paraId="549F0AF2" w14:textId="77777777" w:rsidR="001B3463" w:rsidRPr="00FB3979" w:rsidRDefault="001B3463">
            <w:pPr>
              <w:rPr>
                <w:rFonts w:ascii="Times New Roman" w:eastAsia="標楷體" w:hAnsi="Times New Roman" w:cs="標楷體"/>
              </w:rPr>
            </w:pPr>
          </w:p>
        </w:tc>
      </w:tr>
    </w:tbl>
    <w:p w14:paraId="36878CC2" w14:textId="4EA10CF5"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708ECD1A" w14:textId="77777777" w:rsidR="002C7A56" w:rsidRPr="00FB3979" w:rsidRDefault="002C7A56" w:rsidP="001B3463">
      <w:pPr>
        <w:rPr>
          <w:rFonts w:ascii="Times New Roman" w:eastAsia="標楷體" w:hAnsi="Times New Roman" w:cs="標楷體"/>
          <w:noProof/>
        </w:rPr>
      </w:pPr>
    </w:p>
    <w:p w14:paraId="092FB091"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184BCB4F" wp14:editId="5FF5EDCB">
            <wp:extent cx="5588000" cy="1888214"/>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03208" cy="1893353"/>
                    </a:xfrm>
                    <a:prstGeom prst="rect">
                      <a:avLst/>
                    </a:prstGeom>
                    <a:noFill/>
                    <a:ln>
                      <a:noFill/>
                    </a:ln>
                  </pic:spPr>
                </pic:pic>
              </a:graphicData>
            </a:graphic>
          </wp:inline>
        </w:drawing>
      </w:r>
    </w:p>
    <w:p w14:paraId="4F7A8221" w14:textId="79AB830D" w:rsidR="001B3463" w:rsidRPr="00FB3979" w:rsidRDefault="001B3463" w:rsidP="002C7A56">
      <w:pPr>
        <w:pStyle w:val="a9"/>
        <w:rPr>
          <w:b/>
          <w:bCs/>
        </w:rPr>
      </w:pPr>
      <w:bookmarkStart w:id="372" w:name="_Toc152429949"/>
      <w:bookmarkStart w:id="373" w:name="_Toc152716140"/>
      <w:r w:rsidRPr="00FB3979">
        <w:softHyphen/>
      </w:r>
      <w:r w:rsidRPr="00FB3979">
        <w:rPr>
          <w:noProof/>
        </w:rPr>
        <w:t xml:space="preserve"> </w:t>
      </w:r>
      <w:r w:rsidRPr="00FB3979">
        <w:rPr>
          <w:noProof/>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41</w:t>
      </w:r>
      <w:r w:rsidRPr="00FB3979">
        <w:rPr>
          <w:rFonts w:hint="eastAsia"/>
          <w:b/>
          <w:bCs/>
        </w:rPr>
        <w:fldChar w:fldCharType="end"/>
      </w:r>
      <w:r w:rsidRPr="00FB3979">
        <w:rPr>
          <w:rFonts w:hint="eastAsia"/>
          <w:b/>
          <w:bCs/>
        </w:rPr>
        <w:t xml:space="preserve">  </w:t>
      </w:r>
      <w:r w:rsidRPr="00FB3979">
        <w:rPr>
          <w:rFonts w:hint="eastAsia"/>
          <w:b/>
          <w:bCs/>
        </w:rPr>
        <w:t>申報狀況追蹤</w:t>
      </w:r>
      <w:bookmarkEnd w:id="372"/>
      <w:r w:rsidR="002E6895">
        <w:rPr>
          <w:rFonts w:hint="eastAsia"/>
          <w:b/>
          <w:bCs/>
        </w:rPr>
        <w:t>清單</w:t>
      </w:r>
      <w:bookmarkEnd w:id="373"/>
    </w:p>
    <w:p w14:paraId="29DF1CE8" w14:textId="77777777" w:rsidR="001B3463" w:rsidRPr="00FB3979" w:rsidRDefault="001B3463" w:rsidP="00D3262A">
      <w:pPr>
        <w:jc w:val="center"/>
        <w:rPr>
          <w:rFonts w:ascii="Times New Roman" w:eastAsia="標楷體" w:hAnsi="Times New Roman"/>
        </w:rPr>
      </w:pPr>
      <w:r w:rsidRPr="00FB3979">
        <w:rPr>
          <w:rFonts w:ascii="Times New Roman" w:eastAsia="標楷體" w:hAnsi="Times New Roman"/>
          <w:noProof/>
        </w:rPr>
        <w:lastRenderedPageBreak/>
        <w:drawing>
          <wp:inline distT="0" distB="0" distL="0" distR="0" wp14:anchorId="147F1929" wp14:editId="064CB2A8">
            <wp:extent cx="4958862" cy="3083714"/>
            <wp:effectExtent l="0" t="0" r="0" b="254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88229" cy="3101976"/>
                    </a:xfrm>
                    <a:prstGeom prst="rect">
                      <a:avLst/>
                    </a:prstGeom>
                    <a:noFill/>
                    <a:ln>
                      <a:noFill/>
                    </a:ln>
                  </pic:spPr>
                </pic:pic>
              </a:graphicData>
            </a:graphic>
          </wp:inline>
        </w:drawing>
      </w:r>
      <w:r w:rsidRPr="00FB3979">
        <w:rPr>
          <w:rFonts w:ascii="Times New Roman" w:eastAsia="標楷體" w:hAnsi="Times New Roman"/>
          <w:noProof/>
        </w:rPr>
        <w:drawing>
          <wp:inline distT="0" distB="0" distL="0" distR="0" wp14:anchorId="53B5CAFD" wp14:editId="08CB77DE">
            <wp:extent cx="4994031" cy="2337631"/>
            <wp:effectExtent l="0" t="0" r="0" b="5715"/>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9"/>
                    <pic:cNvPicPr>
                      <a:picLocks noChangeAspect="1" noChangeArrowheads="1"/>
                    </pic:cNvPicPr>
                  </pic:nvPicPr>
                  <pic:blipFill>
                    <a:blip r:embed="rId65">
                      <a:extLst>
                        <a:ext uri="{28A0092B-C50C-407E-A947-70E740481C1C}">
                          <a14:useLocalDpi xmlns:a14="http://schemas.microsoft.com/office/drawing/2010/main" val="0"/>
                        </a:ext>
                      </a:extLst>
                    </a:blip>
                    <a:srcRect b="15414"/>
                    <a:stretch>
                      <a:fillRect/>
                    </a:stretch>
                  </pic:blipFill>
                  <pic:spPr bwMode="auto">
                    <a:xfrm>
                      <a:off x="0" y="0"/>
                      <a:ext cx="5056783" cy="2367004"/>
                    </a:xfrm>
                    <a:prstGeom prst="rect">
                      <a:avLst/>
                    </a:prstGeom>
                    <a:noFill/>
                    <a:ln>
                      <a:noFill/>
                    </a:ln>
                  </pic:spPr>
                </pic:pic>
              </a:graphicData>
            </a:graphic>
          </wp:inline>
        </w:drawing>
      </w:r>
    </w:p>
    <w:p w14:paraId="6F64BFDA" w14:textId="77777777" w:rsidR="001B3463" w:rsidRPr="00FB3979" w:rsidRDefault="001B3463" w:rsidP="00D3262A">
      <w:pPr>
        <w:jc w:val="center"/>
        <w:rPr>
          <w:rFonts w:ascii="Times New Roman" w:eastAsia="標楷體" w:hAnsi="Times New Roman"/>
        </w:rPr>
      </w:pPr>
      <w:r w:rsidRPr="00FB3979">
        <w:rPr>
          <w:rFonts w:ascii="Times New Roman" w:eastAsia="標楷體" w:hAnsi="Times New Roman"/>
          <w:noProof/>
        </w:rPr>
        <w:drawing>
          <wp:inline distT="0" distB="0" distL="0" distR="0" wp14:anchorId="2EB162A9" wp14:editId="07F1F8E1">
            <wp:extent cx="4972927" cy="1420837"/>
            <wp:effectExtent l="0" t="0" r="0" b="825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3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34479" cy="1438423"/>
                    </a:xfrm>
                    <a:prstGeom prst="rect">
                      <a:avLst/>
                    </a:prstGeom>
                    <a:noFill/>
                    <a:ln>
                      <a:noFill/>
                    </a:ln>
                  </pic:spPr>
                </pic:pic>
              </a:graphicData>
            </a:graphic>
          </wp:inline>
        </w:drawing>
      </w:r>
    </w:p>
    <w:p w14:paraId="07210AA8" w14:textId="77777777" w:rsidR="001B3463" w:rsidRPr="00FB3979" w:rsidRDefault="001B3463" w:rsidP="00D3262A">
      <w:pPr>
        <w:jc w:val="center"/>
        <w:rPr>
          <w:rFonts w:ascii="Times New Roman" w:eastAsia="標楷體" w:hAnsi="Times New Roman"/>
        </w:rPr>
      </w:pPr>
      <w:r w:rsidRPr="00FB3979">
        <w:rPr>
          <w:rFonts w:ascii="Times New Roman" w:eastAsia="標楷體" w:hAnsi="Times New Roman"/>
          <w:noProof/>
        </w:rPr>
        <w:drawing>
          <wp:inline distT="0" distB="0" distL="0" distR="0" wp14:anchorId="5D1481F1" wp14:editId="4E17DACE">
            <wp:extent cx="5019843" cy="1716259"/>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36950" cy="1756297"/>
                    </a:xfrm>
                    <a:prstGeom prst="rect">
                      <a:avLst/>
                    </a:prstGeom>
                    <a:noFill/>
                    <a:ln>
                      <a:noFill/>
                    </a:ln>
                  </pic:spPr>
                </pic:pic>
              </a:graphicData>
            </a:graphic>
          </wp:inline>
        </w:drawing>
      </w:r>
    </w:p>
    <w:p w14:paraId="08C65A4D" w14:textId="4FC3AF71" w:rsidR="001B3463" w:rsidRPr="00FB3979" w:rsidRDefault="001B3463" w:rsidP="00D3262A">
      <w:pPr>
        <w:pStyle w:val="a9"/>
        <w:rPr>
          <w:b/>
          <w:bCs/>
        </w:rPr>
      </w:pPr>
      <w:bookmarkStart w:id="374" w:name="_Toc152429950"/>
      <w:bookmarkStart w:id="375" w:name="_Toc152716141"/>
      <w:r w:rsidRPr="00FB3979">
        <w:softHyphen/>
      </w:r>
      <w:r w:rsidRPr="00FB3979">
        <w:rPr>
          <w:noProof/>
        </w:rPr>
        <w:t xml:space="preserve"> </w:t>
      </w:r>
      <w:r w:rsidRPr="00FB3979">
        <w:rPr>
          <w:noProof/>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42</w:t>
      </w:r>
      <w:r w:rsidRPr="00FB3979">
        <w:rPr>
          <w:rFonts w:hint="eastAsia"/>
          <w:b/>
          <w:bCs/>
        </w:rPr>
        <w:fldChar w:fldCharType="end"/>
      </w:r>
      <w:r w:rsidRPr="00FB3979">
        <w:rPr>
          <w:rFonts w:hint="eastAsia"/>
          <w:b/>
          <w:bCs/>
        </w:rPr>
        <w:t xml:space="preserve">  </w:t>
      </w:r>
      <w:r w:rsidRPr="00FB3979">
        <w:rPr>
          <w:rFonts w:hint="eastAsia"/>
          <w:b/>
          <w:bCs/>
        </w:rPr>
        <w:t>申報狀況追蹤</w:t>
      </w:r>
      <w:bookmarkEnd w:id="374"/>
      <w:r w:rsidR="002E6895">
        <w:rPr>
          <w:rFonts w:hint="eastAsia"/>
          <w:b/>
          <w:bCs/>
        </w:rPr>
        <w:t>詳情</w:t>
      </w:r>
      <w:bookmarkEnd w:id="375"/>
    </w:p>
    <w:p w14:paraId="0F9F4D55" w14:textId="747B2D5B" w:rsidR="00617691" w:rsidRPr="00FB3979" w:rsidRDefault="00DA661C" w:rsidP="00A611FB">
      <w:pPr>
        <w:pStyle w:val="3"/>
        <w:rPr>
          <w:rFonts w:ascii="Times New Roman" w:hAnsi="Times New Roman"/>
        </w:rPr>
      </w:pPr>
      <w:bookmarkStart w:id="376" w:name="_Toc152334260"/>
      <w:bookmarkStart w:id="377" w:name="_Toc152426452"/>
      <w:bookmarkStart w:id="378" w:name="_Toc152677824"/>
      <w:r w:rsidRPr="00FB3979">
        <w:rPr>
          <w:rFonts w:ascii="Times New Roman" w:hAnsi="Times New Roman" w:hint="eastAsia"/>
        </w:rPr>
        <w:lastRenderedPageBreak/>
        <w:t>3</w:t>
      </w:r>
      <w:r w:rsidRPr="00FB3979">
        <w:rPr>
          <w:rFonts w:ascii="Times New Roman" w:hAnsi="Times New Roman"/>
        </w:rPr>
        <w:t>.7</w:t>
      </w:r>
      <w:r w:rsidR="00617691" w:rsidRPr="00FB3979">
        <w:rPr>
          <w:rFonts w:ascii="Times New Roman" w:hAnsi="Times New Roman" w:hint="eastAsia"/>
        </w:rPr>
        <w:t>案件負責人</w:t>
      </w:r>
      <w:bookmarkEnd w:id="376"/>
      <w:bookmarkEnd w:id="377"/>
      <w:bookmarkEnd w:id="378"/>
    </w:p>
    <w:p w14:paraId="3F634CAE" w14:textId="5F81817B" w:rsidR="0020777C" w:rsidRPr="00FB3979" w:rsidRDefault="0020777C" w:rsidP="0020777C">
      <w:pPr>
        <w:pStyle w:val="4"/>
        <w:ind w:left="720"/>
      </w:pPr>
      <w:bookmarkStart w:id="379" w:name="_Toc152677825"/>
      <w:r w:rsidRPr="00FB3979">
        <w:rPr>
          <w:rFonts w:hint="eastAsia"/>
        </w:rPr>
        <w:t xml:space="preserve">1-6-1 </w:t>
      </w:r>
      <w:r w:rsidRPr="00FB3979">
        <w:rPr>
          <w:rFonts w:hint="eastAsia"/>
        </w:rPr>
        <w:t>案件負責查詢</w:t>
      </w:r>
      <w:r w:rsidRPr="00FB3979">
        <w:rPr>
          <w:rFonts w:hint="eastAsia"/>
        </w:rPr>
        <w:t>-</w:t>
      </w:r>
      <w:r w:rsidRPr="00FB3979">
        <w:rPr>
          <w:rFonts w:hint="eastAsia"/>
        </w:rPr>
        <w:t>檢視</w:t>
      </w:r>
      <w:bookmarkEnd w:id="379"/>
    </w:p>
    <w:p w14:paraId="25260A3B" w14:textId="77777777" w:rsidR="0020777C" w:rsidRPr="00FB3979" w:rsidRDefault="0020777C" w:rsidP="0020777C">
      <w:pPr>
        <w:rPr>
          <w:rFonts w:ascii="Times New Roman" w:eastAsia="標楷體" w:hAnsi="Times New Roman"/>
        </w:rPr>
      </w:pPr>
    </w:p>
    <w:p w14:paraId="3C82F358" w14:textId="3BA2A7EC" w:rsidR="001B3463" w:rsidRPr="00FB3979" w:rsidRDefault="001B3463" w:rsidP="00A611FB">
      <w:pPr>
        <w:pStyle w:val="a9"/>
      </w:pPr>
      <w:bookmarkStart w:id="380" w:name="_Toc152421501"/>
      <w:bookmarkStart w:id="381" w:name="_Toc152716511"/>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30</w:t>
      </w:r>
      <w:r w:rsidRPr="00FB3979">
        <w:rPr>
          <w:rFonts w:hint="eastAsia"/>
        </w:rPr>
        <w:fldChar w:fldCharType="end"/>
      </w:r>
      <w:r w:rsidRPr="00FB3979">
        <w:rPr>
          <w:rFonts w:hint="eastAsia"/>
        </w:rPr>
        <w:t xml:space="preserve">  1-6-1 </w:t>
      </w:r>
      <w:r w:rsidRPr="00FB3979">
        <w:rPr>
          <w:rFonts w:hint="eastAsia"/>
        </w:rPr>
        <w:t>案件負責查詢</w:t>
      </w:r>
      <w:r w:rsidRPr="00FB3979">
        <w:rPr>
          <w:rFonts w:hint="eastAsia"/>
        </w:rPr>
        <w:t>-</w:t>
      </w:r>
      <w:r w:rsidRPr="00FB3979">
        <w:rPr>
          <w:rFonts w:hint="eastAsia"/>
        </w:rPr>
        <w:t>檢視</w:t>
      </w:r>
      <w:bookmarkEnd w:id="380"/>
      <w:bookmarkEnd w:id="381"/>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1668"/>
        <w:gridCol w:w="1560"/>
        <w:gridCol w:w="1619"/>
        <w:gridCol w:w="2732"/>
      </w:tblGrid>
      <w:tr w:rsidR="001B3463" w:rsidRPr="00FB3979" w14:paraId="4F84F77B" w14:textId="77777777" w:rsidTr="006D433D">
        <w:trPr>
          <w:trHeight w:val="337"/>
        </w:trPr>
        <w:tc>
          <w:tcPr>
            <w:tcW w:w="8784" w:type="dxa"/>
            <w:gridSpan w:val="5"/>
            <w:tcBorders>
              <w:top w:val="single" w:sz="4" w:space="0" w:color="000000"/>
              <w:left w:val="single" w:sz="4" w:space="0" w:color="000000"/>
              <w:bottom w:val="single" w:sz="4" w:space="0" w:color="000000"/>
              <w:right w:val="single" w:sz="4" w:space="0" w:color="000000"/>
            </w:tcBorders>
            <w:hideMark/>
          </w:tcPr>
          <w:p w14:paraId="06BE59B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1-6-1</w:t>
            </w:r>
            <w:r w:rsidRPr="00FB3979">
              <w:rPr>
                <w:rFonts w:ascii="Times New Roman" w:eastAsia="標楷體" w:hAnsi="Times New Roman" w:cs="標楷體" w:hint="eastAsia"/>
              </w:rPr>
              <w:t>案件負責查詢</w:t>
            </w:r>
          </w:p>
        </w:tc>
      </w:tr>
      <w:tr w:rsidR="001B3463" w:rsidRPr="00FB3979" w14:paraId="7E1CCFC5" w14:textId="77777777" w:rsidTr="006D433D">
        <w:trPr>
          <w:trHeight w:val="311"/>
        </w:trPr>
        <w:tc>
          <w:tcPr>
            <w:tcW w:w="8784" w:type="dxa"/>
            <w:gridSpan w:val="5"/>
            <w:tcBorders>
              <w:top w:val="single" w:sz="4" w:space="0" w:color="000000"/>
              <w:left w:val="single" w:sz="4" w:space="0" w:color="000000"/>
              <w:bottom w:val="single" w:sz="4" w:space="0" w:color="000000"/>
              <w:right w:val="single" w:sz="4" w:space="0" w:color="000000"/>
            </w:tcBorders>
            <w:hideMark/>
          </w:tcPr>
          <w:p w14:paraId="3B170B6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此案負責人由品管部主管進行責任指派時選出，案件負責人才會擁有額外的檢視申報單所有內容之功能</w:t>
            </w:r>
          </w:p>
        </w:tc>
      </w:tr>
      <w:tr w:rsidR="001B3463" w:rsidRPr="00FB3979" w14:paraId="1C472E96" w14:textId="77777777" w:rsidTr="006D433D">
        <w:trPr>
          <w:trHeight w:val="337"/>
        </w:trPr>
        <w:tc>
          <w:tcPr>
            <w:tcW w:w="4433" w:type="dxa"/>
            <w:gridSpan w:val="3"/>
            <w:tcBorders>
              <w:top w:val="single" w:sz="4" w:space="0" w:color="000000"/>
              <w:left w:val="single" w:sz="4" w:space="0" w:color="000000"/>
              <w:bottom w:val="single" w:sz="4" w:space="0" w:color="000000"/>
              <w:right w:val="single" w:sz="4" w:space="0" w:color="000000"/>
            </w:tcBorders>
            <w:hideMark/>
          </w:tcPr>
          <w:p w14:paraId="325BAD9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51" w:type="dxa"/>
            <w:gridSpan w:val="2"/>
            <w:tcBorders>
              <w:top w:val="single" w:sz="4" w:space="0" w:color="000000"/>
              <w:left w:val="single" w:sz="4" w:space="0" w:color="000000"/>
              <w:bottom w:val="single" w:sz="4" w:space="0" w:color="000000"/>
              <w:right w:val="single" w:sz="4" w:space="0" w:color="000000"/>
            </w:tcBorders>
            <w:hideMark/>
          </w:tcPr>
          <w:p w14:paraId="021FE2A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36DAE96" w14:textId="77777777" w:rsidTr="006D433D">
        <w:trPr>
          <w:trHeight w:val="355"/>
        </w:trPr>
        <w:tc>
          <w:tcPr>
            <w:tcW w:w="2873" w:type="dxa"/>
            <w:gridSpan w:val="2"/>
            <w:tcBorders>
              <w:top w:val="single" w:sz="4" w:space="0" w:color="000000"/>
              <w:left w:val="single" w:sz="4" w:space="0" w:color="000000"/>
              <w:bottom w:val="single" w:sz="4" w:space="0" w:color="000000"/>
              <w:right w:val="single" w:sz="4" w:space="0" w:color="000000"/>
            </w:tcBorders>
            <w:hideMark/>
          </w:tcPr>
          <w:p w14:paraId="71D2E50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79" w:type="dxa"/>
            <w:gridSpan w:val="2"/>
            <w:tcBorders>
              <w:top w:val="single" w:sz="4" w:space="0" w:color="000000"/>
              <w:left w:val="single" w:sz="4" w:space="0" w:color="000000"/>
              <w:bottom w:val="single" w:sz="4" w:space="0" w:color="000000"/>
              <w:right w:val="single" w:sz="4" w:space="0" w:color="000000"/>
            </w:tcBorders>
            <w:hideMark/>
          </w:tcPr>
          <w:p w14:paraId="42A8C7F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32" w:type="dxa"/>
            <w:tcBorders>
              <w:top w:val="single" w:sz="4" w:space="0" w:color="000000"/>
              <w:left w:val="single" w:sz="4" w:space="0" w:color="000000"/>
              <w:bottom w:val="single" w:sz="4" w:space="0" w:color="000000"/>
              <w:right w:val="single" w:sz="4" w:space="0" w:color="000000"/>
            </w:tcBorders>
            <w:hideMark/>
          </w:tcPr>
          <w:p w14:paraId="600BE56F"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1135F3FC" w14:textId="77777777" w:rsidTr="002E6895">
        <w:trPr>
          <w:trHeight w:val="706"/>
        </w:trPr>
        <w:tc>
          <w:tcPr>
            <w:tcW w:w="2873" w:type="dxa"/>
            <w:gridSpan w:val="2"/>
            <w:tcBorders>
              <w:top w:val="single" w:sz="4" w:space="0" w:color="000000"/>
              <w:left w:val="single" w:sz="4" w:space="0" w:color="000000"/>
              <w:bottom w:val="single" w:sz="4" w:space="0" w:color="auto"/>
              <w:right w:val="single" w:sz="4" w:space="0" w:color="000000"/>
            </w:tcBorders>
            <w:hideMark/>
          </w:tcPr>
          <w:p w14:paraId="61CF937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735960C5"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檢視</w:t>
            </w:r>
          </w:p>
        </w:tc>
        <w:tc>
          <w:tcPr>
            <w:tcW w:w="3179" w:type="dxa"/>
            <w:gridSpan w:val="2"/>
            <w:tcBorders>
              <w:top w:val="single" w:sz="4" w:space="0" w:color="000000"/>
              <w:left w:val="single" w:sz="4" w:space="0" w:color="000000"/>
              <w:bottom w:val="single" w:sz="4" w:space="0" w:color="auto"/>
              <w:right w:val="single" w:sz="4" w:space="0" w:color="000000"/>
            </w:tcBorders>
            <w:hideMark/>
          </w:tcPr>
          <w:p w14:paraId="46E2614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732" w:type="dxa"/>
            <w:tcBorders>
              <w:top w:val="single" w:sz="4" w:space="0" w:color="000000"/>
              <w:left w:val="single" w:sz="4" w:space="0" w:color="000000"/>
              <w:bottom w:val="single" w:sz="4" w:space="0" w:color="auto"/>
              <w:right w:val="single" w:sz="4" w:space="0" w:color="000000"/>
            </w:tcBorders>
            <w:hideMark/>
          </w:tcPr>
          <w:p w14:paraId="75BA9012" w14:textId="008F44A7" w:rsidR="001B3463" w:rsidRPr="00FB3979" w:rsidRDefault="002E6895" w:rsidP="002E6895">
            <w:pPr>
              <w:rPr>
                <w:rFonts w:ascii="Times New Roman" w:eastAsia="標楷體" w:hAnsi="Times New Roman" w:cs="標楷體"/>
                <w:highlight w:val="yellow"/>
              </w:rPr>
            </w:pPr>
            <w:r>
              <w:rPr>
                <w:rFonts w:ascii="Times New Roman" w:eastAsia="標楷體" w:hAnsi="Times New Roman" w:cs="標楷體" w:hint="eastAsia"/>
              </w:rPr>
              <w:t>顯示案件責任</w:t>
            </w:r>
            <w:r w:rsidRPr="002E6895">
              <w:rPr>
                <w:rFonts w:ascii="Times New Roman" w:eastAsia="標楷體" w:hAnsi="Times New Roman" w:cs="標楷體" w:hint="eastAsia"/>
              </w:rPr>
              <w:t>查詢清單</w:t>
            </w:r>
          </w:p>
        </w:tc>
      </w:tr>
      <w:tr w:rsidR="001B3463" w:rsidRPr="00FB3979" w14:paraId="5BCCD525" w14:textId="77777777" w:rsidTr="006D433D">
        <w:trPr>
          <w:trHeight w:val="337"/>
        </w:trPr>
        <w:tc>
          <w:tcPr>
            <w:tcW w:w="1205" w:type="dxa"/>
            <w:tcBorders>
              <w:top w:val="single" w:sz="4" w:space="0" w:color="000000"/>
              <w:left w:val="single" w:sz="4" w:space="0" w:color="000000"/>
              <w:bottom w:val="single" w:sz="4" w:space="0" w:color="000000"/>
              <w:right w:val="single" w:sz="4" w:space="0" w:color="000000"/>
            </w:tcBorders>
            <w:hideMark/>
          </w:tcPr>
          <w:p w14:paraId="5DDDBE5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79" w:type="dxa"/>
            <w:gridSpan w:val="4"/>
            <w:tcBorders>
              <w:top w:val="single" w:sz="4" w:space="0" w:color="000000"/>
              <w:left w:val="single" w:sz="4" w:space="0" w:color="000000"/>
              <w:bottom w:val="single" w:sz="4" w:space="0" w:color="000000"/>
              <w:right w:val="single" w:sz="4" w:space="0" w:color="000000"/>
            </w:tcBorders>
          </w:tcPr>
          <w:p w14:paraId="1EDB3D56" w14:textId="77777777" w:rsidR="001B3463" w:rsidRPr="00FB3979" w:rsidRDefault="001B3463">
            <w:pPr>
              <w:rPr>
                <w:rFonts w:ascii="Times New Roman" w:eastAsia="標楷體" w:hAnsi="Times New Roman" w:cs="標楷體"/>
              </w:rPr>
            </w:pPr>
          </w:p>
        </w:tc>
      </w:tr>
    </w:tbl>
    <w:p w14:paraId="68143912"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22F36D33" w14:textId="77777777" w:rsidR="002C7A56" w:rsidRPr="00FB3979" w:rsidRDefault="002C7A56" w:rsidP="001B3463">
      <w:pPr>
        <w:rPr>
          <w:rFonts w:ascii="Times New Roman" w:eastAsia="標楷體" w:hAnsi="Times New Roman" w:cs="標楷體"/>
          <w:noProof/>
        </w:rPr>
      </w:pPr>
    </w:p>
    <w:p w14:paraId="6ADE542F"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3BF0A371" wp14:editId="3799E5B0">
            <wp:extent cx="5568191" cy="1532466"/>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98655" cy="1540850"/>
                    </a:xfrm>
                    <a:prstGeom prst="rect">
                      <a:avLst/>
                    </a:prstGeom>
                    <a:noFill/>
                    <a:ln>
                      <a:noFill/>
                    </a:ln>
                  </pic:spPr>
                </pic:pic>
              </a:graphicData>
            </a:graphic>
          </wp:inline>
        </w:drawing>
      </w:r>
    </w:p>
    <w:p w14:paraId="6E507772" w14:textId="04272DC9" w:rsidR="001B3463" w:rsidRPr="00FB3979" w:rsidRDefault="001B3463" w:rsidP="001B3463">
      <w:pPr>
        <w:pStyle w:val="a9"/>
        <w:rPr>
          <w:b/>
          <w:bCs/>
        </w:rPr>
      </w:pPr>
      <w:bookmarkStart w:id="382" w:name="_Toc152429951"/>
      <w:bookmarkStart w:id="383" w:name="_Toc152716142"/>
      <w:r w:rsidRPr="00FB3979">
        <w:softHyphen/>
      </w:r>
      <w:r w:rsidRPr="00FB3979">
        <w:rPr>
          <w:noProof/>
        </w:rPr>
        <w:t xml:space="preserve"> </w:t>
      </w:r>
      <w:r w:rsidRPr="00FB3979">
        <w:rPr>
          <w:b/>
          <w:bCs/>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43</w:t>
      </w:r>
      <w:r w:rsidRPr="00FB3979">
        <w:rPr>
          <w:rFonts w:hint="eastAsia"/>
          <w:b/>
          <w:bCs/>
        </w:rPr>
        <w:fldChar w:fldCharType="end"/>
      </w:r>
      <w:r w:rsidRPr="00FB3979">
        <w:rPr>
          <w:rFonts w:hint="eastAsia"/>
          <w:b/>
          <w:bCs/>
        </w:rPr>
        <w:t xml:space="preserve">  </w:t>
      </w:r>
      <w:bookmarkEnd w:id="382"/>
      <w:r w:rsidR="002E6895">
        <w:rPr>
          <w:rFonts w:hint="eastAsia"/>
          <w:b/>
          <w:bCs/>
        </w:rPr>
        <w:t>案件責任</w:t>
      </w:r>
      <w:r w:rsidR="002E6895" w:rsidRPr="002E6895">
        <w:rPr>
          <w:rFonts w:hint="eastAsia"/>
          <w:b/>
          <w:bCs/>
        </w:rPr>
        <w:t>查詢</w:t>
      </w:r>
      <w:r w:rsidR="002E6895">
        <w:rPr>
          <w:rFonts w:hint="eastAsia"/>
          <w:b/>
          <w:bCs/>
        </w:rPr>
        <w:t>清單</w:t>
      </w:r>
      <w:bookmarkEnd w:id="383"/>
    </w:p>
    <w:p w14:paraId="7067E703" w14:textId="019B0630" w:rsidR="002C7A56" w:rsidRPr="00FB3979" w:rsidRDefault="007141B3" w:rsidP="00041B6B">
      <w:pPr>
        <w:widowControl/>
        <w:rPr>
          <w:rFonts w:ascii="Times New Roman" w:eastAsia="標楷體" w:hAnsi="Times New Roman"/>
        </w:rPr>
      </w:pPr>
      <w:r>
        <w:rPr>
          <w:rFonts w:ascii="Times New Roman" w:eastAsia="標楷體" w:hAnsi="Times New Roman"/>
        </w:rPr>
        <w:br w:type="page"/>
      </w:r>
    </w:p>
    <w:p w14:paraId="7C7AC23E" w14:textId="4E51C5E6" w:rsidR="00A611FB" w:rsidRPr="00FB3979" w:rsidRDefault="00DA661C" w:rsidP="00A611FB">
      <w:pPr>
        <w:pStyle w:val="3"/>
        <w:rPr>
          <w:rFonts w:ascii="Times New Roman" w:hAnsi="Times New Roman"/>
        </w:rPr>
      </w:pPr>
      <w:bookmarkStart w:id="384" w:name="_Toc152426455"/>
      <w:bookmarkStart w:id="385" w:name="_Toc152677826"/>
      <w:r w:rsidRPr="00FB3979">
        <w:rPr>
          <w:rFonts w:ascii="Times New Roman" w:hAnsi="Times New Roman" w:hint="eastAsia"/>
        </w:rPr>
        <w:lastRenderedPageBreak/>
        <w:t>3</w:t>
      </w:r>
      <w:r w:rsidRPr="00FB3979">
        <w:rPr>
          <w:rFonts w:ascii="Times New Roman" w:hAnsi="Times New Roman"/>
        </w:rPr>
        <w:t>.8</w:t>
      </w:r>
      <w:r w:rsidR="00617691" w:rsidRPr="00FB3979">
        <w:rPr>
          <w:rFonts w:ascii="Times New Roman" w:hAnsi="Times New Roman" w:hint="eastAsia"/>
        </w:rPr>
        <w:t>系統管理員</w:t>
      </w:r>
      <w:bookmarkEnd w:id="384"/>
      <w:bookmarkEnd w:id="385"/>
    </w:p>
    <w:p w14:paraId="1754C173" w14:textId="13ECB2DF" w:rsidR="00A611FB" w:rsidRDefault="00A611FB" w:rsidP="00A611FB">
      <w:pPr>
        <w:pStyle w:val="4"/>
        <w:ind w:left="720"/>
      </w:pPr>
      <w:bookmarkStart w:id="386" w:name="_Toc152677827"/>
      <w:bookmarkStart w:id="387" w:name="_Toc152421502"/>
      <w:r w:rsidRPr="00FB3979">
        <w:rPr>
          <w:rFonts w:hint="eastAsia"/>
        </w:rPr>
        <w:t xml:space="preserve">1-7-1 </w:t>
      </w:r>
      <w:r w:rsidRPr="00FB3979">
        <w:rPr>
          <w:rFonts w:hint="eastAsia"/>
        </w:rPr>
        <w:t>後台管理</w:t>
      </w:r>
      <w:bookmarkEnd w:id="386"/>
      <w:r w:rsidRPr="00FB3979">
        <w:rPr>
          <w:rFonts w:hint="eastAsia"/>
        </w:rPr>
        <w:t xml:space="preserve"> </w:t>
      </w:r>
    </w:p>
    <w:p w14:paraId="7A96E076" w14:textId="77777777" w:rsidR="00041B6B" w:rsidRPr="00041B6B" w:rsidRDefault="00041B6B" w:rsidP="00041B6B"/>
    <w:p w14:paraId="200351AB" w14:textId="4A6F41B0" w:rsidR="001B3463" w:rsidRPr="00FB3979" w:rsidRDefault="001B3463" w:rsidP="00A611FB">
      <w:pPr>
        <w:pStyle w:val="a9"/>
      </w:pPr>
      <w:bookmarkStart w:id="388" w:name="_Toc152716512"/>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31</w:t>
      </w:r>
      <w:r w:rsidRPr="00FB3979">
        <w:rPr>
          <w:rFonts w:hint="eastAsia"/>
        </w:rPr>
        <w:fldChar w:fldCharType="end"/>
      </w:r>
      <w:r w:rsidRPr="00FB3979">
        <w:rPr>
          <w:rFonts w:hint="eastAsia"/>
        </w:rPr>
        <w:t xml:space="preserve">  1-7-1 </w:t>
      </w:r>
      <w:r w:rsidRPr="00FB3979">
        <w:rPr>
          <w:rFonts w:hint="eastAsia"/>
        </w:rPr>
        <w:t>後台管理</w:t>
      </w:r>
      <w:bookmarkEnd w:id="387"/>
      <w:bookmarkEnd w:id="388"/>
      <w:r w:rsidRPr="00FB3979">
        <w:rPr>
          <w:rFonts w:hint="eastAsia"/>
        </w:rPr>
        <w:t xml:space="preserve"> </w:t>
      </w:r>
    </w:p>
    <w:tbl>
      <w:tblPr>
        <w:tblpPr w:leftFromText="180" w:rightFromText="180" w:vertAnchor="text" w:horzAnchor="margin" w:tblpY="121"/>
        <w:tblW w:w="8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5"/>
        <w:gridCol w:w="1625"/>
        <w:gridCol w:w="1520"/>
        <w:gridCol w:w="1579"/>
        <w:gridCol w:w="2895"/>
      </w:tblGrid>
      <w:tr w:rsidR="001B3463" w:rsidRPr="00FB3979" w14:paraId="2EB22945" w14:textId="77777777" w:rsidTr="006D433D">
        <w:trPr>
          <w:trHeight w:val="338"/>
          <w:tblHeader/>
        </w:trPr>
        <w:tc>
          <w:tcPr>
            <w:tcW w:w="8794" w:type="dxa"/>
            <w:gridSpan w:val="5"/>
            <w:tcBorders>
              <w:top w:val="single" w:sz="4" w:space="0" w:color="000000"/>
              <w:left w:val="single" w:sz="4" w:space="0" w:color="000000"/>
              <w:bottom w:val="single" w:sz="4" w:space="0" w:color="000000"/>
              <w:right w:val="single" w:sz="4" w:space="0" w:color="000000"/>
            </w:tcBorders>
            <w:hideMark/>
          </w:tcPr>
          <w:p w14:paraId="3A60CD5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1-7-1 </w:t>
            </w:r>
            <w:r w:rsidRPr="00FB3979">
              <w:rPr>
                <w:rFonts w:ascii="Times New Roman" w:eastAsia="標楷體" w:hAnsi="Times New Roman" w:cs="標楷體" w:hint="eastAsia"/>
              </w:rPr>
              <w:t>後台管理</w:t>
            </w:r>
          </w:p>
        </w:tc>
      </w:tr>
      <w:tr w:rsidR="001B3463" w:rsidRPr="00FB3979" w14:paraId="2B50C90F" w14:textId="77777777" w:rsidTr="006D433D">
        <w:trPr>
          <w:trHeight w:val="355"/>
          <w:tblHeader/>
        </w:trPr>
        <w:tc>
          <w:tcPr>
            <w:tcW w:w="8794" w:type="dxa"/>
            <w:gridSpan w:val="5"/>
            <w:tcBorders>
              <w:top w:val="single" w:sz="4" w:space="0" w:color="000000"/>
              <w:left w:val="single" w:sz="4" w:space="0" w:color="000000"/>
              <w:bottom w:val="single" w:sz="4" w:space="0" w:color="000000"/>
              <w:right w:val="single" w:sz="4" w:space="0" w:color="000000"/>
            </w:tcBorders>
            <w:hideMark/>
          </w:tcPr>
          <w:p w14:paraId="03E60B6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系統管理員可檢視後台應用程式管理及資料管理其下的所有功能</w:t>
            </w:r>
          </w:p>
        </w:tc>
      </w:tr>
      <w:tr w:rsidR="001B3463" w:rsidRPr="00FB3979" w14:paraId="3306C172" w14:textId="77777777" w:rsidTr="006D433D">
        <w:trPr>
          <w:trHeight w:val="338"/>
          <w:tblHeader/>
        </w:trPr>
        <w:tc>
          <w:tcPr>
            <w:tcW w:w="4320" w:type="dxa"/>
            <w:gridSpan w:val="3"/>
            <w:tcBorders>
              <w:top w:val="single" w:sz="4" w:space="0" w:color="000000"/>
              <w:left w:val="single" w:sz="4" w:space="0" w:color="000000"/>
              <w:bottom w:val="single" w:sz="4" w:space="0" w:color="000000"/>
              <w:right w:val="single" w:sz="4" w:space="0" w:color="000000"/>
            </w:tcBorders>
            <w:hideMark/>
          </w:tcPr>
          <w:p w14:paraId="553E1F5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73" w:type="dxa"/>
            <w:gridSpan w:val="2"/>
            <w:tcBorders>
              <w:top w:val="single" w:sz="4" w:space="0" w:color="000000"/>
              <w:left w:val="single" w:sz="4" w:space="0" w:color="000000"/>
              <w:bottom w:val="single" w:sz="4" w:space="0" w:color="000000"/>
              <w:right w:val="single" w:sz="4" w:space="0" w:color="000000"/>
            </w:tcBorders>
            <w:hideMark/>
          </w:tcPr>
          <w:p w14:paraId="4B450CB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67149FA2" w14:textId="77777777" w:rsidTr="006D433D">
        <w:trPr>
          <w:trHeight w:val="498"/>
          <w:tblHeader/>
        </w:trPr>
        <w:tc>
          <w:tcPr>
            <w:tcW w:w="2800" w:type="dxa"/>
            <w:gridSpan w:val="2"/>
            <w:tcBorders>
              <w:top w:val="single" w:sz="4" w:space="0" w:color="000000"/>
              <w:left w:val="single" w:sz="4" w:space="0" w:color="000000"/>
              <w:bottom w:val="single" w:sz="4" w:space="0" w:color="000000"/>
              <w:right w:val="single" w:sz="4" w:space="0" w:color="000000"/>
            </w:tcBorders>
            <w:hideMark/>
          </w:tcPr>
          <w:p w14:paraId="253805E3"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99" w:type="dxa"/>
            <w:gridSpan w:val="2"/>
            <w:tcBorders>
              <w:top w:val="single" w:sz="4" w:space="0" w:color="000000"/>
              <w:left w:val="single" w:sz="4" w:space="0" w:color="000000"/>
              <w:bottom w:val="single" w:sz="4" w:space="0" w:color="000000"/>
              <w:right w:val="single" w:sz="4" w:space="0" w:color="000000"/>
            </w:tcBorders>
            <w:hideMark/>
          </w:tcPr>
          <w:p w14:paraId="71469646"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94" w:type="dxa"/>
            <w:tcBorders>
              <w:top w:val="single" w:sz="4" w:space="0" w:color="000000"/>
              <w:left w:val="single" w:sz="4" w:space="0" w:color="000000"/>
              <w:bottom w:val="single" w:sz="4" w:space="0" w:color="000000"/>
              <w:right w:val="single" w:sz="4" w:space="0" w:color="000000"/>
            </w:tcBorders>
            <w:hideMark/>
          </w:tcPr>
          <w:p w14:paraId="3C00003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4351C5F0" w14:textId="77777777" w:rsidTr="006D433D">
        <w:trPr>
          <w:trHeight w:val="1489"/>
          <w:tblHeader/>
        </w:trPr>
        <w:tc>
          <w:tcPr>
            <w:tcW w:w="2800" w:type="dxa"/>
            <w:gridSpan w:val="2"/>
            <w:tcBorders>
              <w:top w:val="single" w:sz="4" w:space="0" w:color="000000"/>
              <w:left w:val="single" w:sz="4" w:space="0" w:color="000000"/>
              <w:bottom w:val="single" w:sz="4" w:space="0" w:color="000000"/>
              <w:right w:val="single" w:sz="4" w:space="0" w:color="000000"/>
            </w:tcBorders>
          </w:tcPr>
          <w:p w14:paraId="1D3CF467"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rPr>
              <w:t>滑鼠點選</w:t>
            </w:r>
          </w:p>
          <w:p w14:paraId="4678D22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應用程式管理</w:t>
            </w:r>
          </w:p>
          <w:p w14:paraId="24223D7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員工帳號申請</w:t>
            </w:r>
          </w:p>
          <w:p w14:paraId="509CD34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部門授權</w:t>
            </w:r>
          </w:p>
          <w:p w14:paraId="2B62047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授權狀況</w:t>
            </w:r>
          </w:p>
          <w:p w14:paraId="6A53040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異常申報單管理</w:t>
            </w:r>
          </w:p>
          <w:p w14:paraId="0DCD76FA" w14:textId="77777777" w:rsidR="001B3463" w:rsidRPr="00FB3979" w:rsidRDefault="001B3463">
            <w:pPr>
              <w:rPr>
                <w:rFonts w:ascii="Times New Roman" w:eastAsia="標楷體" w:hAnsi="Times New Roman" w:cs="標楷體"/>
              </w:rPr>
            </w:pPr>
          </w:p>
          <w:p w14:paraId="1E5A1BC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資料管理</w:t>
            </w:r>
          </w:p>
          <w:p w14:paraId="01E87BA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資料管理</w:t>
            </w:r>
          </w:p>
          <w:p w14:paraId="4EDCB81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產品資料</w:t>
            </w:r>
          </w:p>
          <w:p w14:paraId="049039C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客戶資料</w:t>
            </w:r>
          </w:p>
          <w:p w14:paraId="2C067BB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員工資料</w:t>
            </w:r>
          </w:p>
          <w:p w14:paraId="0FC3DF5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部門資料</w:t>
            </w:r>
          </w:p>
        </w:tc>
        <w:tc>
          <w:tcPr>
            <w:tcW w:w="3099" w:type="dxa"/>
            <w:gridSpan w:val="2"/>
            <w:tcBorders>
              <w:top w:val="single" w:sz="4" w:space="0" w:color="000000"/>
              <w:left w:val="single" w:sz="4" w:space="0" w:color="000000"/>
              <w:bottom w:val="single" w:sz="4" w:space="0" w:color="000000"/>
              <w:right w:val="single" w:sz="4" w:space="0" w:color="000000"/>
            </w:tcBorders>
          </w:tcPr>
          <w:p w14:paraId="685BBC42" w14:textId="77777777" w:rsidR="001B3463" w:rsidRPr="00FB3979" w:rsidRDefault="001B3463">
            <w:pPr>
              <w:rPr>
                <w:rFonts w:ascii="Times New Roman" w:eastAsia="標楷體" w:hAnsi="Times New Roman" w:cs="標楷體"/>
                <w:highlight w:val="yellow"/>
              </w:rPr>
            </w:pPr>
          </w:p>
        </w:tc>
        <w:tc>
          <w:tcPr>
            <w:tcW w:w="2894" w:type="dxa"/>
            <w:tcBorders>
              <w:top w:val="single" w:sz="4" w:space="0" w:color="000000"/>
              <w:left w:val="single" w:sz="4" w:space="0" w:color="000000"/>
              <w:bottom w:val="single" w:sz="4" w:space="0" w:color="000000"/>
              <w:right w:val="single" w:sz="4" w:space="0" w:color="000000"/>
            </w:tcBorders>
            <w:hideMark/>
          </w:tcPr>
          <w:p w14:paraId="22521DE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顯示後台管理頁面</w:t>
            </w:r>
          </w:p>
        </w:tc>
      </w:tr>
      <w:tr w:rsidR="001B3463" w:rsidRPr="00FB3979" w14:paraId="5242E037" w14:textId="77777777" w:rsidTr="006D433D">
        <w:trPr>
          <w:trHeight w:val="338"/>
        </w:trPr>
        <w:tc>
          <w:tcPr>
            <w:tcW w:w="1175" w:type="dxa"/>
            <w:tcBorders>
              <w:top w:val="single" w:sz="4" w:space="0" w:color="000000"/>
              <w:left w:val="single" w:sz="4" w:space="0" w:color="000000"/>
              <w:bottom w:val="single" w:sz="4" w:space="0" w:color="000000"/>
              <w:right w:val="single" w:sz="4" w:space="0" w:color="000000"/>
            </w:tcBorders>
            <w:hideMark/>
          </w:tcPr>
          <w:p w14:paraId="332369A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8" w:type="dxa"/>
            <w:gridSpan w:val="4"/>
            <w:tcBorders>
              <w:top w:val="single" w:sz="4" w:space="0" w:color="000000"/>
              <w:left w:val="single" w:sz="4" w:space="0" w:color="000000"/>
              <w:bottom w:val="single" w:sz="4" w:space="0" w:color="000000"/>
              <w:right w:val="single" w:sz="4" w:space="0" w:color="000000"/>
            </w:tcBorders>
          </w:tcPr>
          <w:p w14:paraId="7099AB05" w14:textId="77777777" w:rsidR="001B3463" w:rsidRPr="00FB3979" w:rsidRDefault="001B3463">
            <w:pPr>
              <w:rPr>
                <w:rFonts w:ascii="Times New Roman" w:eastAsia="標楷體" w:hAnsi="Times New Roman" w:cs="標楷體"/>
              </w:rPr>
            </w:pPr>
          </w:p>
        </w:tc>
      </w:tr>
    </w:tbl>
    <w:p w14:paraId="6AA0927E" w14:textId="77777777" w:rsidR="001B3463" w:rsidRPr="00FB3979" w:rsidRDefault="001B3463" w:rsidP="001B3463">
      <w:pPr>
        <w:rPr>
          <w:rFonts w:ascii="Times New Roman" w:eastAsia="標楷體" w:hAnsi="Times New Roman" w:cs="標楷體"/>
        </w:rPr>
      </w:pPr>
    </w:p>
    <w:p w14:paraId="2D20D6EC"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5FE1EBD5"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37CF0A4B" wp14:editId="4F1655C1">
            <wp:extent cx="5587688" cy="3039534"/>
            <wp:effectExtent l="0" t="0" r="0" b="889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9579816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01761" cy="3047189"/>
                    </a:xfrm>
                    <a:prstGeom prst="rect">
                      <a:avLst/>
                    </a:prstGeom>
                    <a:noFill/>
                    <a:ln>
                      <a:noFill/>
                    </a:ln>
                  </pic:spPr>
                </pic:pic>
              </a:graphicData>
            </a:graphic>
          </wp:inline>
        </w:drawing>
      </w:r>
    </w:p>
    <w:p w14:paraId="08771E82" w14:textId="72696247" w:rsidR="001B3463" w:rsidRPr="008E4975" w:rsidRDefault="001B3463" w:rsidP="008E4975">
      <w:pPr>
        <w:pStyle w:val="a9"/>
        <w:rPr>
          <w:b/>
          <w:bCs/>
        </w:rPr>
      </w:pPr>
      <w:bookmarkStart w:id="389" w:name="_Toc152429952"/>
      <w:bookmarkStart w:id="390" w:name="_Toc152716143"/>
      <w:r w:rsidRPr="00FB3979">
        <w:softHyphen/>
      </w:r>
      <w:r w:rsidRPr="00FB3979">
        <w:rPr>
          <w:b/>
          <w:bCs/>
        </w:rPr>
        <w:t xml:space="preserve"> </w:t>
      </w:r>
      <w:r w:rsidRPr="00FB3979">
        <w:rPr>
          <w:b/>
          <w:bCs/>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44</w:t>
      </w:r>
      <w:r w:rsidRPr="00FB3979">
        <w:rPr>
          <w:rFonts w:hint="eastAsia"/>
          <w:b/>
          <w:bCs/>
        </w:rPr>
        <w:fldChar w:fldCharType="end"/>
      </w:r>
      <w:r w:rsidRPr="00FB3979">
        <w:rPr>
          <w:rFonts w:hint="eastAsia"/>
          <w:b/>
          <w:bCs/>
        </w:rPr>
        <w:t xml:space="preserve">  </w:t>
      </w:r>
      <w:r w:rsidRPr="00FB3979">
        <w:rPr>
          <w:rFonts w:hint="eastAsia"/>
          <w:b/>
          <w:bCs/>
        </w:rPr>
        <w:t>帳號審核通知</w:t>
      </w:r>
      <w:bookmarkEnd w:id="389"/>
      <w:bookmarkEnd w:id="390"/>
    </w:p>
    <w:p w14:paraId="5CDA252F" w14:textId="39F45BBA" w:rsidR="001B3463" w:rsidRPr="00FB3979" w:rsidRDefault="001B3463" w:rsidP="00C4723A">
      <w:pPr>
        <w:pStyle w:val="4"/>
        <w:ind w:left="720"/>
      </w:pPr>
      <w:bookmarkStart w:id="391" w:name="_Toc152421503"/>
      <w:bookmarkStart w:id="392" w:name="_Toc152677828"/>
      <w:r w:rsidRPr="00FB3979">
        <w:rPr>
          <w:rFonts w:hint="eastAsia"/>
        </w:rPr>
        <w:lastRenderedPageBreak/>
        <w:t>1-7-2</w:t>
      </w:r>
      <w:r w:rsidRPr="00FB3979">
        <w:rPr>
          <w:rFonts w:hint="eastAsia"/>
        </w:rPr>
        <w:t>員工帳號審核</w:t>
      </w:r>
      <w:bookmarkEnd w:id="391"/>
      <w:bookmarkEnd w:id="392"/>
      <w:r w:rsidRPr="00FB3979">
        <w:rPr>
          <w:rFonts w:hint="eastAsia"/>
        </w:rPr>
        <w:t xml:space="preserve"> </w:t>
      </w:r>
    </w:p>
    <w:p w14:paraId="4F924881" w14:textId="77777777" w:rsidR="00A611FB" w:rsidRPr="00FB3979" w:rsidRDefault="00A611FB" w:rsidP="00A611FB">
      <w:pPr>
        <w:rPr>
          <w:rFonts w:ascii="Times New Roman" w:eastAsia="標楷體" w:hAnsi="Times New Roman"/>
        </w:rPr>
      </w:pPr>
    </w:p>
    <w:p w14:paraId="30D0A064" w14:textId="4A4489B3" w:rsidR="00A611FB" w:rsidRPr="00FB3979" w:rsidRDefault="00A611FB" w:rsidP="00A611FB">
      <w:pPr>
        <w:pStyle w:val="a9"/>
      </w:pPr>
      <w:bookmarkStart w:id="393" w:name="_Toc152716513"/>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32</w:t>
      </w:r>
      <w:r w:rsidRPr="00FB3979">
        <w:rPr>
          <w:rFonts w:hint="eastAsia"/>
        </w:rPr>
        <w:fldChar w:fldCharType="end"/>
      </w:r>
      <w:r w:rsidRPr="00FB3979">
        <w:rPr>
          <w:rFonts w:hint="eastAsia"/>
        </w:rPr>
        <w:t xml:space="preserve">  1-7-2</w:t>
      </w:r>
      <w:r w:rsidRPr="00FB3979">
        <w:rPr>
          <w:rFonts w:hint="eastAsia"/>
        </w:rPr>
        <w:t>員工帳號審核</w:t>
      </w:r>
      <w:bookmarkEnd w:id="393"/>
      <w:r w:rsidRPr="00FB3979">
        <w:rPr>
          <w:rFonts w:hint="eastAsia"/>
        </w:rPr>
        <w:t xml:space="preserve"> </w:t>
      </w:r>
    </w:p>
    <w:tbl>
      <w:tblPr>
        <w:tblpPr w:leftFromText="180" w:rightFromText="180" w:vertAnchor="text" w:horzAnchor="margin" w:tblpY="121"/>
        <w:tblW w:w="8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3"/>
        <w:gridCol w:w="1499"/>
        <w:gridCol w:w="1694"/>
        <w:gridCol w:w="1601"/>
        <w:gridCol w:w="2785"/>
      </w:tblGrid>
      <w:tr w:rsidR="001B3463" w:rsidRPr="00FB3979" w14:paraId="7926B225" w14:textId="77777777" w:rsidTr="006D433D">
        <w:trPr>
          <w:trHeight w:val="366"/>
          <w:tblHeader/>
        </w:trPr>
        <w:tc>
          <w:tcPr>
            <w:tcW w:w="8772" w:type="dxa"/>
            <w:gridSpan w:val="5"/>
            <w:tcBorders>
              <w:top w:val="single" w:sz="4" w:space="0" w:color="000000"/>
              <w:left w:val="single" w:sz="4" w:space="0" w:color="000000"/>
              <w:bottom w:val="single" w:sz="4" w:space="0" w:color="000000"/>
              <w:right w:val="single" w:sz="4" w:space="0" w:color="000000"/>
            </w:tcBorders>
            <w:hideMark/>
          </w:tcPr>
          <w:p w14:paraId="37D1729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1-7-2 </w:t>
            </w:r>
            <w:r w:rsidRPr="00FB3979">
              <w:rPr>
                <w:rFonts w:ascii="Times New Roman" w:eastAsia="標楷體" w:hAnsi="Times New Roman" w:hint="eastAsia"/>
              </w:rPr>
              <w:t>員工帳號審核</w:t>
            </w:r>
          </w:p>
        </w:tc>
      </w:tr>
      <w:tr w:rsidR="001B3463" w:rsidRPr="00FB3979" w14:paraId="2F6CB6D5" w14:textId="77777777" w:rsidTr="006D433D">
        <w:trPr>
          <w:trHeight w:val="385"/>
          <w:tblHeader/>
        </w:trPr>
        <w:tc>
          <w:tcPr>
            <w:tcW w:w="8772" w:type="dxa"/>
            <w:gridSpan w:val="5"/>
            <w:tcBorders>
              <w:top w:val="single" w:sz="4" w:space="0" w:color="000000"/>
              <w:left w:val="single" w:sz="4" w:space="0" w:color="000000"/>
              <w:bottom w:val="single" w:sz="4" w:space="0" w:color="000000"/>
              <w:right w:val="single" w:sz="4" w:space="0" w:color="000000"/>
            </w:tcBorders>
            <w:hideMark/>
          </w:tcPr>
          <w:p w14:paraId="5C8D2FB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管理員審核新申請的帳號</w:t>
            </w:r>
          </w:p>
        </w:tc>
      </w:tr>
      <w:tr w:rsidR="001B3463" w:rsidRPr="00FB3979" w14:paraId="73B00754" w14:textId="77777777" w:rsidTr="006D433D">
        <w:trPr>
          <w:trHeight w:val="366"/>
          <w:tblHeader/>
        </w:trPr>
        <w:tc>
          <w:tcPr>
            <w:tcW w:w="4386" w:type="dxa"/>
            <w:gridSpan w:val="3"/>
            <w:tcBorders>
              <w:top w:val="single" w:sz="4" w:space="0" w:color="000000"/>
              <w:left w:val="single" w:sz="4" w:space="0" w:color="000000"/>
              <w:bottom w:val="single" w:sz="4" w:space="0" w:color="000000"/>
              <w:right w:val="single" w:sz="4" w:space="0" w:color="000000"/>
            </w:tcBorders>
            <w:hideMark/>
          </w:tcPr>
          <w:p w14:paraId="78AECF0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86" w:type="dxa"/>
            <w:gridSpan w:val="2"/>
            <w:tcBorders>
              <w:top w:val="single" w:sz="4" w:space="0" w:color="000000"/>
              <w:left w:val="single" w:sz="4" w:space="0" w:color="000000"/>
              <w:bottom w:val="single" w:sz="4" w:space="0" w:color="000000"/>
              <w:right w:val="single" w:sz="4" w:space="0" w:color="000000"/>
            </w:tcBorders>
            <w:hideMark/>
          </w:tcPr>
          <w:p w14:paraId="654A6FC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6B6FA688" w14:textId="77777777" w:rsidTr="006D433D">
        <w:trPr>
          <w:trHeight w:val="541"/>
          <w:tblHeader/>
        </w:trPr>
        <w:tc>
          <w:tcPr>
            <w:tcW w:w="2692" w:type="dxa"/>
            <w:gridSpan w:val="2"/>
            <w:tcBorders>
              <w:top w:val="single" w:sz="4" w:space="0" w:color="000000"/>
              <w:left w:val="single" w:sz="4" w:space="0" w:color="000000"/>
              <w:bottom w:val="single" w:sz="4" w:space="0" w:color="000000"/>
              <w:right w:val="single" w:sz="4" w:space="0" w:color="000000"/>
            </w:tcBorders>
            <w:hideMark/>
          </w:tcPr>
          <w:p w14:paraId="4316050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295" w:type="dxa"/>
            <w:gridSpan w:val="2"/>
            <w:tcBorders>
              <w:top w:val="single" w:sz="4" w:space="0" w:color="000000"/>
              <w:left w:val="single" w:sz="4" w:space="0" w:color="000000"/>
              <w:bottom w:val="single" w:sz="4" w:space="0" w:color="000000"/>
              <w:right w:val="single" w:sz="4" w:space="0" w:color="000000"/>
            </w:tcBorders>
            <w:hideMark/>
          </w:tcPr>
          <w:p w14:paraId="3ECB730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84" w:type="dxa"/>
            <w:tcBorders>
              <w:top w:val="single" w:sz="4" w:space="0" w:color="000000"/>
              <w:left w:val="single" w:sz="4" w:space="0" w:color="000000"/>
              <w:bottom w:val="single" w:sz="4" w:space="0" w:color="000000"/>
              <w:right w:val="single" w:sz="4" w:space="0" w:color="000000"/>
            </w:tcBorders>
            <w:hideMark/>
          </w:tcPr>
          <w:p w14:paraId="1E09723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2EE0C92B" w14:textId="77777777" w:rsidTr="006D433D">
        <w:trPr>
          <w:trHeight w:val="1617"/>
          <w:tblHeader/>
        </w:trPr>
        <w:tc>
          <w:tcPr>
            <w:tcW w:w="2692" w:type="dxa"/>
            <w:gridSpan w:val="2"/>
            <w:tcBorders>
              <w:top w:val="single" w:sz="4" w:space="0" w:color="000000"/>
              <w:left w:val="single" w:sz="4" w:space="0" w:color="000000"/>
              <w:bottom w:val="dashSmallGap" w:sz="4" w:space="0" w:color="000000"/>
              <w:right w:val="single" w:sz="4" w:space="0" w:color="000000"/>
            </w:tcBorders>
          </w:tcPr>
          <w:p w14:paraId="3554A798"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rPr>
              <w:t>滑鼠點選</w:t>
            </w:r>
          </w:p>
          <w:p w14:paraId="0BAE332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員工帳號申請</w:t>
            </w:r>
          </w:p>
          <w:p w14:paraId="34EE580F" w14:textId="77777777" w:rsidR="001B3463" w:rsidRPr="00FB3979" w:rsidRDefault="001B3463">
            <w:pPr>
              <w:rPr>
                <w:rFonts w:ascii="Times New Roman" w:eastAsia="標楷體" w:hAnsi="Times New Roman" w:cs="標楷體"/>
              </w:rPr>
            </w:pPr>
          </w:p>
        </w:tc>
        <w:tc>
          <w:tcPr>
            <w:tcW w:w="3295" w:type="dxa"/>
            <w:gridSpan w:val="2"/>
            <w:tcBorders>
              <w:top w:val="single" w:sz="4" w:space="0" w:color="000000"/>
              <w:left w:val="single" w:sz="4" w:space="0" w:color="000000"/>
              <w:bottom w:val="dashSmallGap" w:sz="4" w:space="0" w:color="000000"/>
              <w:right w:val="single" w:sz="4" w:space="0" w:color="000000"/>
            </w:tcBorders>
          </w:tcPr>
          <w:p w14:paraId="36B503F4" w14:textId="77777777" w:rsidR="001B3463" w:rsidRPr="00FB3979" w:rsidRDefault="001B3463">
            <w:pPr>
              <w:rPr>
                <w:rFonts w:ascii="Times New Roman" w:eastAsia="標楷體" w:hAnsi="Times New Roman" w:cs="標楷體"/>
                <w:highlight w:val="yellow"/>
              </w:rPr>
            </w:pPr>
          </w:p>
        </w:tc>
        <w:tc>
          <w:tcPr>
            <w:tcW w:w="2784" w:type="dxa"/>
            <w:tcBorders>
              <w:top w:val="single" w:sz="4" w:space="0" w:color="000000"/>
              <w:left w:val="single" w:sz="4" w:space="0" w:color="000000"/>
              <w:bottom w:val="dashSmallGap" w:sz="4" w:space="0" w:color="000000"/>
              <w:right w:val="single" w:sz="4" w:space="0" w:color="000000"/>
            </w:tcBorders>
          </w:tcPr>
          <w:p w14:paraId="59656C93" w14:textId="77777777" w:rsidR="001B3463" w:rsidRPr="00FB3979" w:rsidRDefault="001B3463">
            <w:pPr>
              <w:rPr>
                <w:rFonts w:ascii="Times New Roman" w:eastAsia="標楷體" w:hAnsi="Times New Roman" w:cs="標楷體"/>
              </w:rPr>
            </w:pPr>
          </w:p>
          <w:p w14:paraId="2303217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顯示近三天內新帳號申請等待核可的通知</w:t>
            </w:r>
          </w:p>
          <w:p w14:paraId="4A269DF4" w14:textId="77777777" w:rsidR="001B3463" w:rsidRPr="00FB3979" w:rsidRDefault="001B3463">
            <w:pPr>
              <w:rPr>
                <w:rFonts w:ascii="Times New Roman" w:eastAsia="標楷體" w:hAnsi="Times New Roman" w:cs="標楷體"/>
              </w:rPr>
            </w:pPr>
          </w:p>
          <w:p w14:paraId="4686726E" w14:textId="2707300C" w:rsidR="001B3463" w:rsidRPr="00FB3979" w:rsidRDefault="001B3463" w:rsidP="002E6895">
            <w:pPr>
              <w:rPr>
                <w:rFonts w:ascii="Times New Roman" w:eastAsia="標楷體" w:hAnsi="Times New Roman" w:cs="標楷體"/>
              </w:rPr>
            </w:pPr>
            <w:r w:rsidRPr="00FB3979">
              <w:rPr>
                <w:rFonts w:ascii="Times New Roman" w:eastAsia="標楷體" w:hAnsi="Times New Roman" w:cs="標楷體" w:hint="eastAsia"/>
              </w:rPr>
              <w:t>如圖</w:t>
            </w:r>
            <w:r w:rsidRPr="00FB3979">
              <w:rPr>
                <w:rFonts w:ascii="Times New Roman" w:eastAsia="標楷體" w:hAnsi="Times New Roman" w:cs="標楷體" w:hint="eastAsia"/>
              </w:rPr>
              <w:t xml:space="preserve"> </w:t>
            </w:r>
            <w:r w:rsidR="002E6895">
              <w:rPr>
                <w:rFonts w:ascii="Times New Roman" w:eastAsia="標楷體" w:hAnsi="Times New Roman" w:cs="標楷體" w:hint="eastAsia"/>
              </w:rPr>
              <w:t>45</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帳號審核通知</w:t>
            </w:r>
          </w:p>
        </w:tc>
      </w:tr>
      <w:tr w:rsidR="001B3463" w:rsidRPr="00FB3979" w14:paraId="59114F76" w14:textId="77777777" w:rsidTr="006D433D">
        <w:trPr>
          <w:trHeight w:val="2111"/>
          <w:tblHeader/>
        </w:trPr>
        <w:tc>
          <w:tcPr>
            <w:tcW w:w="2692" w:type="dxa"/>
            <w:gridSpan w:val="2"/>
            <w:tcBorders>
              <w:top w:val="dashSmallGap" w:sz="4" w:space="0" w:color="000000"/>
              <w:left w:val="single" w:sz="4" w:space="0" w:color="000000"/>
              <w:bottom w:val="single" w:sz="4" w:space="0" w:color="000000"/>
              <w:right w:val="single" w:sz="4" w:space="0" w:color="000000"/>
            </w:tcBorders>
          </w:tcPr>
          <w:p w14:paraId="00923CF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滑鼠勾選</w:t>
            </w:r>
          </w:p>
          <w:p w14:paraId="053A322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員工帳號</w:t>
            </w:r>
          </w:p>
          <w:p w14:paraId="24A34BF4" w14:textId="77777777" w:rsidR="001B3463" w:rsidRPr="00FB3979" w:rsidRDefault="001B3463">
            <w:pPr>
              <w:rPr>
                <w:rFonts w:ascii="Times New Roman" w:eastAsia="標楷體" w:hAnsi="Times New Roman" w:cs="標楷體"/>
              </w:rPr>
            </w:pPr>
          </w:p>
          <w:p w14:paraId="27A594A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p>
          <w:p w14:paraId="1645CB3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w:t>
            </w:r>
          </w:p>
        </w:tc>
        <w:tc>
          <w:tcPr>
            <w:tcW w:w="3295" w:type="dxa"/>
            <w:gridSpan w:val="2"/>
            <w:tcBorders>
              <w:top w:val="dashSmallGap" w:sz="4" w:space="0" w:color="000000"/>
              <w:left w:val="single" w:sz="4" w:space="0" w:color="000000"/>
              <w:bottom w:val="single" w:sz="4" w:space="0" w:color="000000"/>
              <w:right w:val="single" w:sz="4" w:space="0" w:color="000000"/>
            </w:tcBorders>
          </w:tcPr>
          <w:p w14:paraId="0E92B433" w14:textId="77777777" w:rsidR="001B3463" w:rsidRPr="00FB3979" w:rsidRDefault="001B3463">
            <w:pPr>
              <w:rPr>
                <w:rFonts w:ascii="Times New Roman" w:eastAsia="標楷體" w:hAnsi="Times New Roman" w:cs="標楷體"/>
                <w:highlight w:val="yellow"/>
              </w:rPr>
            </w:pPr>
          </w:p>
        </w:tc>
        <w:tc>
          <w:tcPr>
            <w:tcW w:w="2784" w:type="dxa"/>
            <w:tcBorders>
              <w:top w:val="dashSmallGap" w:sz="4" w:space="0" w:color="000000"/>
              <w:left w:val="single" w:sz="4" w:space="0" w:color="000000"/>
              <w:bottom w:val="single" w:sz="4" w:space="0" w:color="000000"/>
              <w:right w:val="single" w:sz="4" w:space="0" w:color="000000"/>
            </w:tcBorders>
          </w:tcPr>
          <w:p w14:paraId="2D17B9DE" w14:textId="2119F5E5" w:rsidR="001B3463" w:rsidRPr="00FB3979" w:rsidRDefault="002E6895">
            <w:pPr>
              <w:rPr>
                <w:rFonts w:ascii="Times New Roman" w:eastAsia="標楷體" w:hAnsi="Times New Roman" w:cs="標楷體"/>
              </w:rPr>
            </w:pPr>
            <w:r>
              <w:rPr>
                <w:rFonts w:ascii="Times New Roman" w:eastAsia="標楷體" w:hAnsi="Times New Roman" w:cs="標楷體" w:hint="eastAsia"/>
              </w:rPr>
              <w:t>顯示員工</w:t>
            </w:r>
            <w:r>
              <w:rPr>
                <w:rFonts w:ascii="Times New Roman" w:eastAsia="標楷體" w:hAnsi="Times New Roman" w:cs="標楷體" w:hint="eastAsia"/>
              </w:rPr>
              <w:t xml:space="preserve"> </w:t>
            </w:r>
            <w:r>
              <w:rPr>
                <w:rFonts w:ascii="Times New Roman" w:eastAsia="標楷體" w:hAnsi="Times New Roman" w:cs="標楷體" w:hint="eastAsia"/>
              </w:rPr>
              <w:t>帳號申請的彈跳視窗</w:t>
            </w:r>
          </w:p>
          <w:p w14:paraId="024257BA" w14:textId="77777777" w:rsidR="001B3463" w:rsidRPr="00FB3979" w:rsidRDefault="001B3463">
            <w:pPr>
              <w:rPr>
                <w:rFonts w:ascii="Times New Roman" w:eastAsia="標楷體" w:hAnsi="Times New Roman" w:cs="標楷體"/>
              </w:rPr>
            </w:pPr>
          </w:p>
          <w:p w14:paraId="462C1CC6" w14:textId="77777777" w:rsidR="001B3463" w:rsidRPr="00FB3979" w:rsidRDefault="001B3463">
            <w:pPr>
              <w:rPr>
                <w:rFonts w:ascii="Times New Roman" w:eastAsia="標楷體" w:hAnsi="Times New Roman" w:cs="標楷體"/>
              </w:rPr>
            </w:pPr>
          </w:p>
          <w:p w14:paraId="2558C1D8" w14:textId="26D8FBE8"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如圖</w:t>
            </w:r>
            <w:r w:rsidR="002E6895">
              <w:rPr>
                <w:rFonts w:ascii="Times New Roman" w:eastAsia="標楷體" w:hAnsi="Times New Roman" w:cs="標楷體" w:hint="eastAsia"/>
              </w:rPr>
              <w:t xml:space="preserve"> 46</w:t>
            </w:r>
            <w:r w:rsidRPr="00FB3979">
              <w:rPr>
                <w:rFonts w:ascii="Times New Roman" w:eastAsia="標楷體" w:hAnsi="Times New Roman" w:cs="標楷體" w:hint="eastAsia"/>
              </w:rPr>
              <w:t>員工帳號申請</w:t>
            </w:r>
          </w:p>
        </w:tc>
      </w:tr>
      <w:tr w:rsidR="001B3463" w:rsidRPr="00FB3979" w14:paraId="21062E54" w14:textId="77777777" w:rsidTr="006D433D">
        <w:trPr>
          <w:trHeight w:val="366"/>
        </w:trPr>
        <w:tc>
          <w:tcPr>
            <w:tcW w:w="1193" w:type="dxa"/>
            <w:tcBorders>
              <w:top w:val="single" w:sz="4" w:space="0" w:color="000000"/>
              <w:left w:val="single" w:sz="4" w:space="0" w:color="000000"/>
              <w:bottom w:val="single" w:sz="4" w:space="0" w:color="000000"/>
              <w:right w:val="single" w:sz="4" w:space="0" w:color="000000"/>
            </w:tcBorders>
            <w:hideMark/>
          </w:tcPr>
          <w:p w14:paraId="08225376"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79" w:type="dxa"/>
            <w:gridSpan w:val="4"/>
            <w:tcBorders>
              <w:top w:val="single" w:sz="4" w:space="0" w:color="000000"/>
              <w:left w:val="single" w:sz="4" w:space="0" w:color="000000"/>
              <w:bottom w:val="single" w:sz="4" w:space="0" w:color="000000"/>
              <w:right w:val="single" w:sz="4" w:space="0" w:color="000000"/>
            </w:tcBorders>
          </w:tcPr>
          <w:p w14:paraId="27E8976E" w14:textId="77777777" w:rsidR="001B3463" w:rsidRPr="00FB3979" w:rsidRDefault="001B3463">
            <w:pPr>
              <w:rPr>
                <w:rFonts w:ascii="Times New Roman" w:eastAsia="標楷體" w:hAnsi="Times New Roman" w:cs="標楷體"/>
              </w:rPr>
            </w:pPr>
          </w:p>
        </w:tc>
      </w:tr>
    </w:tbl>
    <w:p w14:paraId="398D00EA" w14:textId="2DBFE194"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63D6586D" w14:textId="77777777" w:rsidR="002C7A56" w:rsidRPr="00FB3979" w:rsidRDefault="002C7A56" w:rsidP="001B3463">
      <w:pPr>
        <w:rPr>
          <w:rFonts w:ascii="Times New Roman" w:eastAsia="標楷體" w:hAnsi="Times New Roman" w:cs="標楷體"/>
        </w:rPr>
      </w:pPr>
    </w:p>
    <w:p w14:paraId="5F150EE0" w14:textId="752D72A3"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248DBC4F" wp14:editId="03CEF59A">
            <wp:extent cx="5559631" cy="3242733"/>
            <wp:effectExtent l="0" t="0" r="3175"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7064788"/>
                    <pic:cNvPicPr>
                      <a:picLocks noChangeAspect="1" noChangeArrowheads="1"/>
                    </pic:cNvPicPr>
                  </pic:nvPicPr>
                  <pic:blipFill rotWithShape="1">
                    <a:blip r:embed="rId70">
                      <a:extLst>
                        <a:ext uri="{28A0092B-C50C-407E-A947-70E740481C1C}">
                          <a14:useLocalDpi xmlns:a14="http://schemas.microsoft.com/office/drawing/2010/main" val="0"/>
                        </a:ext>
                      </a:extLst>
                    </a:blip>
                    <a:srcRect b="1728"/>
                    <a:stretch/>
                  </pic:blipFill>
                  <pic:spPr bwMode="auto">
                    <a:xfrm>
                      <a:off x="0" y="0"/>
                      <a:ext cx="5574208" cy="3251235"/>
                    </a:xfrm>
                    <a:prstGeom prst="rect">
                      <a:avLst/>
                    </a:prstGeom>
                    <a:noFill/>
                    <a:ln>
                      <a:noFill/>
                    </a:ln>
                    <a:extLst>
                      <a:ext uri="{53640926-AAD7-44D8-BBD7-CCE9431645EC}">
                        <a14:shadowObscured xmlns:a14="http://schemas.microsoft.com/office/drawing/2010/main"/>
                      </a:ext>
                    </a:extLst>
                  </pic:spPr>
                </pic:pic>
              </a:graphicData>
            </a:graphic>
          </wp:inline>
        </w:drawing>
      </w:r>
    </w:p>
    <w:p w14:paraId="45E8973E" w14:textId="3DB6DE99" w:rsidR="001B3463" w:rsidRPr="00FB3979" w:rsidRDefault="001B3463" w:rsidP="002B798B">
      <w:pPr>
        <w:pStyle w:val="a9"/>
        <w:widowControl/>
        <w:rPr>
          <w:b/>
          <w:bCs/>
        </w:rPr>
      </w:pPr>
      <w:bookmarkStart w:id="394" w:name="_Toc152429953"/>
      <w:bookmarkStart w:id="395" w:name="_Toc152716144"/>
      <w:r w:rsidRPr="00FB3979">
        <w:softHyphen/>
      </w:r>
      <w:r w:rsidRPr="00FB3979">
        <w:rPr>
          <w:noProof/>
        </w:rPr>
        <w:t xml:space="preserve"> </w:t>
      </w:r>
      <w:r w:rsidRPr="00FB3979">
        <w:rPr>
          <w:noProof/>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45</w:t>
      </w:r>
      <w:r w:rsidRPr="00FB3979">
        <w:rPr>
          <w:rFonts w:hint="eastAsia"/>
          <w:b/>
          <w:bCs/>
        </w:rPr>
        <w:fldChar w:fldCharType="end"/>
      </w:r>
      <w:r w:rsidRPr="00FB3979">
        <w:rPr>
          <w:rFonts w:hint="eastAsia"/>
          <w:b/>
          <w:bCs/>
        </w:rPr>
        <w:t xml:space="preserve">  </w:t>
      </w:r>
      <w:r w:rsidRPr="00FB3979">
        <w:rPr>
          <w:rFonts w:hint="eastAsia"/>
          <w:b/>
          <w:bCs/>
        </w:rPr>
        <w:t>帳號審核通知</w:t>
      </w:r>
      <w:bookmarkEnd w:id="394"/>
      <w:bookmarkEnd w:id="395"/>
    </w:p>
    <w:p w14:paraId="06FF06A2" w14:textId="77777777" w:rsidR="001B3463" w:rsidRPr="00FB3979" w:rsidRDefault="001B3463" w:rsidP="002B798B">
      <w:pPr>
        <w:pStyle w:val="a9"/>
        <w:widowControl/>
        <w:rPr>
          <w:b/>
          <w:bCs/>
        </w:rPr>
      </w:pPr>
    </w:p>
    <w:p w14:paraId="00AE37EB" w14:textId="77777777" w:rsidR="001B3463" w:rsidRPr="00FB3979" w:rsidRDefault="001B3463" w:rsidP="002E6895">
      <w:pPr>
        <w:jc w:val="center"/>
        <w:rPr>
          <w:rFonts w:ascii="Times New Roman" w:eastAsia="標楷體" w:hAnsi="Times New Roman"/>
        </w:rPr>
      </w:pPr>
      <w:r w:rsidRPr="00FB3979">
        <w:rPr>
          <w:rFonts w:ascii="Times New Roman" w:eastAsia="標楷體" w:hAnsi="Times New Roman"/>
          <w:noProof/>
        </w:rPr>
        <w:lastRenderedPageBreak/>
        <w:drawing>
          <wp:inline distT="0" distB="0" distL="0" distR="0" wp14:anchorId="35E127BD" wp14:editId="52A6F9C9">
            <wp:extent cx="5234940" cy="1569825"/>
            <wp:effectExtent l="0" t="0" r="381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14045" cy="1593547"/>
                    </a:xfrm>
                    <a:prstGeom prst="rect">
                      <a:avLst/>
                    </a:prstGeom>
                    <a:noFill/>
                    <a:ln>
                      <a:noFill/>
                    </a:ln>
                  </pic:spPr>
                </pic:pic>
              </a:graphicData>
            </a:graphic>
          </wp:inline>
        </w:drawing>
      </w:r>
    </w:p>
    <w:p w14:paraId="36A3D54A" w14:textId="03B1B096" w:rsidR="001B3463" w:rsidRPr="00FB3979" w:rsidRDefault="001B3463" w:rsidP="001B3463">
      <w:pPr>
        <w:pStyle w:val="a9"/>
        <w:rPr>
          <w:b/>
          <w:bCs/>
        </w:rPr>
      </w:pPr>
      <w:bookmarkStart w:id="396" w:name="_Toc152429954"/>
      <w:bookmarkStart w:id="397" w:name="_Toc152716145"/>
      <w:r w:rsidRPr="00FB3979">
        <w:softHyphen/>
      </w:r>
      <w:r w:rsidRPr="00FB3979">
        <w:rPr>
          <w:b/>
          <w:bCs/>
        </w:rPr>
        <w:t xml:space="preserve"> </w:t>
      </w:r>
      <w:r w:rsidRPr="00FB3979">
        <w:rPr>
          <w:b/>
          <w:bCs/>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46</w:t>
      </w:r>
      <w:r w:rsidRPr="00FB3979">
        <w:rPr>
          <w:rFonts w:hint="eastAsia"/>
          <w:b/>
          <w:bCs/>
        </w:rPr>
        <w:fldChar w:fldCharType="end"/>
      </w:r>
      <w:r w:rsidRPr="00FB3979">
        <w:rPr>
          <w:rFonts w:hint="eastAsia"/>
          <w:b/>
          <w:bCs/>
        </w:rPr>
        <w:t xml:space="preserve">  </w:t>
      </w:r>
      <w:r w:rsidRPr="00FB3979">
        <w:rPr>
          <w:rFonts w:hint="eastAsia"/>
          <w:b/>
          <w:bCs/>
        </w:rPr>
        <w:t>員工帳號申請</w:t>
      </w:r>
      <w:bookmarkEnd w:id="396"/>
      <w:bookmarkEnd w:id="397"/>
    </w:p>
    <w:p w14:paraId="463A4416" w14:textId="77777777" w:rsidR="001B3463" w:rsidRPr="00FB3979" w:rsidRDefault="001B3463" w:rsidP="001B3463">
      <w:pPr>
        <w:rPr>
          <w:rFonts w:ascii="Times New Roman" w:eastAsia="標楷體" w:hAnsi="Times New Roman"/>
        </w:rPr>
      </w:pPr>
    </w:p>
    <w:p w14:paraId="4452DAE1" w14:textId="2D8640AD" w:rsidR="001B3463" w:rsidRDefault="001B3463" w:rsidP="00C4723A">
      <w:pPr>
        <w:pStyle w:val="4"/>
        <w:ind w:left="720"/>
      </w:pPr>
      <w:bookmarkStart w:id="398" w:name="_Toc152421504"/>
      <w:bookmarkStart w:id="399" w:name="_Toc152677829"/>
      <w:r w:rsidRPr="00FB3979">
        <w:rPr>
          <w:rFonts w:hint="eastAsia"/>
        </w:rPr>
        <w:t xml:space="preserve">1-7-3 </w:t>
      </w:r>
      <w:r w:rsidRPr="00FB3979">
        <w:rPr>
          <w:rFonts w:hint="eastAsia"/>
        </w:rPr>
        <w:t>部門授權</w:t>
      </w:r>
      <w:bookmarkEnd w:id="398"/>
      <w:bookmarkEnd w:id="399"/>
      <w:r w:rsidRPr="00FB3979">
        <w:rPr>
          <w:rFonts w:hint="eastAsia"/>
        </w:rPr>
        <w:t xml:space="preserve"> </w:t>
      </w:r>
    </w:p>
    <w:p w14:paraId="126C0B1C" w14:textId="77777777" w:rsidR="00041B6B" w:rsidRPr="00041B6B" w:rsidRDefault="00041B6B" w:rsidP="00041B6B"/>
    <w:p w14:paraId="5D758735" w14:textId="1A986DC2" w:rsidR="00A611FB" w:rsidRPr="00FB3979" w:rsidRDefault="00A611FB" w:rsidP="002C7A56">
      <w:pPr>
        <w:pStyle w:val="a9"/>
      </w:pPr>
      <w:bookmarkStart w:id="400" w:name="_Toc152716514"/>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33</w:t>
      </w:r>
      <w:r w:rsidRPr="00FB3979">
        <w:rPr>
          <w:rFonts w:hint="eastAsia"/>
        </w:rPr>
        <w:fldChar w:fldCharType="end"/>
      </w:r>
      <w:r w:rsidRPr="00FB3979">
        <w:rPr>
          <w:rFonts w:hint="eastAsia"/>
        </w:rPr>
        <w:t xml:space="preserve">  1-7-3 </w:t>
      </w:r>
      <w:r w:rsidRPr="00FB3979">
        <w:rPr>
          <w:rFonts w:hint="eastAsia"/>
        </w:rPr>
        <w:t>部門授權</w:t>
      </w:r>
      <w:bookmarkEnd w:id="400"/>
      <w:r w:rsidRPr="00FB3979">
        <w:rPr>
          <w:rFonts w:hint="eastAsia"/>
        </w:rPr>
        <w:t xml:space="preserve"> </w:t>
      </w:r>
    </w:p>
    <w:tbl>
      <w:tblPr>
        <w:tblpPr w:leftFromText="180" w:rightFromText="180" w:vertAnchor="text" w:horzAnchor="margin" w:tblpY="121"/>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1"/>
        <w:gridCol w:w="1661"/>
        <w:gridCol w:w="1553"/>
        <w:gridCol w:w="1615"/>
        <w:gridCol w:w="2754"/>
      </w:tblGrid>
      <w:tr w:rsidR="001B3463" w:rsidRPr="00FB3979" w14:paraId="5C78A094" w14:textId="77777777" w:rsidTr="006D433D">
        <w:trPr>
          <w:trHeight w:val="307"/>
          <w:tblHeader/>
        </w:trPr>
        <w:tc>
          <w:tcPr>
            <w:tcW w:w="8784" w:type="dxa"/>
            <w:gridSpan w:val="5"/>
            <w:tcBorders>
              <w:top w:val="single" w:sz="4" w:space="0" w:color="000000"/>
              <w:left w:val="single" w:sz="4" w:space="0" w:color="000000"/>
              <w:bottom w:val="single" w:sz="4" w:space="0" w:color="000000"/>
              <w:right w:val="single" w:sz="4" w:space="0" w:color="000000"/>
            </w:tcBorders>
            <w:hideMark/>
          </w:tcPr>
          <w:p w14:paraId="39A3D03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1-7-1 </w:t>
            </w:r>
            <w:r w:rsidRPr="00FB3979">
              <w:rPr>
                <w:rFonts w:ascii="Times New Roman" w:eastAsia="標楷體" w:hAnsi="Times New Roman" w:cs="標楷體" w:hint="eastAsia"/>
              </w:rPr>
              <w:t>部門授權</w:t>
            </w:r>
          </w:p>
        </w:tc>
      </w:tr>
      <w:tr w:rsidR="001B3463" w:rsidRPr="00FB3979" w14:paraId="37889FC2" w14:textId="77777777" w:rsidTr="006D433D">
        <w:trPr>
          <w:trHeight w:val="323"/>
          <w:tblHeader/>
        </w:trPr>
        <w:tc>
          <w:tcPr>
            <w:tcW w:w="8784" w:type="dxa"/>
            <w:gridSpan w:val="5"/>
            <w:tcBorders>
              <w:top w:val="single" w:sz="4" w:space="0" w:color="000000"/>
              <w:left w:val="single" w:sz="4" w:space="0" w:color="000000"/>
              <w:bottom w:val="single" w:sz="4" w:space="0" w:color="000000"/>
              <w:right w:val="single" w:sz="4" w:space="0" w:color="000000"/>
            </w:tcBorders>
            <w:hideMark/>
          </w:tcPr>
          <w:p w14:paraId="1AB5479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系統管理員可管理各部門於系統內可使用之權限</w:t>
            </w:r>
          </w:p>
        </w:tc>
      </w:tr>
      <w:tr w:rsidR="001B3463" w:rsidRPr="00FB3979" w14:paraId="28503BCE" w14:textId="77777777" w:rsidTr="006D433D">
        <w:trPr>
          <w:trHeight w:val="307"/>
          <w:tblHeader/>
        </w:trPr>
        <w:tc>
          <w:tcPr>
            <w:tcW w:w="4415" w:type="dxa"/>
            <w:gridSpan w:val="3"/>
            <w:tcBorders>
              <w:top w:val="single" w:sz="4" w:space="0" w:color="000000"/>
              <w:left w:val="single" w:sz="4" w:space="0" w:color="000000"/>
              <w:bottom w:val="single" w:sz="4" w:space="0" w:color="000000"/>
              <w:right w:val="single" w:sz="4" w:space="0" w:color="000000"/>
            </w:tcBorders>
            <w:hideMark/>
          </w:tcPr>
          <w:p w14:paraId="0F65B3E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69" w:type="dxa"/>
            <w:gridSpan w:val="2"/>
            <w:tcBorders>
              <w:top w:val="single" w:sz="4" w:space="0" w:color="000000"/>
              <w:left w:val="single" w:sz="4" w:space="0" w:color="000000"/>
              <w:bottom w:val="single" w:sz="4" w:space="0" w:color="000000"/>
              <w:right w:val="single" w:sz="4" w:space="0" w:color="000000"/>
            </w:tcBorders>
            <w:hideMark/>
          </w:tcPr>
          <w:p w14:paraId="4BB2E03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039C094" w14:textId="77777777" w:rsidTr="006D433D">
        <w:trPr>
          <w:trHeight w:val="453"/>
          <w:tblHeader/>
        </w:trPr>
        <w:tc>
          <w:tcPr>
            <w:tcW w:w="2862" w:type="dxa"/>
            <w:gridSpan w:val="2"/>
            <w:tcBorders>
              <w:top w:val="single" w:sz="4" w:space="0" w:color="000000"/>
              <w:left w:val="single" w:sz="4" w:space="0" w:color="000000"/>
              <w:bottom w:val="single" w:sz="4" w:space="0" w:color="000000"/>
              <w:right w:val="single" w:sz="4" w:space="0" w:color="000000"/>
            </w:tcBorders>
            <w:hideMark/>
          </w:tcPr>
          <w:p w14:paraId="29130C8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68" w:type="dxa"/>
            <w:gridSpan w:val="2"/>
            <w:tcBorders>
              <w:top w:val="single" w:sz="4" w:space="0" w:color="000000"/>
              <w:left w:val="single" w:sz="4" w:space="0" w:color="000000"/>
              <w:bottom w:val="single" w:sz="4" w:space="0" w:color="000000"/>
              <w:right w:val="single" w:sz="4" w:space="0" w:color="000000"/>
            </w:tcBorders>
            <w:hideMark/>
          </w:tcPr>
          <w:p w14:paraId="5AD55856"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54" w:type="dxa"/>
            <w:tcBorders>
              <w:top w:val="single" w:sz="4" w:space="0" w:color="000000"/>
              <w:left w:val="single" w:sz="4" w:space="0" w:color="000000"/>
              <w:bottom w:val="single" w:sz="4" w:space="0" w:color="000000"/>
              <w:right w:val="single" w:sz="4" w:space="0" w:color="000000"/>
            </w:tcBorders>
            <w:hideMark/>
          </w:tcPr>
          <w:p w14:paraId="45AAB04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23C819D2" w14:textId="77777777" w:rsidTr="006D433D">
        <w:trPr>
          <w:trHeight w:val="1356"/>
          <w:tblHeader/>
        </w:trPr>
        <w:tc>
          <w:tcPr>
            <w:tcW w:w="2862" w:type="dxa"/>
            <w:gridSpan w:val="2"/>
            <w:tcBorders>
              <w:top w:val="single" w:sz="4" w:space="0" w:color="000000"/>
              <w:left w:val="single" w:sz="4" w:space="0" w:color="000000"/>
              <w:bottom w:val="single" w:sz="4" w:space="0" w:color="000000"/>
              <w:right w:val="single" w:sz="4" w:space="0" w:color="000000"/>
            </w:tcBorders>
            <w:hideMark/>
          </w:tcPr>
          <w:p w14:paraId="029DC25D"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rPr>
              <w:t>滑鼠點選</w:t>
            </w:r>
          </w:p>
          <w:p w14:paraId="7936200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通用權限</w:t>
            </w:r>
          </w:p>
          <w:p w14:paraId="2C77C03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職員權限</w:t>
            </w:r>
          </w:p>
          <w:p w14:paraId="0916627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主管權限</w:t>
            </w:r>
          </w:p>
        </w:tc>
        <w:tc>
          <w:tcPr>
            <w:tcW w:w="3168" w:type="dxa"/>
            <w:gridSpan w:val="2"/>
            <w:tcBorders>
              <w:top w:val="single" w:sz="4" w:space="0" w:color="000000"/>
              <w:left w:val="single" w:sz="4" w:space="0" w:color="000000"/>
              <w:bottom w:val="single" w:sz="4" w:space="0" w:color="000000"/>
              <w:right w:val="single" w:sz="4" w:space="0" w:color="000000"/>
            </w:tcBorders>
          </w:tcPr>
          <w:p w14:paraId="3ACB35B5" w14:textId="77777777" w:rsidR="001B3463" w:rsidRPr="00FB3979" w:rsidRDefault="001B3463">
            <w:pPr>
              <w:rPr>
                <w:rFonts w:ascii="Times New Roman" w:eastAsia="標楷體" w:hAnsi="Times New Roman" w:cs="標楷體"/>
                <w:highlight w:val="yellow"/>
              </w:rPr>
            </w:pPr>
          </w:p>
        </w:tc>
        <w:tc>
          <w:tcPr>
            <w:tcW w:w="2754" w:type="dxa"/>
            <w:tcBorders>
              <w:top w:val="single" w:sz="4" w:space="0" w:color="000000"/>
              <w:left w:val="single" w:sz="4" w:space="0" w:color="000000"/>
              <w:bottom w:val="single" w:sz="4" w:space="0" w:color="000000"/>
              <w:right w:val="single" w:sz="4" w:space="0" w:color="000000"/>
            </w:tcBorders>
            <w:hideMark/>
          </w:tcPr>
          <w:p w14:paraId="20D8447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顯示部門授權頁面</w:t>
            </w:r>
          </w:p>
        </w:tc>
      </w:tr>
      <w:tr w:rsidR="001B3463" w:rsidRPr="00FB3979" w14:paraId="3A5E5980" w14:textId="77777777" w:rsidTr="006D433D">
        <w:trPr>
          <w:trHeight w:val="323"/>
        </w:trPr>
        <w:tc>
          <w:tcPr>
            <w:tcW w:w="1201" w:type="dxa"/>
            <w:tcBorders>
              <w:top w:val="single" w:sz="4" w:space="0" w:color="000000"/>
              <w:left w:val="single" w:sz="4" w:space="0" w:color="000000"/>
              <w:bottom w:val="single" w:sz="4" w:space="0" w:color="000000"/>
              <w:right w:val="single" w:sz="4" w:space="0" w:color="000000"/>
            </w:tcBorders>
            <w:hideMark/>
          </w:tcPr>
          <w:p w14:paraId="4E935FC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83" w:type="dxa"/>
            <w:gridSpan w:val="4"/>
            <w:tcBorders>
              <w:top w:val="single" w:sz="4" w:space="0" w:color="000000"/>
              <w:left w:val="single" w:sz="4" w:space="0" w:color="000000"/>
              <w:bottom w:val="single" w:sz="4" w:space="0" w:color="000000"/>
              <w:right w:val="single" w:sz="4" w:space="0" w:color="000000"/>
            </w:tcBorders>
          </w:tcPr>
          <w:p w14:paraId="06CE7B56" w14:textId="77777777" w:rsidR="001B3463" w:rsidRPr="00FB3979" w:rsidRDefault="001B3463">
            <w:pPr>
              <w:rPr>
                <w:rFonts w:ascii="Times New Roman" w:eastAsia="標楷體" w:hAnsi="Times New Roman" w:cs="標楷體"/>
              </w:rPr>
            </w:pPr>
          </w:p>
        </w:tc>
      </w:tr>
    </w:tbl>
    <w:p w14:paraId="4CE611D0" w14:textId="77777777" w:rsidR="002E6895" w:rsidRDefault="002E6895" w:rsidP="001B3463">
      <w:pPr>
        <w:rPr>
          <w:rFonts w:ascii="Times New Roman" w:eastAsia="標楷體" w:hAnsi="Times New Roman" w:cs="標楷體"/>
        </w:rPr>
      </w:pPr>
    </w:p>
    <w:p w14:paraId="09F13AAD" w14:textId="13F7BCC8" w:rsidR="002C7A56"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4AB2D17D" w14:textId="75A46718" w:rsidR="00775AB1" w:rsidRPr="00FB3979" w:rsidRDefault="00775AB1" w:rsidP="00775AB1">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3F140D36" wp14:editId="44655090">
            <wp:extent cx="4686300" cy="3267099"/>
            <wp:effectExtent l="0" t="0" r="0" b="9525"/>
            <wp:docPr id="14351199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19972" name=""/>
                    <pic:cNvPicPr/>
                  </pic:nvPicPr>
                  <pic:blipFill rotWithShape="1">
                    <a:blip r:embed="rId72"/>
                    <a:srcRect t="1747" b="927"/>
                    <a:stretch/>
                  </pic:blipFill>
                  <pic:spPr bwMode="auto">
                    <a:xfrm>
                      <a:off x="0" y="0"/>
                      <a:ext cx="4726174" cy="3294897"/>
                    </a:xfrm>
                    <a:prstGeom prst="rect">
                      <a:avLst/>
                    </a:prstGeom>
                    <a:ln>
                      <a:noFill/>
                    </a:ln>
                    <a:extLst>
                      <a:ext uri="{53640926-AAD7-44D8-BBD7-CCE9431645EC}">
                        <a14:shadowObscured xmlns:a14="http://schemas.microsoft.com/office/drawing/2010/main"/>
                      </a:ext>
                    </a:extLst>
                  </pic:spPr>
                </pic:pic>
              </a:graphicData>
            </a:graphic>
          </wp:inline>
        </w:drawing>
      </w:r>
    </w:p>
    <w:p w14:paraId="0399A84C" w14:textId="777B485B" w:rsidR="00775AB1" w:rsidRPr="00FB3979" w:rsidRDefault="00775AB1" w:rsidP="00775AB1">
      <w:pPr>
        <w:jc w:val="center"/>
        <w:rPr>
          <w:rFonts w:ascii="Times New Roman" w:eastAsia="標楷體" w:hAnsi="Times New Roman"/>
          <w:b/>
          <w:bCs/>
        </w:rPr>
      </w:pPr>
      <w:bookmarkStart w:id="401" w:name="_Toc152429955"/>
      <w:bookmarkStart w:id="402" w:name="_Toc152716146"/>
      <w:r w:rsidRPr="00FB3979">
        <w:rPr>
          <w:rFonts w:ascii="Times New Roman" w:eastAsia="標楷體" w:hAnsi="Times New Roman"/>
          <w:noProof/>
        </w:rPr>
        <w:softHyphen/>
      </w:r>
      <w:r w:rsidRPr="00FB3979">
        <w:rPr>
          <w:rFonts w:ascii="Times New Roman" w:eastAsia="標楷體" w:hAnsi="Times New Roman" w:hint="eastAsia"/>
          <w:b/>
          <w:bCs/>
        </w:rPr>
        <w:t>圖</w:t>
      </w:r>
      <w:r w:rsidRPr="00FB3979">
        <w:rPr>
          <w:rFonts w:ascii="Times New Roman" w:eastAsia="標楷體" w:hAnsi="Times New Roman" w:hint="eastAsia"/>
          <w:b/>
          <w:bCs/>
        </w:rPr>
        <w:t xml:space="preserve"> </w:t>
      </w:r>
      <w:r w:rsidRPr="00FB3979">
        <w:rPr>
          <w:rFonts w:ascii="Times New Roman" w:eastAsia="標楷體" w:hAnsi="Times New Roman" w:hint="eastAsia"/>
          <w:b/>
          <w:bCs/>
        </w:rPr>
        <w:fldChar w:fldCharType="begin"/>
      </w:r>
      <w:r w:rsidRPr="00FB3979">
        <w:rPr>
          <w:rFonts w:ascii="Times New Roman" w:eastAsia="標楷體" w:hAnsi="Times New Roman" w:hint="eastAsia"/>
          <w:b/>
          <w:bCs/>
        </w:rPr>
        <w:instrText xml:space="preserve"> SEQ </w:instrText>
      </w:r>
      <w:r w:rsidRPr="00FB3979">
        <w:rPr>
          <w:rFonts w:ascii="Times New Roman" w:eastAsia="標楷體" w:hAnsi="Times New Roman" w:hint="eastAsia"/>
          <w:b/>
          <w:bCs/>
        </w:rPr>
        <w:instrText>圖</w:instrText>
      </w:r>
      <w:r w:rsidRPr="00FB3979">
        <w:rPr>
          <w:rFonts w:ascii="Times New Roman" w:eastAsia="標楷體" w:hAnsi="Times New Roman" w:hint="eastAsia"/>
          <w:b/>
          <w:bCs/>
        </w:rPr>
        <w:instrText xml:space="preserve"> \* ARABIC </w:instrText>
      </w:r>
      <w:r w:rsidRPr="00FB3979">
        <w:rPr>
          <w:rFonts w:ascii="Times New Roman" w:eastAsia="標楷體" w:hAnsi="Times New Roman" w:hint="eastAsia"/>
          <w:b/>
          <w:bCs/>
        </w:rPr>
        <w:fldChar w:fldCharType="separate"/>
      </w:r>
      <w:r w:rsidR="00E375D9">
        <w:rPr>
          <w:rFonts w:ascii="Times New Roman" w:eastAsia="標楷體" w:hAnsi="Times New Roman"/>
          <w:b/>
          <w:bCs/>
          <w:noProof/>
        </w:rPr>
        <w:t>47</w:t>
      </w:r>
      <w:r w:rsidRPr="00FB3979">
        <w:rPr>
          <w:rFonts w:ascii="Times New Roman" w:eastAsia="標楷體" w:hAnsi="Times New Roman" w:hint="eastAsia"/>
          <w:b/>
          <w:bCs/>
        </w:rPr>
        <w:fldChar w:fldCharType="end"/>
      </w:r>
      <w:r w:rsidRPr="00FB3979">
        <w:rPr>
          <w:rFonts w:ascii="Times New Roman" w:eastAsia="標楷體" w:hAnsi="Times New Roman" w:hint="eastAsia"/>
          <w:b/>
          <w:bCs/>
        </w:rPr>
        <w:t xml:space="preserve">  </w:t>
      </w:r>
      <w:r w:rsidR="00475101" w:rsidRPr="00FB3979">
        <w:rPr>
          <w:rFonts w:ascii="Times New Roman" w:eastAsia="標楷體" w:hAnsi="Times New Roman" w:hint="eastAsia"/>
          <w:b/>
          <w:bCs/>
        </w:rPr>
        <w:t>部門授權</w:t>
      </w:r>
      <w:bookmarkEnd w:id="401"/>
      <w:bookmarkEnd w:id="402"/>
    </w:p>
    <w:p w14:paraId="5E365B54" w14:textId="07CC43E0" w:rsidR="001B3463" w:rsidRPr="00FB3979" w:rsidRDefault="001B3463" w:rsidP="00C4723A">
      <w:pPr>
        <w:pStyle w:val="4"/>
        <w:ind w:left="720"/>
      </w:pPr>
      <w:bookmarkStart w:id="403" w:name="_Toc152421505"/>
      <w:bookmarkStart w:id="404" w:name="_Toc152677830"/>
      <w:r w:rsidRPr="00FB3979">
        <w:rPr>
          <w:rFonts w:hint="eastAsia"/>
        </w:rPr>
        <w:lastRenderedPageBreak/>
        <w:t>1-7-3-1</w:t>
      </w:r>
      <w:r w:rsidRPr="00FB3979">
        <w:rPr>
          <w:rFonts w:hint="eastAsia"/>
        </w:rPr>
        <w:t>部門授權</w:t>
      </w:r>
      <w:r w:rsidRPr="00FB3979">
        <w:rPr>
          <w:rFonts w:hint="eastAsia"/>
        </w:rPr>
        <w:t>-</w:t>
      </w:r>
      <w:r w:rsidRPr="00FB3979">
        <w:rPr>
          <w:rFonts w:hint="eastAsia"/>
        </w:rPr>
        <w:t>通用權限功能</w:t>
      </w:r>
      <w:bookmarkEnd w:id="403"/>
      <w:bookmarkEnd w:id="404"/>
    </w:p>
    <w:p w14:paraId="1E8BDD05" w14:textId="77777777" w:rsidR="002F04EE" w:rsidRPr="00FB3979" w:rsidRDefault="002F04EE" w:rsidP="002F04EE">
      <w:pPr>
        <w:rPr>
          <w:rFonts w:ascii="Times New Roman" w:eastAsia="標楷體" w:hAnsi="Times New Roman"/>
        </w:rPr>
      </w:pPr>
    </w:p>
    <w:p w14:paraId="3DBCB3D8" w14:textId="2E38B9D2" w:rsidR="00A611FB" w:rsidRPr="00FB3979" w:rsidRDefault="00A611FB" w:rsidP="002F04EE">
      <w:pPr>
        <w:pStyle w:val="a9"/>
      </w:pPr>
      <w:bookmarkStart w:id="405" w:name="_Toc152716515"/>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34</w:t>
      </w:r>
      <w:r w:rsidRPr="00FB3979">
        <w:rPr>
          <w:rFonts w:hint="eastAsia"/>
        </w:rPr>
        <w:fldChar w:fldCharType="end"/>
      </w:r>
      <w:r w:rsidRPr="00FB3979">
        <w:rPr>
          <w:rFonts w:hint="eastAsia"/>
        </w:rPr>
        <w:t xml:space="preserve">  1-7-3-1</w:t>
      </w:r>
      <w:r w:rsidRPr="00FB3979">
        <w:rPr>
          <w:rFonts w:hint="eastAsia"/>
        </w:rPr>
        <w:t>部門授權</w:t>
      </w:r>
      <w:r w:rsidRPr="00FB3979">
        <w:rPr>
          <w:rFonts w:hint="eastAsia"/>
        </w:rPr>
        <w:t>-</w:t>
      </w:r>
      <w:r w:rsidRPr="00FB3979">
        <w:rPr>
          <w:rFonts w:hint="eastAsia"/>
        </w:rPr>
        <w:t>通用權限功能</w:t>
      </w:r>
      <w:bookmarkEnd w:id="405"/>
    </w:p>
    <w:tbl>
      <w:tblPr>
        <w:tblpPr w:leftFromText="180" w:rightFromText="180" w:vertAnchor="text" w:horzAnchor="margin" w:tblpXSpec="center" w:tblpY="42"/>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1690"/>
        <w:gridCol w:w="1581"/>
        <w:gridCol w:w="1642"/>
        <w:gridCol w:w="2791"/>
      </w:tblGrid>
      <w:tr w:rsidR="001B3463" w:rsidRPr="00FB3979" w14:paraId="3DAB7FFE" w14:textId="77777777" w:rsidTr="00775AB1">
        <w:trPr>
          <w:trHeight w:val="318"/>
        </w:trPr>
        <w:tc>
          <w:tcPr>
            <w:tcW w:w="8926" w:type="dxa"/>
            <w:gridSpan w:val="5"/>
            <w:tcBorders>
              <w:top w:val="single" w:sz="4" w:space="0" w:color="000000"/>
              <w:left w:val="single" w:sz="4" w:space="0" w:color="000000"/>
              <w:bottom w:val="single" w:sz="4" w:space="0" w:color="000000"/>
              <w:right w:val="single" w:sz="4" w:space="0" w:color="000000"/>
            </w:tcBorders>
            <w:hideMark/>
          </w:tcPr>
          <w:p w14:paraId="665A9FA6" w14:textId="755A6A45"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1-7-3</w:t>
            </w:r>
            <w:r w:rsidRPr="00FB3979">
              <w:rPr>
                <w:rFonts w:ascii="Times New Roman" w:eastAsia="標楷體" w:hAnsi="Times New Roman" w:cs="標楷體" w:hint="eastAsia"/>
              </w:rPr>
              <w:t>部門授權</w:t>
            </w:r>
            <w:r w:rsidRPr="00FB3979">
              <w:rPr>
                <w:rFonts w:ascii="Times New Roman" w:eastAsia="標楷體" w:hAnsi="Times New Roman" w:cs="標楷體" w:hint="eastAsia"/>
              </w:rPr>
              <w:t>-</w:t>
            </w:r>
            <w:r w:rsidRPr="00FB3979">
              <w:rPr>
                <w:rFonts w:ascii="Times New Roman" w:eastAsia="標楷體" w:hAnsi="Times New Roman" w:cs="標楷體" w:hint="eastAsia"/>
              </w:rPr>
              <w:t>通用權限</w:t>
            </w:r>
          </w:p>
        </w:tc>
      </w:tr>
      <w:tr w:rsidR="001B3463" w:rsidRPr="00FB3979" w14:paraId="23B234CD" w14:textId="77777777" w:rsidTr="00775AB1">
        <w:trPr>
          <w:trHeight w:val="294"/>
        </w:trPr>
        <w:tc>
          <w:tcPr>
            <w:tcW w:w="8926" w:type="dxa"/>
            <w:gridSpan w:val="5"/>
            <w:tcBorders>
              <w:top w:val="single" w:sz="4" w:space="0" w:color="000000"/>
              <w:left w:val="single" w:sz="4" w:space="0" w:color="000000"/>
              <w:bottom w:val="single" w:sz="4" w:space="0" w:color="000000"/>
              <w:right w:val="single" w:sz="4" w:space="0" w:color="000000"/>
            </w:tcBorders>
          </w:tcPr>
          <w:p w14:paraId="775A013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依據選擇的部門決定是否給予此授權功能，且通用權限可一併更改主管以及職員授權功能</w:t>
            </w:r>
          </w:p>
          <w:p w14:paraId="52ECD7C5" w14:textId="77777777" w:rsidR="001B3463" w:rsidRPr="00FB3979" w:rsidRDefault="001B3463">
            <w:pPr>
              <w:rPr>
                <w:rFonts w:ascii="Times New Roman" w:eastAsia="標楷體" w:hAnsi="Times New Roman" w:cs="標楷體"/>
                <w:highlight w:val="yellow"/>
              </w:rPr>
            </w:pPr>
          </w:p>
          <w:p w14:paraId="631E7D1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可被授權功能名稱包含申報單檢視、異常申報查詢、申報草稿編輯</w:t>
            </w:r>
            <w:r w:rsidRPr="00FB3979">
              <w:rPr>
                <w:rFonts w:ascii="Times New Roman" w:eastAsia="標楷體" w:hAnsi="Times New Roman" w:cs="標楷體" w:hint="eastAsia"/>
              </w:rPr>
              <w:t>/</w:t>
            </w:r>
            <w:r w:rsidRPr="00FB3979">
              <w:rPr>
                <w:rFonts w:ascii="Times New Roman" w:eastAsia="標楷體" w:hAnsi="Times New Roman" w:cs="標楷體" w:hint="eastAsia"/>
              </w:rPr>
              <w:t>立案、異常處理查詢、回覆進度查詢、責任指派、責任確認、申報裁定、負責單位回覆、負責人員指派、帳號審核、申報單編輯</w:t>
            </w:r>
          </w:p>
        </w:tc>
      </w:tr>
      <w:tr w:rsidR="001B3463" w:rsidRPr="00FB3979" w14:paraId="7F145EE2" w14:textId="77777777" w:rsidTr="00775AB1">
        <w:trPr>
          <w:trHeight w:val="334"/>
        </w:trPr>
        <w:tc>
          <w:tcPr>
            <w:tcW w:w="4493" w:type="dxa"/>
            <w:gridSpan w:val="3"/>
            <w:tcBorders>
              <w:top w:val="single" w:sz="4" w:space="0" w:color="000000"/>
              <w:left w:val="single" w:sz="4" w:space="0" w:color="000000"/>
              <w:bottom w:val="single" w:sz="4" w:space="0" w:color="000000"/>
              <w:right w:val="single" w:sz="4" w:space="0" w:color="000000"/>
            </w:tcBorders>
            <w:hideMark/>
          </w:tcPr>
          <w:p w14:paraId="06A0549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433" w:type="dxa"/>
            <w:gridSpan w:val="2"/>
            <w:tcBorders>
              <w:top w:val="single" w:sz="4" w:space="0" w:color="000000"/>
              <w:left w:val="single" w:sz="4" w:space="0" w:color="000000"/>
              <w:bottom w:val="single" w:sz="4" w:space="0" w:color="000000"/>
              <w:right w:val="single" w:sz="4" w:space="0" w:color="000000"/>
            </w:tcBorders>
            <w:hideMark/>
          </w:tcPr>
          <w:p w14:paraId="4FDA26E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6B42A455" w14:textId="77777777" w:rsidTr="00775AB1">
        <w:trPr>
          <w:trHeight w:val="318"/>
        </w:trPr>
        <w:tc>
          <w:tcPr>
            <w:tcW w:w="2912" w:type="dxa"/>
            <w:gridSpan w:val="2"/>
            <w:tcBorders>
              <w:top w:val="single" w:sz="4" w:space="0" w:color="000000"/>
              <w:left w:val="single" w:sz="4" w:space="0" w:color="000000"/>
              <w:bottom w:val="single" w:sz="4" w:space="0" w:color="000000"/>
              <w:right w:val="single" w:sz="4" w:space="0" w:color="000000"/>
            </w:tcBorders>
            <w:hideMark/>
          </w:tcPr>
          <w:p w14:paraId="4B890FE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223" w:type="dxa"/>
            <w:gridSpan w:val="2"/>
            <w:tcBorders>
              <w:top w:val="single" w:sz="4" w:space="0" w:color="000000"/>
              <w:left w:val="single" w:sz="4" w:space="0" w:color="000000"/>
              <w:bottom w:val="single" w:sz="4" w:space="0" w:color="000000"/>
              <w:right w:val="single" w:sz="4" w:space="0" w:color="000000"/>
            </w:tcBorders>
            <w:hideMark/>
          </w:tcPr>
          <w:p w14:paraId="6434821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91" w:type="dxa"/>
            <w:tcBorders>
              <w:top w:val="single" w:sz="4" w:space="0" w:color="000000"/>
              <w:left w:val="single" w:sz="4" w:space="0" w:color="000000"/>
              <w:bottom w:val="single" w:sz="4" w:space="0" w:color="000000"/>
              <w:right w:val="single" w:sz="4" w:space="0" w:color="000000"/>
            </w:tcBorders>
            <w:hideMark/>
          </w:tcPr>
          <w:p w14:paraId="4D7060E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30F134D4" w14:textId="77777777" w:rsidTr="00D3262A">
        <w:trPr>
          <w:trHeight w:val="2922"/>
        </w:trPr>
        <w:tc>
          <w:tcPr>
            <w:tcW w:w="2912" w:type="dxa"/>
            <w:gridSpan w:val="2"/>
            <w:tcBorders>
              <w:top w:val="single" w:sz="4" w:space="0" w:color="000000"/>
              <w:left w:val="single" w:sz="4" w:space="0" w:color="000000"/>
              <w:bottom w:val="single" w:sz="4" w:space="0" w:color="000000"/>
              <w:right w:val="single" w:sz="4" w:space="0" w:color="000000"/>
            </w:tcBorders>
          </w:tcPr>
          <w:p w14:paraId="76A73AF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88E6A7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通用權限</w:t>
            </w:r>
          </w:p>
          <w:p w14:paraId="5A96B1B1" w14:textId="77777777" w:rsidR="001B3463" w:rsidRPr="00FB3979" w:rsidRDefault="001B3463">
            <w:pPr>
              <w:rPr>
                <w:rFonts w:ascii="Times New Roman" w:eastAsia="標楷體" w:hAnsi="Times New Roman" w:cs="標楷體"/>
              </w:rPr>
            </w:pPr>
          </w:p>
          <w:p w14:paraId="622BAD1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409B2FE1"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Segoe UI Symbol" w:eastAsia="標楷體" w:hAnsi="Segoe UI Symbol" w:cs="Segoe UI Symbol"/>
              </w:rPr>
              <w:t>☑</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w:t>
            </w:r>
          </w:p>
          <w:p w14:paraId="1C88A840" w14:textId="77777777" w:rsidR="001B3463" w:rsidRPr="00FB3979" w:rsidRDefault="001B3463">
            <w:pPr>
              <w:rPr>
                <w:rFonts w:ascii="Times New Roman" w:eastAsia="標楷體" w:hAnsi="Times New Roman" w:cs="標楷體"/>
              </w:rPr>
            </w:pPr>
          </w:p>
          <w:p w14:paraId="41AB6D1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68854DB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6763709B" w14:textId="38BAA885"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223" w:type="dxa"/>
            <w:gridSpan w:val="2"/>
            <w:tcBorders>
              <w:top w:val="single" w:sz="4" w:space="0" w:color="000000"/>
              <w:left w:val="single" w:sz="4" w:space="0" w:color="000000"/>
              <w:bottom w:val="single" w:sz="4" w:space="0" w:color="000000"/>
              <w:right w:val="single" w:sz="4" w:space="0" w:color="000000"/>
            </w:tcBorders>
          </w:tcPr>
          <w:p w14:paraId="6CE3D06F" w14:textId="77777777" w:rsidR="001B3463" w:rsidRPr="00FB3979" w:rsidRDefault="001B3463">
            <w:pPr>
              <w:rPr>
                <w:rFonts w:ascii="Times New Roman" w:eastAsia="標楷體" w:hAnsi="Times New Roman" w:cs="標楷體"/>
              </w:rPr>
            </w:pPr>
          </w:p>
          <w:p w14:paraId="7AC0224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依據勾選的授權更新資料庫部門權限</w:t>
            </w:r>
          </w:p>
          <w:p w14:paraId="37EF72EE" w14:textId="77777777" w:rsidR="001B3463" w:rsidRPr="00FB3979" w:rsidRDefault="001B3463">
            <w:pPr>
              <w:rPr>
                <w:rFonts w:ascii="Times New Roman" w:eastAsia="標楷體" w:hAnsi="Times New Roman" w:cs="標楷體"/>
              </w:rPr>
            </w:pPr>
          </w:p>
          <w:p w14:paraId="7818E169" w14:textId="77777777" w:rsidR="001B3463" w:rsidRPr="00FB3979" w:rsidRDefault="001B3463">
            <w:pPr>
              <w:rPr>
                <w:rFonts w:ascii="Times New Roman" w:eastAsia="標楷體" w:hAnsi="Times New Roman" w:cs="標楷體"/>
              </w:rPr>
            </w:pPr>
          </w:p>
          <w:p w14:paraId="6D8C67E3" w14:textId="77777777" w:rsidR="001B3463" w:rsidRPr="00FB3979" w:rsidRDefault="001B3463">
            <w:pPr>
              <w:rPr>
                <w:rFonts w:ascii="Times New Roman" w:eastAsia="標楷體" w:hAnsi="Times New Roman" w:cs="標楷體"/>
              </w:rPr>
            </w:pPr>
          </w:p>
        </w:tc>
        <w:tc>
          <w:tcPr>
            <w:tcW w:w="2791" w:type="dxa"/>
            <w:tcBorders>
              <w:top w:val="single" w:sz="4" w:space="0" w:color="000000"/>
              <w:left w:val="single" w:sz="4" w:space="0" w:color="000000"/>
              <w:bottom w:val="single" w:sz="4" w:space="0" w:color="000000"/>
              <w:right w:val="single" w:sz="4" w:space="0" w:color="000000"/>
            </w:tcBorders>
          </w:tcPr>
          <w:p w14:paraId="3E7A5B4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顯示通用權限的彈跳視窗</w:t>
            </w:r>
          </w:p>
          <w:p w14:paraId="770CE80B" w14:textId="77777777" w:rsidR="001B3463" w:rsidRPr="00FB3979" w:rsidRDefault="001B3463">
            <w:pPr>
              <w:rPr>
                <w:rFonts w:ascii="Times New Roman" w:eastAsia="標楷體" w:hAnsi="Times New Roman" w:cs="標楷體"/>
              </w:rPr>
            </w:pPr>
          </w:p>
          <w:p w14:paraId="452ED6BF" w14:textId="77777777" w:rsidR="001B3463" w:rsidRPr="00FB3979" w:rsidRDefault="001B3463">
            <w:pPr>
              <w:rPr>
                <w:rFonts w:ascii="Times New Roman" w:eastAsia="標楷體" w:hAnsi="Times New Roman" w:cs="標楷體"/>
              </w:rPr>
            </w:pPr>
          </w:p>
        </w:tc>
      </w:tr>
      <w:tr w:rsidR="001B3463" w:rsidRPr="00FB3979" w14:paraId="364FF772" w14:textId="77777777" w:rsidTr="00E24A75">
        <w:trPr>
          <w:trHeight w:val="3859"/>
        </w:trPr>
        <w:tc>
          <w:tcPr>
            <w:tcW w:w="1222" w:type="dxa"/>
            <w:tcBorders>
              <w:top w:val="single" w:sz="4" w:space="0" w:color="000000"/>
              <w:left w:val="single" w:sz="4" w:space="0" w:color="000000"/>
              <w:bottom w:val="single" w:sz="4" w:space="0" w:color="000000"/>
              <w:right w:val="single" w:sz="4" w:space="0" w:color="000000"/>
            </w:tcBorders>
            <w:vAlign w:val="center"/>
            <w:hideMark/>
          </w:tcPr>
          <w:p w14:paraId="308481E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704" w:type="dxa"/>
            <w:gridSpan w:val="4"/>
            <w:tcBorders>
              <w:top w:val="single" w:sz="4" w:space="0" w:color="000000"/>
              <w:left w:val="single" w:sz="4" w:space="0" w:color="000000"/>
              <w:bottom w:val="single" w:sz="4" w:space="0" w:color="000000"/>
              <w:right w:val="single" w:sz="4" w:space="0" w:color="000000"/>
            </w:tcBorders>
          </w:tcPr>
          <w:p w14:paraId="66777EE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各功能編號</w:t>
            </w:r>
            <w:r w:rsidRPr="00FB3979">
              <w:rPr>
                <w:rFonts w:ascii="Times New Roman" w:eastAsia="標楷體" w:hAnsi="Times New Roman" w:cs="標楷體" w:hint="eastAsia"/>
              </w:rPr>
              <w:t>:</w:t>
            </w:r>
          </w:p>
          <w:p w14:paraId="114C993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異常申報查詢</w:t>
            </w:r>
            <w:r w:rsidRPr="00FB3979">
              <w:rPr>
                <w:rFonts w:ascii="Times New Roman" w:eastAsia="標楷體" w:hAnsi="Times New Roman" w:cs="標楷體" w:hint="eastAsia"/>
              </w:rPr>
              <w:t xml:space="preserve"> 1-2-2</w:t>
            </w:r>
          </w:p>
          <w:p w14:paraId="429FCF3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申報草稿編輯</w:t>
            </w:r>
            <w:r w:rsidRPr="00FB3979">
              <w:rPr>
                <w:rFonts w:ascii="Times New Roman" w:eastAsia="標楷體" w:hAnsi="Times New Roman" w:cs="標楷體" w:hint="eastAsia"/>
              </w:rPr>
              <w:t>/</w:t>
            </w:r>
            <w:r w:rsidRPr="00FB3979">
              <w:rPr>
                <w:rFonts w:ascii="Times New Roman" w:eastAsia="標楷體" w:hAnsi="Times New Roman" w:cs="標楷體" w:hint="eastAsia"/>
              </w:rPr>
              <w:t>立案</w:t>
            </w:r>
            <w:r w:rsidRPr="00FB3979">
              <w:rPr>
                <w:rFonts w:ascii="Times New Roman" w:eastAsia="標楷體" w:hAnsi="Times New Roman" w:cs="標楷體" w:hint="eastAsia"/>
              </w:rPr>
              <w:t xml:space="preserve"> 1-2-3/1-2-1</w:t>
            </w:r>
          </w:p>
          <w:p w14:paraId="07DE50B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異常處理查詢</w:t>
            </w:r>
            <w:r w:rsidRPr="00FB3979">
              <w:rPr>
                <w:rFonts w:ascii="Times New Roman" w:eastAsia="標楷體" w:hAnsi="Times New Roman" w:cs="標楷體" w:hint="eastAsia"/>
              </w:rPr>
              <w:t xml:space="preserve"> 1-3-1</w:t>
            </w:r>
          </w:p>
          <w:p w14:paraId="76CA87F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回覆進度查詢</w:t>
            </w:r>
            <w:r w:rsidRPr="00FB3979">
              <w:rPr>
                <w:rFonts w:ascii="Times New Roman" w:eastAsia="標楷體" w:hAnsi="Times New Roman" w:cs="標楷體" w:hint="eastAsia"/>
              </w:rPr>
              <w:t xml:space="preserve"> 1-3-8</w:t>
            </w:r>
          </w:p>
          <w:p w14:paraId="52CEFDA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責任指派</w:t>
            </w:r>
            <w:r w:rsidRPr="00FB3979">
              <w:rPr>
                <w:rFonts w:ascii="Times New Roman" w:eastAsia="標楷體" w:hAnsi="Times New Roman" w:cs="標楷體" w:hint="eastAsia"/>
              </w:rPr>
              <w:t xml:space="preserve"> 1-3-4-1</w:t>
            </w:r>
          </w:p>
          <w:p w14:paraId="69E4B65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責任確認</w:t>
            </w:r>
            <w:r w:rsidRPr="00FB3979">
              <w:rPr>
                <w:rFonts w:ascii="Times New Roman" w:eastAsia="標楷體" w:hAnsi="Times New Roman" w:cs="標楷體" w:hint="eastAsia"/>
              </w:rPr>
              <w:t xml:space="preserve"> 1-3-4</w:t>
            </w:r>
          </w:p>
          <w:p w14:paraId="06352CC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申報裁定</w:t>
            </w:r>
            <w:r w:rsidRPr="00FB3979">
              <w:rPr>
                <w:rFonts w:ascii="Times New Roman" w:eastAsia="標楷體" w:hAnsi="Times New Roman" w:cs="標楷體" w:hint="eastAsia"/>
              </w:rPr>
              <w:t xml:space="preserve"> 1-3-5</w:t>
            </w:r>
          </w:p>
          <w:p w14:paraId="4103DF6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負責部門查詢</w:t>
            </w:r>
            <w:r w:rsidRPr="00FB3979">
              <w:rPr>
                <w:rFonts w:ascii="Times New Roman" w:eastAsia="標楷體" w:hAnsi="Times New Roman" w:cs="標楷體" w:hint="eastAsia"/>
              </w:rPr>
              <w:t>/</w:t>
            </w:r>
            <w:r w:rsidRPr="00FB3979">
              <w:rPr>
                <w:rFonts w:ascii="Times New Roman" w:eastAsia="標楷體" w:hAnsi="Times New Roman" w:cs="標楷體" w:hint="eastAsia"/>
              </w:rPr>
              <w:t>人員指派</w:t>
            </w:r>
            <w:r w:rsidRPr="00FB3979">
              <w:rPr>
                <w:rFonts w:ascii="Times New Roman" w:eastAsia="標楷體" w:hAnsi="Times New Roman" w:cs="標楷體" w:hint="eastAsia"/>
              </w:rPr>
              <w:t xml:space="preserve"> 1-4-1/1-4-3</w:t>
            </w:r>
          </w:p>
          <w:p w14:paraId="4C9F529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負責人員查詢</w:t>
            </w:r>
            <w:r w:rsidRPr="00FB3979">
              <w:rPr>
                <w:rFonts w:ascii="Times New Roman" w:eastAsia="標楷體" w:hAnsi="Times New Roman" w:cs="標楷體" w:hint="eastAsia"/>
              </w:rPr>
              <w:t>/</w:t>
            </w:r>
            <w:r w:rsidRPr="00FB3979">
              <w:rPr>
                <w:rFonts w:ascii="Times New Roman" w:eastAsia="標楷體" w:hAnsi="Times New Roman" w:cs="標楷體" w:hint="eastAsia"/>
              </w:rPr>
              <w:t>回覆</w:t>
            </w:r>
            <w:r w:rsidRPr="00FB3979">
              <w:rPr>
                <w:rFonts w:ascii="Times New Roman" w:eastAsia="標楷體" w:hAnsi="Times New Roman" w:cs="標楷體" w:hint="eastAsia"/>
              </w:rPr>
              <w:t xml:space="preserve"> 1-4-7/1-4-8</w:t>
            </w:r>
          </w:p>
          <w:p w14:paraId="249F49E8" w14:textId="33D37A41"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帳號審核</w:t>
            </w:r>
            <w:r w:rsidR="00E24A75" w:rsidRPr="00FB3979">
              <w:rPr>
                <w:rFonts w:ascii="Times New Roman" w:eastAsia="標楷體" w:hAnsi="Times New Roman" w:cs="標楷體" w:hint="eastAsia"/>
              </w:rPr>
              <w:t>1</w:t>
            </w:r>
            <w:r w:rsidR="00E24A75" w:rsidRPr="00FB3979">
              <w:rPr>
                <w:rFonts w:ascii="Times New Roman" w:eastAsia="標楷體" w:hAnsi="Times New Roman" w:cs="標楷體"/>
              </w:rPr>
              <w:t>-7-2</w:t>
            </w:r>
          </w:p>
          <w:p w14:paraId="4146058E" w14:textId="56DB5E3A"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申報單</w:t>
            </w:r>
            <w:r w:rsidR="00E24A75" w:rsidRPr="00FB3979">
              <w:rPr>
                <w:rFonts w:ascii="Times New Roman" w:eastAsia="標楷體" w:hAnsi="Times New Roman" w:cs="標楷體" w:hint="eastAsia"/>
              </w:rPr>
              <w:t>管理</w:t>
            </w:r>
            <w:r w:rsidR="00E24A75" w:rsidRPr="00FB3979">
              <w:rPr>
                <w:rFonts w:ascii="Times New Roman" w:eastAsia="標楷體" w:hAnsi="Times New Roman" w:cs="標楷體" w:hint="eastAsia"/>
              </w:rPr>
              <w:t>/</w:t>
            </w:r>
            <w:r w:rsidR="00E24A75" w:rsidRPr="00FB3979">
              <w:rPr>
                <w:rFonts w:ascii="Times New Roman" w:eastAsia="標楷體" w:hAnsi="Times New Roman" w:cs="標楷體" w:hint="eastAsia"/>
              </w:rPr>
              <w:t>修改</w:t>
            </w:r>
            <w:r w:rsidR="00E24A75" w:rsidRPr="00FB3979">
              <w:rPr>
                <w:rFonts w:ascii="Times New Roman" w:eastAsia="標楷體" w:hAnsi="Times New Roman" w:cs="標楷體" w:hint="eastAsia"/>
              </w:rPr>
              <w:t>1</w:t>
            </w:r>
            <w:r w:rsidR="00E24A75" w:rsidRPr="00FB3979">
              <w:rPr>
                <w:rFonts w:ascii="Times New Roman" w:eastAsia="標楷體" w:hAnsi="Times New Roman" w:cs="標楷體"/>
              </w:rPr>
              <w:t>-7-5</w:t>
            </w:r>
          </w:p>
        </w:tc>
      </w:tr>
    </w:tbl>
    <w:p w14:paraId="0E52B854" w14:textId="77777777" w:rsidR="00041B6B" w:rsidRDefault="00041B6B" w:rsidP="001B3463">
      <w:pPr>
        <w:rPr>
          <w:rFonts w:ascii="Times New Roman" w:eastAsia="標楷體" w:hAnsi="Times New Roman" w:cs="標楷體"/>
        </w:rPr>
      </w:pPr>
    </w:p>
    <w:p w14:paraId="0C7367F2" w14:textId="77777777" w:rsidR="00041B6B" w:rsidRDefault="00041B6B">
      <w:pPr>
        <w:widowControl/>
        <w:rPr>
          <w:rFonts w:ascii="Times New Roman" w:eastAsia="標楷體" w:hAnsi="Times New Roman" w:cs="標楷體"/>
        </w:rPr>
      </w:pPr>
      <w:r>
        <w:rPr>
          <w:rFonts w:ascii="Times New Roman" w:eastAsia="標楷體" w:hAnsi="Times New Roman" w:cs="標楷體"/>
        </w:rPr>
        <w:br w:type="page"/>
      </w:r>
    </w:p>
    <w:p w14:paraId="5D551421" w14:textId="613A1639"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p>
    <w:p w14:paraId="4BE52B2A" w14:textId="46F1D534" w:rsidR="00775AB1" w:rsidRPr="00FB3979" w:rsidRDefault="001B3463" w:rsidP="002F04EE">
      <w:pPr>
        <w:jc w:val="center"/>
        <w:rPr>
          <w:rFonts w:ascii="Times New Roman" w:eastAsia="標楷體" w:hAnsi="Times New Roman"/>
          <w:sz w:val="22"/>
          <w:szCs w:val="22"/>
        </w:rPr>
      </w:pPr>
      <w:r w:rsidRPr="00FB3979">
        <w:rPr>
          <w:rFonts w:ascii="Times New Roman" w:eastAsia="標楷體" w:hAnsi="Times New Roman"/>
          <w:noProof/>
          <w:sz w:val="22"/>
          <w:szCs w:val="22"/>
        </w:rPr>
        <w:drawing>
          <wp:inline distT="0" distB="0" distL="0" distR="0" wp14:anchorId="374F0E3D" wp14:editId="31542827">
            <wp:extent cx="5266690" cy="4451256"/>
            <wp:effectExtent l="0" t="0" r="0" b="698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6"/>
                    <pic:cNvPicPr>
                      <a:picLocks noChangeAspect="1" noChangeArrowheads="1"/>
                    </pic:cNvPicPr>
                  </pic:nvPicPr>
                  <pic:blipFill rotWithShape="1">
                    <a:blip r:embed="rId73">
                      <a:extLst>
                        <a:ext uri="{28A0092B-C50C-407E-A947-70E740481C1C}">
                          <a14:useLocalDpi xmlns:a14="http://schemas.microsoft.com/office/drawing/2010/main" val="0"/>
                        </a:ext>
                      </a:extLst>
                    </a:blip>
                    <a:srcRect t="394" b="469"/>
                    <a:stretch/>
                  </pic:blipFill>
                  <pic:spPr bwMode="auto">
                    <a:xfrm>
                      <a:off x="0" y="0"/>
                      <a:ext cx="5268543" cy="4452822"/>
                    </a:xfrm>
                    <a:prstGeom prst="rect">
                      <a:avLst/>
                    </a:prstGeom>
                    <a:noFill/>
                    <a:ln>
                      <a:noFill/>
                    </a:ln>
                    <a:extLst>
                      <a:ext uri="{53640926-AAD7-44D8-BBD7-CCE9431645EC}">
                        <a14:shadowObscured xmlns:a14="http://schemas.microsoft.com/office/drawing/2010/main"/>
                      </a:ext>
                    </a:extLst>
                  </pic:spPr>
                </pic:pic>
              </a:graphicData>
            </a:graphic>
          </wp:inline>
        </w:drawing>
      </w:r>
    </w:p>
    <w:p w14:paraId="6014FA0A" w14:textId="61375FDF" w:rsidR="00775AB1" w:rsidRPr="00FB3979" w:rsidRDefault="001B3463" w:rsidP="002B798B">
      <w:pPr>
        <w:pStyle w:val="a9"/>
        <w:widowControl/>
        <w:rPr>
          <w:b/>
          <w:bCs/>
        </w:rPr>
      </w:pPr>
      <w:bookmarkStart w:id="406" w:name="_Toc152429956"/>
      <w:bookmarkStart w:id="407" w:name="_Toc152716147"/>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48</w:t>
      </w:r>
      <w:r w:rsidRPr="00FB3979">
        <w:rPr>
          <w:rFonts w:hint="eastAsia"/>
          <w:b/>
          <w:bCs/>
        </w:rPr>
        <w:fldChar w:fldCharType="end"/>
      </w:r>
      <w:r w:rsidRPr="00FB3979">
        <w:rPr>
          <w:rFonts w:hint="eastAsia"/>
          <w:b/>
          <w:bCs/>
        </w:rPr>
        <w:t xml:space="preserve">  </w:t>
      </w:r>
      <w:r w:rsidRPr="00FB3979">
        <w:rPr>
          <w:rFonts w:hint="eastAsia"/>
          <w:b/>
          <w:bCs/>
        </w:rPr>
        <w:t>部門授權</w:t>
      </w:r>
      <w:r w:rsidRPr="00FB3979">
        <w:rPr>
          <w:rFonts w:hint="eastAsia"/>
          <w:b/>
          <w:bCs/>
        </w:rPr>
        <w:t>-</w:t>
      </w:r>
      <w:r w:rsidRPr="00FB3979">
        <w:rPr>
          <w:rFonts w:hint="eastAsia"/>
          <w:b/>
          <w:bCs/>
        </w:rPr>
        <w:t>通用權限頁面</w:t>
      </w:r>
      <w:bookmarkEnd w:id="406"/>
      <w:bookmarkEnd w:id="407"/>
    </w:p>
    <w:p w14:paraId="1803F5DD" w14:textId="77777777" w:rsidR="004A4353" w:rsidRPr="00FB3979" w:rsidRDefault="004A4353" w:rsidP="00775AB1">
      <w:pPr>
        <w:rPr>
          <w:rFonts w:ascii="Times New Roman" w:eastAsia="標楷體" w:hAnsi="Times New Roman"/>
        </w:rPr>
      </w:pPr>
    </w:p>
    <w:p w14:paraId="4FBC0845" w14:textId="7473EFEB" w:rsidR="00775AB1" w:rsidRPr="00FB3979" w:rsidRDefault="00775AB1" w:rsidP="00C4723A">
      <w:pPr>
        <w:pStyle w:val="4"/>
        <w:ind w:left="720"/>
      </w:pPr>
      <w:bookmarkStart w:id="408" w:name="_Toc152421506"/>
      <w:bookmarkStart w:id="409" w:name="_Toc152677831"/>
      <w:r w:rsidRPr="00FB3979">
        <w:rPr>
          <w:rFonts w:hint="eastAsia"/>
        </w:rPr>
        <w:t>1-7-3-2</w:t>
      </w:r>
      <w:r w:rsidRPr="00FB3979">
        <w:rPr>
          <w:rFonts w:hint="eastAsia"/>
        </w:rPr>
        <w:t>部門授權</w:t>
      </w:r>
      <w:r w:rsidRPr="00FB3979">
        <w:rPr>
          <w:rFonts w:hint="eastAsia"/>
        </w:rPr>
        <w:t>-</w:t>
      </w:r>
      <w:r w:rsidRPr="00FB3979">
        <w:rPr>
          <w:rFonts w:hint="eastAsia"/>
        </w:rPr>
        <w:t>職員權限功能</w:t>
      </w:r>
      <w:bookmarkEnd w:id="408"/>
      <w:bookmarkEnd w:id="409"/>
    </w:p>
    <w:p w14:paraId="103CCCF4" w14:textId="77777777" w:rsidR="002F04EE" w:rsidRPr="00FB3979" w:rsidRDefault="002F04EE" w:rsidP="002F04EE">
      <w:pPr>
        <w:rPr>
          <w:rFonts w:ascii="Times New Roman" w:eastAsia="標楷體" w:hAnsi="Times New Roman"/>
        </w:rPr>
      </w:pPr>
    </w:p>
    <w:p w14:paraId="00DD929A" w14:textId="24A1AD42" w:rsidR="00A611FB" w:rsidRPr="00FB3979" w:rsidRDefault="00A611FB" w:rsidP="002F04EE">
      <w:pPr>
        <w:pStyle w:val="a9"/>
      </w:pPr>
      <w:bookmarkStart w:id="410" w:name="_Toc152716516"/>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35</w:t>
      </w:r>
      <w:r w:rsidRPr="00FB3979">
        <w:rPr>
          <w:rFonts w:hint="eastAsia"/>
        </w:rPr>
        <w:fldChar w:fldCharType="end"/>
      </w:r>
      <w:r w:rsidRPr="00FB3979">
        <w:rPr>
          <w:rFonts w:hint="eastAsia"/>
        </w:rPr>
        <w:t xml:space="preserve">  1-7-3-2</w:t>
      </w:r>
      <w:r w:rsidRPr="00FB3979">
        <w:rPr>
          <w:rFonts w:hint="eastAsia"/>
        </w:rPr>
        <w:t>部門授權</w:t>
      </w:r>
      <w:r w:rsidRPr="00FB3979">
        <w:rPr>
          <w:rFonts w:hint="eastAsia"/>
        </w:rPr>
        <w:t>-</w:t>
      </w:r>
      <w:r w:rsidRPr="00FB3979">
        <w:rPr>
          <w:rFonts w:hint="eastAsia"/>
        </w:rPr>
        <w:t>職員權限功能</w:t>
      </w:r>
      <w:bookmarkEnd w:id="410"/>
    </w:p>
    <w:tbl>
      <w:tblPr>
        <w:tblpPr w:leftFromText="180" w:rightFromText="180" w:vertAnchor="text" w:horzAnchor="margin" w:tblpY="80"/>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7"/>
        <w:gridCol w:w="1559"/>
        <w:gridCol w:w="1616"/>
        <w:gridCol w:w="2742"/>
      </w:tblGrid>
      <w:tr w:rsidR="00775AB1" w:rsidRPr="00FB3979" w14:paraId="6D2F68EC" w14:textId="77777777" w:rsidTr="00775AB1">
        <w:trPr>
          <w:trHeight w:val="311"/>
        </w:trPr>
        <w:tc>
          <w:tcPr>
            <w:tcW w:w="8784" w:type="dxa"/>
            <w:gridSpan w:val="4"/>
            <w:tcBorders>
              <w:top w:val="single" w:sz="4" w:space="0" w:color="000000"/>
              <w:left w:val="single" w:sz="4" w:space="0" w:color="000000"/>
              <w:bottom w:val="single" w:sz="4" w:space="0" w:color="000000"/>
              <w:right w:val="single" w:sz="4" w:space="0" w:color="000000"/>
            </w:tcBorders>
            <w:hideMark/>
          </w:tcPr>
          <w:p w14:paraId="6B88764D"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1-7-4</w:t>
            </w:r>
            <w:r w:rsidRPr="00FB3979">
              <w:rPr>
                <w:rFonts w:ascii="Times New Roman" w:eastAsia="標楷體" w:hAnsi="Times New Roman" w:cs="標楷體" w:hint="eastAsia"/>
              </w:rPr>
              <w:t>部門授權</w:t>
            </w:r>
            <w:r w:rsidRPr="00FB3979">
              <w:rPr>
                <w:rFonts w:ascii="Times New Roman" w:eastAsia="標楷體" w:hAnsi="Times New Roman" w:cs="標楷體" w:hint="eastAsia"/>
              </w:rPr>
              <w:t>-</w:t>
            </w:r>
            <w:r w:rsidRPr="00FB3979">
              <w:rPr>
                <w:rFonts w:ascii="Times New Roman" w:eastAsia="標楷體" w:hAnsi="Times New Roman" w:cs="標楷體" w:hint="eastAsia"/>
              </w:rPr>
              <w:t>職員權限</w:t>
            </w:r>
          </w:p>
        </w:tc>
      </w:tr>
      <w:tr w:rsidR="00775AB1" w:rsidRPr="00FB3979" w14:paraId="794C940E" w14:textId="77777777" w:rsidTr="00775AB1">
        <w:trPr>
          <w:trHeight w:val="287"/>
        </w:trPr>
        <w:tc>
          <w:tcPr>
            <w:tcW w:w="8784" w:type="dxa"/>
            <w:gridSpan w:val="4"/>
            <w:tcBorders>
              <w:top w:val="single" w:sz="4" w:space="0" w:color="000000"/>
              <w:left w:val="single" w:sz="4" w:space="0" w:color="000000"/>
              <w:bottom w:val="single" w:sz="4" w:space="0" w:color="000000"/>
              <w:right w:val="single" w:sz="4" w:space="0" w:color="000000"/>
            </w:tcBorders>
            <w:hideMark/>
          </w:tcPr>
          <w:p w14:paraId="4ED916CD"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更改職員權限的各個授權功能，且職員權限繼承通用權限，已於通用權限更改的授權在職員權限功能頁面內無法做更動</w:t>
            </w:r>
          </w:p>
        </w:tc>
      </w:tr>
      <w:tr w:rsidR="00775AB1" w:rsidRPr="00FB3979" w14:paraId="5C42374D" w14:textId="77777777" w:rsidTr="00775AB1">
        <w:trPr>
          <w:trHeight w:val="311"/>
        </w:trPr>
        <w:tc>
          <w:tcPr>
            <w:tcW w:w="4426" w:type="dxa"/>
            <w:gridSpan w:val="2"/>
            <w:tcBorders>
              <w:top w:val="single" w:sz="4" w:space="0" w:color="000000"/>
              <w:left w:val="single" w:sz="4" w:space="0" w:color="000000"/>
              <w:bottom w:val="single" w:sz="4" w:space="0" w:color="000000"/>
              <w:right w:val="single" w:sz="4" w:space="0" w:color="000000"/>
            </w:tcBorders>
            <w:hideMark/>
          </w:tcPr>
          <w:p w14:paraId="09D8D846"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58" w:type="dxa"/>
            <w:gridSpan w:val="2"/>
            <w:tcBorders>
              <w:top w:val="single" w:sz="4" w:space="0" w:color="000000"/>
              <w:left w:val="single" w:sz="4" w:space="0" w:color="000000"/>
              <w:bottom w:val="single" w:sz="4" w:space="0" w:color="000000"/>
              <w:right w:val="single" w:sz="4" w:space="0" w:color="000000"/>
            </w:tcBorders>
            <w:hideMark/>
          </w:tcPr>
          <w:p w14:paraId="5EED9A38"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775AB1" w:rsidRPr="00FB3979" w14:paraId="0ED07A34" w14:textId="77777777" w:rsidTr="00775AB1">
        <w:trPr>
          <w:trHeight w:val="326"/>
        </w:trPr>
        <w:tc>
          <w:tcPr>
            <w:tcW w:w="2867" w:type="dxa"/>
            <w:tcBorders>
              <w:top w:val="single" w:sz="4" w:space="0" w:color="000000"/>
              <w:left w:val="single" w:sz="4" w:space="0" w:color="000000"/>
              <w:bottom w:val="single" w:sz="4" w:space="0" w:color="000000"/>
              <w:right w:val="single" w:sz="4" w:space="0" w:color="000000"/>
            </w:tcBorders>
            <w:hideMark/>
          </w:tcPr>
          <w:p w14:paraId="73506075" w14:textId="77777777" w:rsidR="00775AB1" w:rsidRPr="00FB3979" w:rsidRDefault="00775AB1" w:rsidP="00775AB1">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75" w:type="dxa"/>
            <w:gridSpan w:val="2"/>
            <w:tcBorders>
              <w:top w:val="single" w:sz="4" w:space="0" w:color="000000"/>
              <w:left w:val="single" w:sz="4" w:space="0" w:color="000000"/>
              <w:bottom w:val="single" w:sz="4" w:space="0" w:color="000000"/>
              <w:right w:val="single" w:sz="4" w:space="0" w:color="000000"/>
            </w:tcBorders>
            <w:hideMark/>
          </w:tcPr>
          <w:p w14:paraId="6D916063" w14:textId="77777777" w:rsidR="00775AB1" w:rsidRPr="00FB3979" w:rsidRDefault="00775AB1" w:rsidP="00775AB1">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42" w:type="dxa"/>
            <w:tcBorders>
              <w:top w:val="single" w:sz="4" w:space="0" w:color="000000"/>
              <w:left w:val="single" w:sz="4" w:space="0" w:color="000000"/>
              <w:bottom w:val="single" w:sz="4" w:space="0" w:color="000000"/>
              <w:right w:val="single" w:sz="4" w:space="0" w:color="000000"/>
            </w:tcBorders>
            <w:hideMark/>
          </w:tcPr>
          <w:p w14:paraId="7D2BA7C7" w14:textId="77777777" w:rsidR="00775AB1" w:rsidRPr="00FB3979" w:rsidRDefault="00775AB1" w:rsidP="00775AB1">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775AB1" w:rsidRPr="00FB3979" w14:paraId="783CE35B" w14:textId="77777777" w:rsidTr="00775AB1">
        <w:trPr>
          <w:trHeight w:val="2773"/>
        </w:trPr>
        <w:tc>
          <w:tcPr>
            <w:tcW w:w="2867" w:type="dxa"/>
            <w:tcBorders>
              <w:top w:val="single" w:sz="4" w:space="0" w:color="000000"/>
              <w:left w:val="single" w:sz="4" w:space="0" w:color="000000"/>
              <w:bottom w:val="single" w:sz="4" w:space="0" w:color="000000"/>
              <w:right w:val="single" w:sz="4" w:space="0" w:color="000000"/>
            </w:tcBorders>
          </w:tcPr>
          <w:p w14:paraId="6EECC892"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CD78546" w14:textId="77777777" w:rsidR="00775AB1" w:rsidRPr="00FB3979" w:rsidRDefault="00775AB1" w:rsidP="00775AB1">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職員權限</w:t>
            </w:r>
          </w:p>
          <w:p w14:paraId="43208833" w14:textId="77777777" w:rsidR="00775AB1" w:rsidRPr="00FB3979" w:rsidRDefault="00775AB1" w:rsidP="00775AB1">
            <w:pPr>
              <w:rPr>
                <w:rFonts w:ascii="Times New Roman" w:eastAsia="標楷體" w:hAnsi="Times New Roman" w:cs="標楷體"/>
              </w:rPr>
            </w:pPr>
          </w:p>
          <w:p w14:paraId="5215E817"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2D7592D9" w14:textId="77777777" w:rsidR="00775AB1" w:rsidRPr="00FB3979" w:rsidRDefault="00775AB1" w:rsidP="00775AB1">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Segoe UI Symbol" w:eastAsia="標楷體" w:hAnsi="Segoe UI Symbol" w:cs="Segoe UI Symbol"/>
              </w:rPr>
              <w:t>☑</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w:t>
            </w:r>
          </w:p>
          <w:p w14:paraId="128F562B" w14:textId="77777777" w:rsidR="00775AB1" w:rsidRPr="00FB3979" w:rsidRDefault="00775AB1" w:rsidP="00775AB1">
            <w:pPr>
              <w:rPr>
                <w:rFonts w:ascii="Times New Roman" w:eastAsia="標楷體" w:hAnsi="Times New Roman" w:cs="標楷體"/>
              </w:rPr>
            </w:pPr>
          </w:p>
          <w:p w14:paraId="1FE9601A"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57188CED"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63E344E0" w14:textId="77777777" w:rsidR="00775AB1" w:rsidRPr="00FB3979" w:rsidRDefault="00775AB1" w:rsidP="00775AB1">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175" w:type="dxa"/>
            <w:gridSpan w:val="2"/>
            <w:tcBorders>
              <w:top w:val="single" w:sz="4" w:space="0" w:color="000000"/>
              <w:left w:val="single" w:sz="4" w:space="0" w:color="000000"/>
              <w:bottom w:val="single" w:sz="4" w:space="0" w:color="000000"/>
              <w:right w:val="single" w:sz="4" w:space="0" w:color="000000"/>
            </w:tcBorders>
          </w:tcPr>
          <w:p w14:paraId="20D62AFB" w14:textId="77777777" w:rsidR="00775AB1" w:rsidRPr="00FB3979" w:rsidRDefault="00775AB1" w:rsidP="00775AB1">
            <w:pPr>
              <w:rPr>
                <w:rFonts w:ascii="Times New Roman" w:eastAsia="標楷體" w:hAnsi="Times New Roman" w:cs="標楷體"/>
              </w:rPr>
            </w:pPr>
          </w:p>
          <w:p w14:paraId="533B9E59"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依據勾選的授權更新資料庫部門權限</w:t>
            </w:r>
          </w:p>
          <w:p w14:paraId="31369AE5" w14:textId="77777777" w:rsidR="00775AB1" w:rsidRPr="00FB3979" w:rsidRDefault="00775AB1" w:rsidP="00775AB1">
            <w:pPr>
              <w:rPr>
                <w:rFonts w:ascii="Times New Roman" w:eastAsia="標楷體" w:hAnsi="Times New Roman" w:cs="標楷體"/>
              </w:rPr>
            </w:pPr>
          </w:p>
          <w:p w14:paraId="16E0FF83" w14:textId="77777777" w:rsidR="00775AB1" w:rsidRPr="00FB3979" w:rsidRDefault="00775AB1" w:rsidP="00775AB1">
            <w:pPr>
              <w:rPr>
                <w:rFonts w:ascii="Times New Roman" w:eastAsia="標楷體" w:hAnsi="Times New Roman" w:cs="標楷體"/>
              </w:rPr>
            </w:pPr>
          </w:p>
          <w:p w14:paraId="50B70088" w14:textId="77777777" w:rsidR="00775AB1" w:rsidRPr="00FB3979" w:rsidRDefault="00775AB1" w:rsidP="00775AB1">
            <w:pPr>
              <w:rPr>
                <w:rFonts w:ascii="Times New Roman" w:eastAsia="標楷體" w:hAnsi="Times New Roman" w:cs="標楷體"/>
              </w:rPr>
            </w:pPr>
          </w:p>
        </w:tc>
        <w:tc>
          <w:tcPr>
            <w:tcW w:w="2742" w:type="dxa"/>
            <w:tcBorders>
              <w:top w:val="single" w:sz="4" w:space="0" w:color="000000"/>
              <w:left w:val="single" w:sz="4" w:space="0" w:color="000000"/>
              <w:bottom w:val="single" w:sz="4" w:space="0" w:color="000000"/>
              <w:right w:val="single" w:sz="4" w:space="0" w:color="000000"/>
            </w:tcBorders>
          </w:tcPr>
          <w:p w14:paraId="179C473D" w14:textId="77777777" w:rsidR="00775AB1" w:rsidRPr="00FB3979" w:rsidRDefault="00775AB1" w:rsidP="00775AB1">
            <w:pPr>
              <w:rPr>
                <w:rFonts w:ascii="Times New Roman" w:eastAsia="標楷體" w:hAnsi="Times New Roman" w:cs="標楷體"/>
              </w:rPr>
            </w:pPr>
            <w:r w:rsidRPr="00FB3979">
              <w:rPr>
                <w:rFonts w:ascii="Times New Roman" w:eastAsia="標楷體" w:hAnsi="Times New Roman" w:cs="標楷體" w:hint="eastAsia"/>
              </w:rPr>
              <w:t>顯示職員權限的彈跳視窗</w:t>
            </w:r>
          </w:p>
          <w:p w14:paraId="61659CDD" w14:textId="77777777" w:rsidR="00775AB1" w:rsidRPr="00FB3979" w:rsidRDefault="00775AB1" w:rsidP="00775AB1">
            <w:pPr>
              <w:rPr>
                <w:rFonts w:ascii="Times New Roman" w:eastAsia="標楷體" w:hAnsi="Times New Roman" w:cs="標楷體"/>
              </w:rPr>
            </w:pPr>
          </w:p>
          <w:p w14:paraId="123FC2D9" w14:textId="77777777" w:rsidR="00775AB1" w:rsidRPr="00FB3979" w:rsidRDefault="00775AB1" w:rsidP="00775AB1">
            <w:pPr>
              <w:rPr>
                <w:rFonts w:ascii="Times New Roman" w:eastAsia="標楷體" w:hAnsi="Times New Roman" w:cs="標楷體"/>
              </w:rPr>
            </w:pPr>
          </w:p>
          <w:p w14:paraId="3322BC46" w14:textId="77777777" w:rsidR="00775AB1" w:rsidRPr="00FB3979" w:rsidRDefault="00775AB1" w:rsidP="00775AB1">
            <w:pPr>
              <w:rPr>
                <w:rFonts w:ascii="Times New Roman" w:eastAsia="標楷體" w:hAnsi="Times New Roman" w:cs="標楷體"/>
              </w:rPr>
            </w:pPr>
          </w:p>
          <w:p w14:paraId="569DA12B" w14:textId="77777777" w:rsidR="00775AB1" w:rsidRPr="00FB3979" w:rsidRDefault="00775AB1" w:rsidP="00775AB1">
            <w:pPr>
              <w:rPr>
                <w:rFonts w:ascii="Times New Roman" w:eastAsia="標楷體" w:hAnsi="Times New Roman" w:cs="標楷體"/>
              </w:rPr>
            </w:pPr>
          </w:p>
        </w:tc>
      </w:tr>
    </w:tbl>
    <w:p w14:paraId="6E0C0237" w14:textId="77777777" w:rsidR="00041B6B" w:rsidRDefault="00041B6B" w:rsidP="001B3463">
      <w:pPr>
        <w:rPr>
          <w:rFonts w:ascii="Times New Roman" w:eastAsia="標楷體" w:hAnsi="Times New Roman" w:cs="標楷體"/>
        </w:rPr>
      </w:pPr>
    </w:p>
    <w:p w14:paraId="525FE876" w14:textId="77777777" w:rsidR="00041B6B" w:rsidRDefault="00041B6B" w:rsidP="001B3463">
      <w:pPr>
        <w:rPr>
          <w:rFonts w:ascii="Times New Roman" w:eastAsia="標楷體" w:hAnsi="Times New Roman" w:cs="標楷體"/>
        </w:rPr>
      </w:pPr>
    </w:p>
    <w:p w14:paraId="29A966C7" w14:textId="7BF3C881"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62D8B410" w14:textId="77777777" w:rsidR="001B3463" w:rsidRPr="00FB3979" w:rsidRDefault="001B3463" w:rsidP="00041B6B">
      <w:pPr>
        <w:jc w:val="center"/>
        <w:rPr>
          <w:rFonts w:ascii="Times New Roman" w:eastAsia="標楷體" w:hAnsi="Times New Roman"/>
          <w:sz w:val="22"/>
          <w:szCs w:val="22"/>
        </w:rPr>
      </w:pPr>
      <w:r w:rsidRPr="00FB3979">
        <w:rPr>
          <w:rFonts w:ascii="Times New Roman" w:eastAsia="標楷體" w:hAnsi="Times New Roman"/>
          <w:noProof/>
          <w:sz w:val="22"/>
          <w:szCs w:val="22"/>
        </w:rPr>
        <w:drawing>
          <wp:inline distT="0" distB="0" distL="0" distR="0" wp14:anchorId="73904560" wp14:editId="23255278">
            <wp:extent cx="5067300" cy="4034474"/>
            <wp:effectExtent l="0" t="0" r="0" b="444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0"/>
                    <pic:cNvPicPr>
                      <a:picLocks noChangeAspect="1" noChangeArrowheads="1"/>
                    </pic:cNvPicPr>
                  </pic:nvPicPr>
                  <pic:blipFill>
                    <a:blip r:embed="rId74">
                      <a:extLst>
                        <a:ext uri="{28A0092B-C50C-407E-A947-70E740481C1C}">
                          <a14:useLocalDpi xmlns:a14="http://schemas.microsoft.com/office/drawing/2010/main" val="0"/>
                        </a:ext>
                      </a:extLst>
                    </a:blip>
                    <a:srcRect l="945" t="3008" r="1237" b="1662"/>
                    <a:stretch>
                      <a:fillRect/>
                    </a:stretch>
                  </pic:blipFill>
                  <pic:spPr bwMode="auto">
                    <a:xfrm>
                      <a:off x="0" y="0"/>
                      <a:ext cx="5079434" cy="4044135"/>
                    </a:xfrm>
                    <a:prstGeom prst="rect">
                      <a:avLst/>
                    </a:prstGeom>
                    <a:noFill/>
                    <a:ln>
                      <a:noFill/>
                    </a:ln>
                  </pic:spPr>
                </pic:pic>
              </a:graphicData>
            </a:graphic>
          </wp:inline>
        </w:drawing>
      </w:r>
    </w:p>
    <w:p w14:paraId="2E80A680" w14:textId="66DFC5CF" w:rsidR="001B3463" w:rsidRPr="00FB3979" w:rsidRDefault="001B3463" w:rsidP="002B798B">
      <w:pPr>
        <w:pStyle w:val="a9"/>
        <w:widowControl/>
        <w:rPr>
          <w:b/>
          <w:bCs/>
        </w:rPr>
      </w:pPr>
      <w:bookmarkStart w:id="411" w:name="_Toc152429957"/>
      <w:bookmarkStart w:id="412" w:name="_Toc152716148"/>
      <w:r w:rsidRPr="00FB3979">
        <w:rPr>
          <w:noProof/>
        </w:rPr>
        <w:softHyphen/>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49</w:t>
      </w:r>
      <w:r w:rsidRPr="00FB3979">
        <w:rPr>
          <w:rFonts w:hint="eastAsia"/>
          <w:b/>
          <w:bCs/>
        </w:rPr>
        <w:fldChar w:fldCharType="end"/>
      </w:r>
      <w:r w:rsidRPr="00FB3979">
        <w:rPr>
          <w:rFonts w:hint="eastAsia"/>
          <w:b/>
          <w:bCs/>
        </w:rPr>
        <w:t xml:space="preserve">  </w:t>
      </w:r>
      <w:r w:rsidRPr="00FB3979">
        <w:rPr>
          <w:rFonts w:hint="eastAsia"/>
          <w:b/>
          <w:bCs/>
        </w:rPr>
        <w:t>部門授權</w:t>
      </w:r>
      <w:r w:rsidRPr="00FB3979">
        <w:rPr>
          <w:rFonts w:hint="eastAsia"/>
          <w:b/>
          <w:bCs/>
        </w:rPr>
        <w:t>-</w:t>
      </w:r>
      <w:r w:rsidRPr="00FB3979">
        <w:rPr>
          <w:rFonts w:hint="eastAsia"/>
          <w:b/>
          <w:bCs/>
        </w:rPr>
        <w:t>職員權限頁面</w:t>
      </w:r>
      <w:bookmarkEnd w:id="411"/>
      <w:bookmarkEnd w:id="412"/>
    </w:p>
    <w:p w14:paraId="18804A6E" w14:textId="77777777" w:rsidR="001B3463" w:rsidRPr="00FB3979" w:rsidRDefault="001B3463" w:rsidP="002B798B">
      <w:pPr>
        <w:pStyle w:val="a9"/>
        <w:widowControl/>
        <w:rPr>
          <w:b/>
          <w:bCs/>
        </w:rPr>
      </w:pPr>
    </w:p>
    <w:p w14:paraId="0CB40DD8" w14:textId="5C491EB7" w:rsidR="001B3463" w:rsidRPr="00FB3979" w:rsidRDefault="001B3463" w:rsidP="00C4723A">
      <w:pPr>
        <w:pStyle w:val="4"/>
        <w:ind w:left="720"/>
      </w:pPr>
      <w:bookmarkStart w:id="413" w:name="_Toc152421507"/>
      <w:bookmarkStart w:id="414" w:name="_Toc152677832"/>
      <w:r w:rsidRPr="00FB3979">
        <w:rPr>
          <w:rFonts w:hint="eastAsia"/>
        </w:rPr>
        <w:t>1-7-3-3</w:t>
      </w:r>
      <w:r w:rsidRPr="00FB3979">
        <w:rPr>
          <w:rFonts w:hint="eastAsia"/>
        </w:rPr>
        <w:t>部門授權</w:t>
      </w:r>
      <w:r w:rsidRPr="00FB3979">
        <w:rPr>
          <w:rFonts w:hint="eastAsia"/>
        </w:rPr>
        <w:t>-</w:t>
      </w:r>
      <w:r w:rsidRPr="00FB3979">
        <w:rPr>
          <w:rFonts w:hint="eastAsia"/>
        </w:rPr>
        <w:t>主管權限功能</w:t>
      </w:r>
      <w:bookmarkEnd w:id="413"/>
      <w:bookmarkEnd w:id="414"/>
    </w:p>
    <w:p w14:paraId="4A79A2F7" w14:textId="77777777" w:rsidR="00A611FB" w:rsidRPr="00FB3979" w:rsidRDefault="00A611FB" w:rsidP="00A611FB">
      <w:pPr>
        <w:pStyle w:val="a9"/>
      </w:pPr>
    </w:p>
    <w:p w14:paraId="08D19A93" w14:textId="29C097FA" w:rsidR="00A611FB" w:rsidRPr="00FB3979" w:rsidRDefault="00A611FB" w:rsidP="00A611FB">
      <w:pPr>
        <w:pStyle w:val="a9"/>
      </w:pPr>
      <w:bookmarkStart w:id="415" w:name="_Toc152716517"/>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36</w:t>
      </w:r>
      <w:r w:rsidRPr="00FB3979">
        <w:rPr>
          <w:rFonts w:hint="eastAsia"/>
        </w:rPr>
        <w:fldChar w:fldCharType="end"/>
      </w:r>
      <w:r w:rsidRPr="00FB3979">
        <w:rPr>
          <w:rFonts w:hint="eastAsia"/>
        </w:rPr>
        <w:t xml:space="preserve">  1-7-3-3</w:t>
      </w:r>
      <w:r w:rsidRPr="00FB3979">
        <w:rPr>
          <w:rFonts w:hint="eastAsia"/>
        </w:rPr>
        <w:t>部門授權</w:t>
      </w:r>
      <w:r w:rsidRPr="00FB3979">
        <w:rPr>
          <w:rFonts w:hint="eastAsia"/>
        </w:rPr>
        <w:t>-</w:t>
      </w:r>
      <w:r w:rsidRPr="00FB3979">
        <w:rPr>
          <w:rFonts w:hint="eastAsia"/>
        </w:rPr>
        <w:t>主管權限功能</w:t>
      </w:r>
      <w:bookmarkEnd w:id="415"/>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650"/>
        <w:gridCol w:w="1545"/>
        <w:gridCol w:w="1600"/>
        <w:gridCol w:w="2798"/>
      </w:tblGrid>
      <w:tr w:rsidR="001B3463" w:rsidRPr="00FB3979" w14:paraId="4572130F" w14:textId="77777777" w:rsidTr="00475101">
        <w:trPr>
          <w:trHeight w:val="3"/>
        </w:trPr>
        <w:tc>
          <w:tcPr>
            <w:tcW w:w="8784" w:type="dxa"/>
            <w:gridSpan w:val="5"/>
            <w:tcBorders>
              <w:top w:val="single" w:sz="4" w:space="0" w:color="000000"/>
              <w:left w:val="single" w:sz="4" w:space="0" w:color="000000"/>
              <w:bottom w:val="single" w:sz="4" w:space="0" w:color="000000"/>
              <w:right w:val="single" w:sz="4" w:space="0" w:color="000000"/>
            </w:tcBorders>
            <w:hideMark/>
          </w:tcPr>
          <w:p w14:paraId="7283CD9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1-7-5</w:t>
            </w:r>
            <w:r w:rsidRPr="00FB3979">
              <w:rPr>
                <w:rFonts w:ascii="Times New Roman" w:eastAsia="標楷體" w:hAnsi="Times New Roman" w:cs="標楷體" w:hint="eastAsia"/>
              </w:rPr>
              <w:t>部門授權</w:t>
            </w:r>
            <w:r w:rsidRPr="00FB3979">
              <w:rPr>
                <w:rFonts w:ascii="Times New Roman" w:eastAsia="標楷體" w:hAnsi="Times New Roman" w:cs="標楷體" w:hint="eastAsia"/>
              </w:rPr>
              <w:t>-</w:t>
            </w:r>
            <w:r w:rsidRPr="00FB3979">
              <w:rPr>
                <w:rFonts w:ascii="Times New Roman" w:eastAsia="標楷體" w:hAnsi="Times New Roman" w:cs="標楷體" w:hint="eastAsia"/>
              </w:rPr>
              <w:t>主管權限功能</w:t>
            </w:r>
          </w:p>
        </w:tc>
      </w:tr>
      <w:tr w:rsidR="001B3463" w:rsidRPr="00FB3979" w14:paraId="1A35194C" w14:textId="77777777" w:rsidTr="00475101">
        <w:trPr>
          <w:trHeight w:val="8"/>
        </w:trPr>
        <w:tc>
          <w:tcPr>
            <w:tcW w:w="8784" w:type="dxa"/>
            <w:gridSpan w:val="5"/>
            <w:tcBorders>
              <w:top w:val="single" w:sz="4" w:space="0" w:color="000000"/>
              <w:left w:val="single" w:sz="4" w:space="0" w:color="000000"/>
              <w:bottom w:val="single" w:sz="4" w:space="0" w:color="000000"/>
              <w:right w:val="single" w:sz="4" w:space="0" w:color="000000"/>
            </w:tcBorders>
            <w:hideMark/>
          </w:tcPr>
          <w:p w14:paraId="4452092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更改主管權限的各個授權功能，且主管限繼承通用權限，已於通用權限更改的授權在主管權限功能頁面內無法做更動</w:t>
            </w:r>
          </w:p>
        </w:tc>
      </w:tr>
      <w:tr w:rsidR="001B3463" w:rsidRPr="00FB3979" w14:paraId="11C796A9" w14:textId="77777777" w:rsidTr="00475101">
        <w:trPr>
          <w:trHeight w:val="3"/>
        </w:trPr>
        <w:tc>
          <w:tcPr>
            <w:tcW w:w="4386" w:type="dxa"/>
            <w:gridSpan w:val="3"/>
            <w:tcBorders>
              <w:top w:val="single" w:sz="4" w:space="0" w:color="000000"/>
              <w:left w:val="single" w:sz="4" w:space="0" w:color="000000"/>
              <w:bottom w:val="single" w:sz="4" w:space="0" w:color="000000"/>
              <w:right w:val="single" w:sz="4" w:space="0" w:color="000000"/>
            </w:tcBorders>
            <w:hideMark/>
          </w:tcPr>
          <w:p w14:paraId="0218381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98" w:type="dxa"/>
            <w:gridSpan w:val="2"/>
            <w:tcBorders>
              <w:top w:val="single" w:sz="4" w:space="0" w:color="000000"/>
              <w:left w:val="single" w:sz="4" w:space="0" w:color="000000"/>
              <w:bottom w:val="single" w:sz="4" w:space="0" w:color="000000"/>
              <w:right w:val="single" w:sz="4" w:space="0" w:color="000000"/>
            </w:tcBorders>
            <w:hideMark/>
          </w:tcPr>
          <w:p w14:paraId="762C04F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54EB7D5B" w14:textId="77777777" w:rsidTr="00475101">
        <w:trPr>
          <w:trHeight w:val="4"/>
        </w:trPr>
        <w:tc>
          <w:tcPr>
            <w:tcW w:w="2841" w:type="dxa"/>
            <w:gridSpan w:val="2"/>
            <w:tcBorders>
              <w:top w:val="single" w:sz="4" w:space="0" w:color="000000"/>
              <w:left w:val="single" w:sz="4" w:space="0" w:color="000000"/>
              <w:bottom w:val="single" w:sz="4" w:space="0" w:color="000000"/>
              <w:right w:val="single" w:sz="4" w:space="0" w:color="000000"/>
            </w:tcBorders>
            <w:hideMark/>
          </w:tcPr>
          <w:p w14:paraId="30EB7F7A"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45" w:type="dxa"/>
            <w:gridSpan w:val="2"/>
            <w:tcBorders>
              <w:top w:val="single" w:sz="4" w:space="0" w:color="000000"/>
              <w:left w:val="single" w:sz="4" w:space="0" w:color="000000"/>
              <w:bottom w:val="single" w:sz="4" w:space="0" w:color="000000"/>
              <w:right w:val="single" w:sz="4" w:space="0" w:color="000000"/>
            </w:tcBorders>
            <w:hideMark/>
          </w:tcPr>
          <w:p w14:paraId="558639FE"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98" w:type="dxa"/>
            <w:tcBorders>
              <w:top w:val="single" w:sz="4" w:space="0" w:color="000000"/>
              <w:left w:val="single" w:sz="4" w:space="0" w:color="000000"/>
              <w:bottom w:val="single" w:sz="4" w:space="0" w:color="000000"/>
              <w:right w:val="single" w:sz="4" w:space="0" w:color="000000"/>
            </w:tcBorders>
            <w:hideMark/>
          </w:tcPr>
          <w:p w14:paraId="196BBAD7"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7A127471" w14:textId="77777777" w:rsidTr="00475101">
        <w:trPr>
          <w:trHeight w:val="311"/>
        </w:trPr>
        <w:tc>
          <w:tcPr>
            <w:tcW w:w="2841" w:type="dxa"/>
            <w:gridSpan w:val="2"/>
            <w:tcBorders>
              <w:top w:val="single" w:sz="4" w:space="0" w:color="000000"/>
              <w:left w:val="single" w:sz="4" w:space="0" w:color="000000"/>
              <w:bottom w:val="single" w:sz="4" w:space="0" w:color="000000"/>
              <w:right w:val="single" w:sz="4" w:space="0" w:color="000000"/>
            </w:tcBorders>
          </w:tcPr>
          <w:p w14:paraId="6934EF3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2EC8EA3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主管權限</w:t>
            </w:r>
          </w:p>
          <w:p w14:paraId="6CCD26E6" w14:textId="77777777" w:rsidR="001B3463" w:rsidRPr="00FB3979" w:rsidRDefault="001B3463">
            <w:pPr>
              <w:rPr>
                <w:rFonts w:ascii="Times New Roman" w:eastAsia="標楷體" w:hAnsi="Times New Roman" w:cs="標楷體"/>
                <w:b/>
              </w:rPr>
            </w:pPr>
          </w:p>
          <w:p w14:paraId="155A423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42ABDB3A"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Segoe UI Symbol" w:eastAsia="標楷體" w:hAnsi="Segoe UI Symbol" w:cs="Segoe UI Symbol"/>
              </w:rPr>
              <w:t>☑</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w:t>
            </w:r>
          </w:p>
          <w:p w14:paraId="56061B55" w14:textId="77777777" w:rsidR="001B3463" w:rsidRPr="00FB3979" w:rsidRDefault="001B3463">
            <w:pPr>
              <w:rPr>
                <w:rFonts w:ascii="Times New Roman" w:eastAsia="標楷體" w:hAnsi="Times New Roman" w:cs="標楷體"/>
              </w:rPr>
            </w:pPr>
          </w:p>
          <w:p w14:paraId="43536ED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72D0C5B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4E3EB901"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145" w:type="dxa"/>
            <w:gridSpan w:val="2"/>
            <w:tcBorders>
              <w:top w:val="single" w:sz="4" w:space="0" w:color="000000"/>
              <w:left w:val="single" w:sz="4" w:space="0" w:color="000000"/>
              <w:bottom w:val="single" w:sz="4" w:space="0" w:color="000000"/>
              <w:right w:val="single" w:sz="4" w:space="0" w:color="000000"/>
            </w:tcBorders>
          </w:tcPr>
          <w:p w14:paraId="574C310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依據勾選的授權更新資料庫部門權限</w:t>
            </w:r>
          </w:p>
          <w:p w14:paraId="2100E4CF" w14:textId="77777777" w:rsidR="001B3463" w:rsidRPr="00FB3979" w:rsidRDefault="001B3463">
            <w:pPr>
              <w:rPr>
                <w:rFonts w:ascii="Times New Roman" w:eastAsia="標楷體" w:hAnsi="Times New Roman" w:cs="標楷體"/>
              </w:rPr>
            </w:pPr>
          </w:p>
          <w:p w14:paraId="3A568CD3" w14:textId="77777777" w:rsidR="001B3463" w:rsidRPr="00FB3979" w:rsidRDefault="001B3463">
            <w:pPr>
              <w:rPr>
                <w:rFonts w:ascii="Times New Roman" w:eastAsia="標楷體" w:hAnsi="Times New Roman" w:cs="標楷體"/>
              </w:rPr>
            </w:pPr>
          </w:p>
          <w:p w14:paraId="25655A43" w14:textId="77777777" w:rsidR="001B3463" w:rsidRPr="00FB3979" w:rsidRDefault="001B3463">
            <w:pPr>
              <w:rPr>
                <w:rFonts w:ascii="Times New Roman" w:eastAsia="標楷體" w:hAnsi="Times New Roman" w:cs="標楷體"/>
              </w:rPr>
            </w:pPr>
          </w:p>
        </w:tc>
        <w:tc>
          <w:tcPr>
            <w:tcW w:w="2798" w:type="dxa"/>
            <w:tcBorders>
              <w:top w:val="single" w:sz="4" w:space="0" w:color="000000"/>
              <w:left w:val="single" w:sz="4" w:space="0" w:color="000000"/>
              <w:bottom w:val="single" w:sz="4" w:space="0" w:color="000000"/>
              <w:right w:val="single" w:sz="4" w:space="0" w:color="000000"/>
            </w:tcBorders>
          </w:tcPr>
          <w:p w14:paraId="3C448D7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顯示主管權限的彈跳視窗</w:t>
            </w:r>
          </w:p>
          <w:p w14:paraId="2CF4C363" w14:textId="77777777" w:rsidR="001B3463" w:rsidRPr="00FB3979" w:rsidRDefault="001B3463">
            <w:pPr>
              <w:rPr>
                <w:rFonts w:ascii="Times New Roman" w:eastAsia="標楷體" w:hAnsi="Times New Roman" w:cs="標楷體"/>
              </w:rPr>
            </w:pPr>
          </w:p>
          <w:p w14:paraId="44F871AD" w14:textId="4C6F96B5"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使用者介面與部門授權</w:t>
            </w:r>
            <w:r w:rsidRPr="00FB3979">
              <w:rPr>
                <w:rFonts w:ascii="Times New Roman" w:eastAsia="標楷體" w:hAnsi="Times New Roman" w:cs="標楷體" w:hint="eastAsia"/>
              </w:rPr>
              <w:t>-</w:t>
            </w:r>
            <w:r w:rsidRPr="00FB3979">
              <w:rPr>
                <w:rFonts w:ascii="Times New Roman" w:eastAsia="標楷體" w:hAnsi="Times New Roman" w:cs="標楷體" w:hint="eastAsia"/>
              </w:rPr>
              <w:t>職員權限相似，可參考圖</w:t>
            </w:r>
            <w:r w:rsidR="00552DB8">
              <w:rPr>
                <w:rFonts w:ascii="Times New Roman" w:eastAsia="標楷體" w:hAnsi="Times New Roman" w:cs="標楷體" w:hint="eastAsia"/>
              </w:rPr>
              <w:t>49</w:t>
            </w:r>
            <w:r w:rsidRPr="00FB3979">
              <w:rPr>
                <w:rFonts w:ascii="Times New Roman" w:eastAsia="標楷體" w:hAnsi="Times New Roman" w:cs="標楷體" w:hint="eastAsia"/>
              </w:rPr>
              <w:t>部門授權</w:t>
            </w:r>
            <w:r w:rsidRPr="00FB3979">
              <w:rPr>
                <w:rFonts w:ascii="Times New Roman" w:eastAsia="標楷體" w:hAnsi="Times New Roman" w:cs="標楷體" w:hint="eastAsia"/>
              </w:rPr>
              <w:t>-</w:t>
            </w:r>
            <w:r w:rsidRPr="00FB3979">
              <w:rPr>
                <w:rFonts w:ascii="Times New Roman" w:eastAsia="標楷體" w:hAnsi="Times New Roman" w:cs="標楷體" w:hint="eastAsia"/>
              </w:rPr>
              <w:t>職員權限頁面</w:t>
            </w:r>
          </w:p>
          <w:p w14:paraId="0A2DC2FB" w14:textId="77777777" w:rsidR="001B3463" w:rsidRPr="00FB3979" w:rsidRDefault="001B3463">
            <w:pPr>
              <w:rPr>
                <w:rFonts w:ascii="Times New Roman" w:eastAsia="標楷體" w:hAnsi="Times New Roman" w:cs="標楷體"/>
              </w:rPr>
            </w:pPr>
          </w:p>
          <w:p w14:paraId="189DD574" w14:textId="77777777" w:rsidR="001B3463" w:rsidRPr="00FB3979" w:rsidRDefault="001B3463">
            <w:pPr>
              <w:rPr>
                <w:rFonts w:ascii="Times New Roman" w:eastAsia="標楷體" w:hAnsi="Times New Roman" w:cs="標楷體"/>
              </w:rPr>
            </w:pPr>
          </w:p>
        </w:tc>
      </w:tr>
      <w:tr w:rsidR="001B3463" w:rsidRPr="00FB3979" w14:paraId="71CCC6AC" w14:textId="77777777" w:rsidTr="00475101">
        <w:trPr>
          <w:trHeight w:val="4"/>
        </w:trPr>
        <w:tc>
          <w:tcPr>
            <w:tcW w:w="1191" w:type="dxa"/>
            <w:tcBorders>
              <w:top w:val="single" w:sz="4" w:space="0" w:color="000000"/>
              <w:left w:val="single" w:sz="4" w:space="0" w:color="000000"/>
              <w:bottom w:val="single" w:sz="4" w:space="0" w:color="000000"/>
              <w:right w:val="single" w:sz="4" w:space="0" w:color="000000"/>
            </w:tcBorders>
            <w:vAlign w:val="center"/>
            <w:hideMark/>
          </w:tcPr>
          <w:p w14:paraId="310A00D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3" w:type="dxa"/>
            <w:gridSpan w:val="4"/>
            <w:tcBorders>
              <w:top w:val="single" w:sz="4" w:space="0" w:color="000000"/>
              <w:left w:val="single" w:sz="4" w:space="0" w:color="000000"/>
              <w:bottom w:val="single" w:sz="4" w:space="0" w:color="000000"/>
              <w:right w:val="single" w:sz="4" w:space="0" w:color="000000"/>
            </w:tcBorders>
          </w:tcPr>
          <w:p w14:paraId="67CE562C" w14:textId="77777777" w:rsidR="001B3463" w:rsidRPr="00FB3979" w:rsidRDefault="001B3463">
            <w:pPr>
              <w:rPr>
                <w:rFonts w:ascii="Times New Roman" w:eastAsia="標楷體" w:hAnsi="Times New Roman" w:cs="標楷體"/>
              </w:rPr>
            </w:pPr>
          </w:p>
        </w:tc>
      </w:tr>
    </w:tbl>
    <w:p w14:paraId="17EE674A" w14:textId="77777777" w:rsidR="004A4353" w:rsidRPr="00FB3979" w:rsidRDefault="004A4353" w:rsidP="001B3463">
      <w:pPr>
        <w:rPr>
          <w:rFonts w:ascii="Times New Roman" w:eastAsia="標楷體" w:hAnsi="Times New Roman"/>
        </w:rPr>
      </w:pPr>
    </w:p>
    <w:p w14:paraId="7CAA8944" w14:textId="6496D49F" w:rsidR="001B3463" w:rsidRPr="00FB3979" w:rsidRDefault="001B3463" w:rsidP="002F04EE">
      <w:pPr>
        <w:pStyle w:val="4"/>
        <w:ind w:left="720"/>
      </w:pPr>
      <w:bookmarkStart w:id="416" w:name="_Toc152421508"/>
      <w:bookmarkStart w:id="417" w:name="_Toc152677833"/>
      <w:r w:rsidRPr="00FB3979">
        <w:rPr>
          <w:rFonts w:hint="eastAsia"/>
        </w:rPr>
        <w:lastRenderedPageBreak/>
        <w:t>1-7-4</w:t>
      </w:r>
      <w:r w:rsidRPr="00FB3979">
        <w:rPr>
          <w:rFonts w:hint="eastAsia"/>
        </w:rPr>
        <w:t>授權狀況</w:t>
      </w:r>
      <w:bookmarkEnd w:id="416"/>
      <w:bookmarkEnd w:id="417"/>
    </w:p>
    <w:p w14:paraId="0BF89E7A" w14:textId="3C877816" w:rsidR="00A611FB" w:rsidRPr="00FB3979" w:rsidRDefault="00A611FB" w:rsidP="00E375D9">
      <w:pPr>
        <w:pStyle w:val="a9"/>
      </w:pPr>
      <w:bookmarkStart w:id="418" w:name="_Toc152716518"/>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37</w:t>
      </w:r>
      <w:r w:rsidRPr="00FB3979">
        <w:rPr>
          <w:rFonts w:hint="eastAsia"/>
        </w:rPr>
        <w:fldChar w:fldCharType="end"/>
      </w:r>
      <w:r w:rsidRPr="00FB3979">
        <w:rPr>
          <w:rFonts w:hint="eastAsia"/>
        </w:rPr>
        <w:t xml:space="preserve">  1-7-4</w:t>
      </w:r>
      <w:r w:rsidRPr="00FB3979">
        <w:rPr>
          <w:rFonts w:hint="eastAsia"/>
        </w:rPr>
        <w:t>授權狀況</w:t>
      </w:r>
      <w:bookmarkEnd w:id="418"/>
    </w:p>
    <w:tbl>
      <w:tblPr>
        <w:tblpPr w:leftFromText="180" w:rightFromText="180" w:vertAnchor="text" w:horzAnchor="margin" w:tblpY="42"/>
        <w:tblW w:w="8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5"/>
        <w:gridCol w:w="1653"/>
        <w:gridCol w:w="1546"/>
        <w:gridCol w:w="1606"/>
        <w:gridCol w:w="2791"/>
      </w:tblGrid>
      <w:tr w:rsidR="001B3463" w:rsidRPr="00FB3979" w14:paraId="62F4C08B" w14:textId="77777777" w:rsidTr="00475101">
        <w:trPr>
          <w:trHeight w:val="332"/>
        </w:trPr>
        <w:tc>
          <w:tcPr>
            <w:tcW w:w="8791" w:type="dxa"/>
            <w:gridSpan w:val="5"/>
            <w:tcBorders>
              <w:top w:val="single" w:sz="4" w:space="0" w:color="000000"/>
              <w:left w:val="single" w:sz="4" w:space="0" w:color="000000"/>
              <w:bottom w:val="single" w:sz="4" w:space="0" w:color="000000"/>
              <w:right w:val="single" w:sz="4" w:space="0" w:color="000000"/>
            </w:tcBorders>
            <w:hideMark/>
          </w:tcPr>
          <w:p w14:paraId="3560F07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1-7-4</w:t>
            </w:r>
            <w:r w:rsidRPr="00FB3979">
              <w:rPr>
                <w:rFonts w:ascii="Times New Roman" w:eastAsia="標楷體" w:hAnsi="Times New Roman" w:cs="標楷體" w:hint="eastAsia"/>
              </w:rPr>
              <w:t>授權狀況</w:t>
            </w:r>
          </w:p>
        </w:tc>
      </w:tr>
      <w:tr w:rsidR="001B3463" w:rsidRPr="00FB3979" w14:paraId="1B313E1D" w14:textId="77777777" w:rsidTr="00475101">
        <w:trPr>
          <w:trHeight w:val="306"/>
        </w:trPr>
        <w:tc>
          <w:tcPr>
            <w:tcW w:w="8791" w:type="dxa"/>
            <w:gridSpan w:val="5"/>
            <w:tcBorders>
              <w:top w:val="single" w:sz="4" w:space="0" w:color="000000"/>
              <w:left w:val="single" w:sz="4" w:space="0" w:color="000000"/>
              <w:bottom w:val="single" w:sz="4" w:space="0" w:color="000000"/>
              <w:right w:val="single" w:sz="4" w:space="0" w:color="000000"/>
            </w:tcBorders>
            <w:hideMark/>
          </w:tcPr>
          <w:p w14:paraId="628B75C0"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系統管理員可檢視各權限的部門</w:t>
            </w:r>
            <w:r w:rsidRPr="00FB3979">
              <w:rPr>
                <w:rFonts w:ascii="Times New Roman" w:eastAsia="標楷體" w:hAnsi="Times New Roman" w:cs="標楷體" w:hint="eastAsia"/>
              </w:rPr>
              <w:t>/</w:t>
            </w:r>
            <w:r w:rsidRPr="00FB3979">
              <w:rPr>
                <w:rFonts w:ascii="Times New Roman" w:eastAsia="標楷體" w:hAnsi="Times New Roman" w:cs="標楷體" w:hint="eastAsia"/>
              </w:rPr>
              <w:t>員工授權數量，以及了解其權限名稱下的詳細內容</w:t>
            </w:r>
          </w:p>
        </w:tc>
      </w:tr>
      <w:tr w:rsidR="001B3463" w:rsidRPr="00FB3979" w14:paraId="43814670" w14:textId="77777777" w:rsidTr="00475101">
        <w:trPr>
          <w:trHeight w:val="332"/>
        </w:trPr>
        <w:tc>
          <w:tcPr>
            <w:tcW w:w="4394" w:type="dxa"/>
            <w:gridSpan w:val="3"/>
            <w:tcBorders>
              <w:top w:val="single" w:sz="4" w:space="0" w:color="000000"/>
              <w:left w:val="single" w:sz="4" w:space="0" w:color="000000"/>
              <w:bottom w:val="single" w:sz="4" w:space="0" w:color="000000"/>
              <w:right w:val="single" w:sz="4" w:space="0" w:color="000000"/>
            </w:tcBorders>
            <w:hideMark/>
          </w:tcPr>
          <w:p w14:paraId="4B289F9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96" w:type="dxa"/>
            <w:gridSpan w:val="2"/>
            <w:tcBorders>
              <w:top w:val="single" w:sz="4" w:space="0" w:color="000000"/>
              <w:left w:val="single" w:sz="4" w:space="0" w:color="000000"/>
              <w:bottom w:val="single" w:sz="4" w:space="0" w:color="000000"/>
              <w:right w:val="single" w:sz="4" w:space="0" w:color="000000"/>
            </w:tcBorders>
            <w:hideMark/>
          </w:tcPr>
          <w:p w14:paraId="707E975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53F36E7" w14:textId="77777777" w:rsidTr="00475101">
        <w:trPr>
          <w:trHeight w:val="349"/>
        </w:trPr>
        <w:tc>
          <w:tcPr>
            <w:tcW w:w="2848" w:type="dxa"/>
            <w:gridSpan w:val="2"/>
            <w:tcBorders>
              <w:top w:val="single" w:sz="4" w:space="0" w:color="000000"/>
              <w:left w:val="single" w:sz="4" w:space="0" w:color="000000"/>
              <w:bottom w:val="single" w:sz="4" w:space="0" w:color="000000"/>
              <w:right w:val="single" w:sz="4" w:space="0" w:color="000000"/>
            </w:tcBorders>
            <w:hideMark/>
          </w:tcPr>
          <w:p w14:paraId="5178228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52" w:type="dxa"/>
            <w:gridSpan w:val="2"/>
            <w:tcBorders>
              <w:top w:val="single" w:sz="4" w:space="0" w:color="000000"/>
              <w:left w:val="single" w:sz="4" w:space="0" w:color="000000"/>
              <w:bottom w:val="single" w:sz="4" w:space="0" w:color="000000"/>
              <w:right w:val="single" w:sz="4" w:space="0" w:color="000000"/>
            </w:tcBorders>
            <w:hideMark/>
          </w:tcPr>
          <w:p w14:paraId="08D0BDAE"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89" w:type="dxa"/>
            <w:tcBorders>
              <w:top w:val="single" w:sz="4" w:space="0" w:color="000000"/>
              <w:left w:val="single" w:sz="4" w:space="0" w:color="000000"/>
              <w:bottom w:val="single" w:sz="4" w:space="0" w:color="000000"/>
              <w:right w:val="single" w:sz="4" w:space="0" w:color="000000"/>
            </w:tcBorders>
            <w:hideMark/>
          </w:tcPr>
          <w:p w14:paraId="4B0977A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059D0803" w14:textId="77777777" w:rsidTr="004A4353">
        <w:trPr>
          <w:trHeight w:val="1146"/>
        </w:trPr>
        <w:tc>
          <w:tcPr>
            <w:tcW w:w="2848" w:type="dxa"/>
            <w:gridSpan w:val="2"/>
            <w:tcBorders>
              <w:top w:val="single" w:sz="4" w:space="0" w:color="000000"/>
              <w:left w:val="single" w:sz="4" w:space="0" w:color="000000"/>
              <w:bottom w:val="dashSmallGap" w:sz="4" w:space="0" w:color="auto"/>
              <w:right w:val="single" w:sz="4" w:space="0" w:color="000000"/>
            </w:tcBorders>
            <w:hideMark/>
          </w:tcPr>
          <w:p w14:paraId="252A0679" w14:textId="77777777" w:rsidR="001B3463" w:rsidRPr="00FB3979" w:rsidRDefault="001B3463">
            <w:pPr>
              <w:spacing w:beforeLines="50" w:before="120"/>
              <w:rPr>
                <w:rFonts w:ascii="Times New Roman" w:eastAsia="標楷體" w:hAnsi="Times New Roman" w:cs="標楷體"/>
              </w:rPr>
            </w:pPr>
            <w:r w:rsidRPr="00FB3979">
              <w:rPr>
                <w:rFonts w:ascii="Times New Roman" w:eastAsia="標楷體" w:hAnsi="Times New Roman" w:cs="標楷體" w:hint="eastAsia"/>
                <w:bdr w:val="single" w:sz="4" w:space="0" w:color="auto" w:frame="1"/>
              </w:rPr>
              <w:t>瀏覽授權狀況</w:t>
            </w:r>
          </w:p>
          <w:p w14:paraId="58471F8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3B917A8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授權狀況</w:t>
            </w:r>
          </w:p>
        </w:tc>
        <w:tc>
          <w:tcPr>
            <w:tcW w:w="3152" w:type="dxa"/>
            <w:gridSpan w:val="2"/>
            <w:tcBorders>
              <w:top w:val="single" w:sz="4" w:space="0" w:color="000000"/>
              <w:left w:val="single" w:sz="4" w:space="0" w:color="000000"/>
              <w:bottom w:val="dashSmallGap" w:sz="4" w:space="0" w:color="auto"/>
              <w:right w:val="single" w:sz="4" w:space="0" w:color="000000"/>
            </w:tcBorders>
          </w:tcPr>
          <w:p w14:paraId="57154F06" w14:textId="77777777" w:rsidR="001B3463" w:rsidRPr="00FB3979" w:rsidRDefault="001B3463">
            <w:pPr>
              <w:rPr>
                <w:rFonts w:ascii="Times New Roman" w:eastAsia="標楷體" w:hAnsi="Times New Roman" w:cs="標楷體"/>
              </w:rPr>
            </w:pPr>
          </w:p>
          <w:p w14:paraId="678580C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根據部門授權與員工授權變動，更新授權數量</w:t>
            </w:r>
          </w:p>
        </w:tc>
        <w:tc>
          <w:tcPr>
            <w:tcW w:w="2789" w:type="dxa"/>
            <w:tcBorders>
              <w:top w:val="single" w:sz="4" w:space="0" w:color="000000"/>
              <w:left w:val="single" w:sz="4" w:space="0" w:color="000000"/>
              <w:bottom w:val="dashSmallGap" w:sz="4" w:space="0" w:color="auto"/>
              <w:right w:val="single" w:sz="4" w:space="0" w:color="000000"/>
            </w:tcBorders>
          </w:tcPr>
          <w:p w14:paraId="07AB40B2" w14:textId="77777777" w:rsidR="001B3463" w:rsidRPr="00FB3979" w:rsidRDefault="001B3463">
            <w:pPr>
              <w:rPr>
                <w:rFonts w:ascii="Times New Roman" w:eastAsia="標楷體" w:hAnsi="Times New Roman" w:cs="標楷體"/>
              </w:rPr>
            </w:pPr>
          </w:p>
          <w:p w14:paraId="4FDDA8AE" w14:textId="173E1E9B"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顯示各權限授權予部門</w:t>
            </w:r>
            <w:r w:rsidRPr="00FB3979">
              <w:rPr>
                <w:rFonts w:ascii="Times New Roman" w:eastAsia="標楷體" w:hAnsi="Times New Roman" w:cs="標楷體" w:hint="eastAsia"/>
              </w:rPr>
              <w:t>/</w:t>
            </w:r>
            <w:r w:rsidRPr="00FB3979">
              <w:rPr>
                <w:rFonts w:ascii="Times New Roman" w:eastAsia="標楷體" w:hAnsi="Times New Roman" w:cs="標楷體" w:hint="eastAsia"/>
              </w:rPr>
              <w:t>員工授權數量，如圖</w:t>
            </w:r>
            <w:r w:rsidR="00552DB8">
              <w:rPr>
                <w:rFonts w:ascii="Times New Roman" w:eastAsia="標楷體" w:hAnsi="Times New Roman" w:cs="標楷體" w:hint="eastAsia"/>
              </w:rPr>
              <w:t>50</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授權狀況頁面</w:t>
            </w:r>
          </w:p>
        </w:tc>
      </w:tr>
      <w:tr w:rsidR="001B3463" w:rsidRPr="00FB3979" w14:paraId="0472389C" w14:textId="77777777" w:rsidTr="004A4353">
        <w:trPr>
          <w:trHeight w:val="2032"/>
        </w:trPr>
        <w:tc>
          <w:tcPr>
            <w:tcW w:w="2848" w:type="dxa"/>
            <w:gridSpan w:val="2"/>
            <w:tcBorders>
              <w:top w:val="dashSmallGap" w:sz="4" w:space="0" w:color="auto"/>
              <w:left w:val="single" w:sz="4" w:space="0" w:color="000000"/>
              <w:bottom w:val="single" w:sz="4" w:space="0" w:color="000000"/>
              <w:right w:val="single" w:sz="4" w:space="0" w:color="000000"/>
            </w:tcBorders>
          </w:tcPr>
          <w:p w14:paraId="744904AC"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瀏覽授權清單</w:t>
            </w:r>
          </w:p>
          <w:p w14:paraId="3045336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69D2704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授權數量</w:t>
            </w:r>
            <w:r w:rsidRPr="00FB3979">
              <w:rPr>
                <w:rFonts w:ascii="Times New Roman" w:eastAsia="標楷體" w:hAnsi="Times New Roman" w:cs="標楷體" w:hint="eastAsia"/>
              </w:rPr>
              <w:t>(</w:t>
            </w:r>
            <w:r w:rsidRPr="00FB3979">
              <w:rPr>
                <w:rFonts w:ascii="Times New Roman" w:eastAsia="標楷體" w:hAnsi="Times New Roman" w:cs="標楷體" w:hint="eastAsia"/>
              </w:rPr>
              <w:t>數字</w:t>
            </w:r>
            <w:r w:rsidRPr="00FB3979">
              <w:rPr>
                <w:rFonts w:ascii="Times New Roman" w:eastAsia="標楷體" w:hAnsi="Times New Roman" w:cs="標楷體" w:hint="eastAsia"/>
              </w:rPr>
              <w:t>)</w:t>
            </w:r>
          </w:p>
          <w:p w14:paraId="492B3168" w14:textId="77777777" w:rsidR="001B3463" w:rsidRPr="00FB3979" w:rsidRDefault="001B3463">
            <w:pPr>
              <w:rPr>
                <w:rFonts w:ascii="Times New Roman" w:eastAsia="標楷體" w:hAnsi="Times New Roman" w:cs="標楷體"/>
              </w:rPr>
            </w:pPr>
          </w:p>
          <w:p w14:paraId="1913512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151D0E0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返回</w:t>
            </w:r>
          </w:p>
        </w:tc>
        <w:tc>
          <w:tcPr>
            <w:tcW w:w="3152" w:type="dxa"/>
            <w:gridSpan w:val="2"/>
            <w:tcBorders>
              <w:top w:val="dashSmallGap" w:sz="4" w:space="0" w:color="auto"/>
              <w:left w:val="single" w:sz="4" w:space="0" w:color="000000"/>
              <w:bottom w:val="single" w:sz="4" w:space="0" w:color="000000"/>
              <w:right w:val="single" w:sz="4" w:space="0" w:color="000000"/>
            </w:tcBorders>
          </w:tcPr>
          <w:p w14:paraId="16AEDEC2" w14:textId="77777777" w:rsidR="001B3463" w:rsidRPr="00FB3979" w:rsidRDefault="001B3463">
            <w:pPr>
              <w:spacing w:afterLines="50" w:after="120"/>
              <w:rPr>
                <w:rFonts w:ascii="Times New Roman" w:eastAsia="標楷體" w:hAnsi="Times New Roman" w:cs="標楷體"/>
              </w:rPr>
            </w:pPr>
          </w:p>
          <w:p w14:paraId="4DA47A4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依據選擇的權限名稱從資料庫抓取對應資料</w:t>
            </w:r>
          </w:p>
          <w:p w14:paraId="39F3489D" w14:textId="77777777" w:rsidR="001B3463" w:rsidRPr="00FB3979" w:rsidRDefault="001B3463">
            <w:pPr>
              <w:rPr>
                <w:rFonts w:ascii="Times New Roman" w:eastAsia="標楷體" w:hAnsi="Times New Roman" w:cs="標楷體"/>
              </w:rPr>
            </w:pPr>
          </w:p>
          <w:p w14:paraId="45357492" w14:textId="77777777" w:rsidR="001B3463" w:rsidRPr="00FB3979" w:rsidRDefault="001B3463">
            <w:pPr>
              <w:rPr>
                <w:rFonts w:ascii="Times New Roman" w:eastAsia="標楷體" w:hAnsi="Times New Roman" w:cs="標楷體"/>
              </w:rPr>
            </w:pPr>
          </w:p>
          <w:p w14:paraId="2EC5CE18" w14:textId="77777777" w:rsidR="001B3463" w:rsidRPr="00FB3979" w:rsidRDefault="001B3463">
            <w:pPr>
              <w:rPr>
                <w:rFonts w:ascii="Times New Roman" w:eastAsia="標楷體" w:hAnsi="Times New Roman" w:cs="標楷體"/>
              </w:rPr>
            </w:pPr>
          </w:p>
        </w:tc>
        <w:tc>
          <w:tcPr>
            <w:tcW w:w="2789" w:type="dxa"/>
            <w:tcBorders>
              <w:top w:val="dashSmallGap" w:sz="4" w:space="0" w:color="auto"/>
              <w:left w:val="single" w:sz="4" w:space="0" w:color="000000"/>
              <w:bottom w:val="single" w:sz="4" w:space="0" w:color="000000"/>
              <w:right w:val="single" w:sz="4" w:space="0" w:color="000000"/>
            </w:tcBorders>
          </w:tcPr>
          <w:p w14:paraId="75804C60" w14:textId="77777777" w:rsidR="001B3463" w:rsidRPr="00FB3979" w:rsidRDefault="001B3463">
            <w:pPr>
              <w:rPr>
                <w:rFonts w:ascii="Times New Roman" w:eastAsia="標楷體" w:hAnsi="Times New Roman" w:cs="標楷體"/>
              </w:rPr>
            </w:pPr>
          </w:p>
          <w:p w14:paraId="55FF0106" w14:textId="74B94CDE"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顯示授權清單的彈跳視窗，如圖</w:t>
            </w:r>
            <w:r w:rsidR="00552DB8">
              <w:rPr>
                <w:rFonts w:ascii="Times New Roman" w:eastAsia="標楷體" w:hAnsi="Times New Roman" w:cs="標楷體" w:hint="eastAsia"/>
              </w:rPr>
              <w:t>51</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授權清單功能</w:t>
            </w:r>
          </w:p>
          <w:p w14:paraId="32D730A7" w14:textId="77777777" w:rsidR="001B3463" w:rsidRPr="00FB3979" w:rsidRDefault="001B3463">
            <w:pPr>
              <w:rPr>
                <w:rFonts w:ascii="Times New Roman" w:eastAsia="標楷體" w:hAnsi="Times New Roman" w:cs="標楷體"/>
              </w:rPr>
            </w:pPr>
          </w:p>
        </w:tc>
      </w:tr>
      <w:tr w:rsidR="001B3463" w:rsidRPr="00FB3979" w14:paraId="125C6D76" w14:textId="77777777" w:rsidTr="00475101">
        <w:trPr>
          <w:trHeight w:val="332"/>
        </w:trPr>
        <w:tc>
          <w:tcPr>
            <w:tcW w:w="1195" w:type="dxa"/>
            <w:tcBorders>
              <w:top w:val="single" w:sz="4" w:space="0" w:color="000000"/>
              <w:left w:val="single" w:sz="4" w:space="0" w:color="000000"/>
              <w:bottom w:val="single" w:sz="4" w:space="0" w:color="000000"/>
              <w:right w:val="single" w:sz="4" w:space="0" w:color="000000"/>
            </w:tcBorders>
            <w:hideMark/>
          </w:tcPr>
          <w:p w14:paraId="2CF2662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5" w:type="dxa"/>
            <w:gridSpan w:val="4"/>
            <w:tcBorders>
              <w:top w:val="single" w:sz="4" w:space="0" w:color="000000"/>
              <w:left w:val="single" w:sz="4" w:space="0" w:color="000000"/>
              <w:bottom w:val="single" w:sz="4" w:space="0" w:color="000000"/>
              <w:right w:val="single" w:sz="4" w:space="0" w:color="000000"/>
            </w:tcBorders>
          </w:tcPr>
          <w:p w14:paraId="6A45C9D2" w14:textId="77777777" w:rsidR="001B3463" w:rsidRPr="00FB3979" w:rsidRDefault="001B3463">
            <w:pPr>
              <w:rPr>
                <w:rFonts w:ascii="Times New Roman" w:eastAsia="標楷體" w:hAnsi="Times New Roman" w:cs="標楷體"/>
              </w:rPr>
            </w:pPr>
          </w:p>
        </w:tc>
      </w:tr>
    </w:tbl>
    <w:p w14:paraId="7EDFF81E" w14:textId="77777777" w:rsidR="001B3463" w:rsidRPr="00FB3979" w:rsidRDefault="001B3463" w:rsidP="001B3463">
      <w:pPr>
        <w:rPr>
          <w:rFonts w:ascii="Times New Roman" w:eastAsia="標楷體" w:hAnsi="Times New Roman" w:cs="標楷體"/>
          <w:b/>
        </w:rPr>
      </w:pPr>
    </w:p>
    <w:p w14:paraId="091513BF" w14:textId="2A5EE024"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08A34B8D"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noProof/>
        </w:rPr>
        <w:drawing>
          <wp:inline distT="0" distB="0" distL="0" distR="0" wp14:anchorId="3BC71939" wp14:editId="549E64BC">
            <wp:extent cx="5567680" cy="4010025"/>
            <wp:effectExtent l="0" t="0" r="0" b="952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75">
                      <a:extLst>
                        <a:ext uri="{28A0092B-C50C-407E-A947-70E740481C1C}">
                          <a14:useLocalDpi xmlns:a14="http://schemas.microsoft.com/office/drawing/2010/main" val="0"/>
                        </a:ext>
                      </a:extLst>
                    </a:blip>
                    <a:srcRect t="1341" b="4205"/>
                    <a:stretch>
                      <a:fillRect/>
                    </a:stretch>
                  </pic:blipFill>
                  <pic:spPr bwMode="auto">
                    <a:xfrm>
                      <a:off x="0" y="0"/>
                      <a:ext cx="5576390" cy="4016298"/>
                    </a:xfrm>
                    <a:prstGeom prst="rect">
                      <a:avLst/>
                    </a:prstGeom>
                    <a:noFill/>
                    <a:ln>
                      <a:noFill/>
                    </a:ln>
                  </pic:spPr>
                </pic:pic>
              </a:graphicData>
            </a:graphic>
          </wp:inline>
        </w:drawing>
      </w:r>
    </w:p>
    <w:p w14:paraId="7B96066F" w14:textId="6AE49789" w:rsidR="001B3463" w:rsidRPr="00FB3979" w:rsidRDefault="001B3463" w:rsidP="002B798B">
      <w:pPr>
        <w:pStyle w:val="a9"/>
        <w:widowControl/>
        <w:rPr>
          <w:b/>
          <w:bCs/>
        </w:rPr>
      </w:pPr>
      <w:bookmarkStart w:id="419" w:name="_Toc152429958"/>
      <w:bookmarkStart w:id="420" w:name="_Toc152716149"/>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50</w:t>
      </w:r>
      <w:r w:rsidRPr="00FB3979">
        <w:rPr>
          <w:rFonts w:hint="eastAsia"/>
          <w:b/>
          <w:bCs/>
        </w:rPr>
        <w:fldChar w:fldCharType="end"/>
      </w:r>
      <w:r w:rsidRPr="00FB3979">
        <w:rPr>
          <w:rFonts w:hint="eastAsia"/>
          <w:b/>
          <w:bCs/>
        </w:rPr>
        <w:t xml:space="preserve">  </w:t>
      </w:r>
      <w:r w:rsidRPr="00FB3979">
        <w:rPr>
          <w:rFonts w:hint="eastAsia"/>
          <w:b/>
          <w:bCs/>
        </w:rPr>
        <w:t>授權狀況頁面</w:t>
      </w:r>
      <w:bookmarkEnd w:id="419"/>
      <w:bookmarkEnd w:id="420"/>
    </w:p>
    <w:p w14:paraId="4581C297" w14:textId="77777777" w:rsidR="001B3463" w:rsidRPr="00FB3979" w:rsidRDefault="001B3463" w:rsidP="001B3463">
      <w:pPr>
        <w:rPr>
          <w:rFonts w:ascii="Times New Roman" w:eastAsia="標楷體" w:hAnsi="Times New Roman"/>
          <w:sz w:val="22"/>
          <w:szCs w:val="22"/>
        </w:rPr>
      </w:pPr>
      <w:r w:rsidRPr="00FB3979">
        <w:rPr>
          <w:rFonts w:ascii="Times New Roman" w:eastAsia="標楷體" w:hAnsi="Times New Roman" w:hint="eastAsia"/>
          <w:noProof/>
        </w:rPr>
        <mc:AlternateContent>
          <mc:Choice Requires="wps">
            <w:drawing>
              <wp:anchor distT="0" distB="0" distL="114300" distR="114300" simplePos="0" relativeHeight="251661312" behindDoc="0" locked="0" layoutInCell="1" allowOverlap="1" wp14:anchorId="33F3DC92" wp14:editId="2D61AC20">
                <wp:simplePos x="0" y="0"/>
                <wp:positionH relativeFrom="column">
                  <wp:posOffset>3695700</wp:posOffset>
                </wp:positionH>
                <wp:positionV relativeFrom="paragraph">
                  <wp:posOffset>1854200</wp:posOffset>
                </wp:positionV>
                <wp:extent cx="567055" cy="101600"/>
                <wp:effectExtent l="0" t="0" r="4445" b="0"/>
                <wp:wrapNone/>
                <wp:docPr id="94" name="矩形 94"/>
                <wp:cNvGraphicFramePr/>
                <a:graphic xmlns:a="http://schemas.openxmlformats.org/drawingml/2006/main">
                  <a:graphicData uri="http://schemas.microsoft.com/office/word/2010/wordprocessingShape">
                    <wps:wsp>
                      <wps:cNvSpPr/>
                      <wps:spPr>
                        <a:xfrm>
                          <a:off x="0" y="0"/>
                          <a:ext cx="567055" cy="101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1C86F04" id="矩形 94" o:spid="_x0000_s1026" style="position:absolute;margin-left:291pt;margin-top:146pt;width:44.65pt;height: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" fillcolor="white [3212]" stroked="f" strokeweight="2pt"/>
            </w:pict>
          </mc:Fallback>
        </mc:AlternateContent>
      </w:r>
      <w:r w:rsidRPr="00FB3979">
        <w:rPr>
          <w:rFonts w:ascii="Times New Roman" w:eastAsia="標楷體" w:hAnsi="Times New Roman"/>
          <w:noProof/>
        </w:rPr>
        <w:t xml:space="preserve"> </w:t>
      </w:r>
      <w:r w:rsidRPr="00FB3979">
        <w:rPr>
          <w:rFonts w:ascii="Times New Roman" w:eastAsia="標楷體" w:hAnsi="Times New Roman"/>
          <w:noProof/>
          <w:sz w:val="22"/>
          <w:szCs w:val="22"/>
        </w:rPr>
        <w:lastRenderedPageBreak/>
        <w:drawing>
          <wp:inline distT="0" distB="0" distL="0" distR="0" wp14:anchorId="17150E5C" wp14:editId="4751DE69">
            <wp:extent cx="5629275" cy="2923027"/>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6"/>
                    <pic:cNvPicPr>
                      <a:picLocks noChangeAspect="1" noChangeArrowheads="1"/>
                    </pic:cNvPicPr>
                  </pic:nvPicPr>
                  <pic:blipFill>
                    <a:blip r:embed="rId76">
                      <a:extLst>
                        <a:ext uri="{28A0092B-C50C-407E-A947-70E740481C1C}">
                          <a14:useLocalDpi xmlns:a14="http://schemas.microsoft.com/office/drawing/2010/main" val="0"/>
                        </a:ext>
                      </a:extLst>
                    </a:blip>
                    <a:srcRect b="43684"/>
                    <a:stretch>
                      <a:fillRect/>
                    </a:stretch>
                  </pic:blipFill>
                  <pic:spPr bwMode="auto">
                    <a:xfrm>
                      <a:off x="0" y="0"/>
                      <a:ext cx="5633992" cy="2925476"/>
                    </a:xfrm>
                    <a:prstGeom prst="rect">
                      <a:avLst/>
                    </a:prstGeom>
                    <a:noFill/>
                    <a:ln>
                      <a:noFill/>
                    </a:ln>
                  </pic:spPr>
                </pic:pic>
              </a:graphicData>
            </a:graphic>
          </wp:inline>
        </w:drawing>
      </w:r>
    </w:p>
    <w:p w14:paraId="1E12F4D9" w14:textId="77777777" w:rsidR="001B3463" w:rsidRPr="00FB3979" w:rsidRDefault="001B3463" w:rsidP="001B3463">
      <w:pPr>
        <w:rPr>
          <w:rFonts w:ascii="Times New Roman" w:eastAsia="標楷體" w:hAnsi="Times New Roman"/>
          <w:b/>
        </w:rPr>
      </w:pPr>
      <w:r w:rsidRPr="00FB3979">
        <w:rPr>
          <w:rFonts w:ascii="Times New Roman" w:eastAsia="標楷體" w:hAnsi="Times New Roman"/>
          <w:b/>
          <w:noProof/>
          <w:sz w:val="22"/>
          <w:szCs w:val="22"/>
        </w:rPr>
        <w:drawing>
          <wp:inline distT="0" distB="0" distL="0" distR="0" wp14:anchorId="01C63431" wp14:editId="1B347A6E">
            <wp:extent cx="5638800" cy="406274"/>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95915" cy="410389"/>
                    </a:xfrm>
                    <a:prstGeom prst="rect">
                      <a:avLst/>
                    </a:prstGeom>
                    <a:noFill/>
                    <a:ln>
                      <a:noFill/>
                    </a:ln>
                  </pic:spPr>
                </pic:pic>
              </a:graphicData>
            </a:graphic>
          </wp:inline>
        </w:drawing>
      </w:r>
    </w:p>
    <w:p w14:paraId="5847E213" w14:textId="36A4BE14" w:rsidR="001B3463" w:rsidRPr="00FB3979" w:rsidRDefault="001B3463" w:rsidP="002B798B">
      <w:pPr>
        <w:pStyle w:val="a9"/>
        <w:widowControl/>
        <w:rPr>
          <w:b/>
          <w:bCs/>
        </w:rPr>
      </w:pPr>
      <w:bookmarkStart w:id="421" w:name="_Toc152429959"/>
      <w:bookmarkStart w:id="422" w:name="_Toc152716150"/>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51</w:t>
      </w:r>
      <w:r w:rsidRPr="00FB3979">
        <w:rPr>
          <w:rFonts w:hint="eastAsia"/>
          <w:b/>
          <w:bCs/>
        </w:rPr>
        <w:fldChar w:fldCharType="end"/>
      </w:r>
      <w:r w:rsidRPr="00FB3979">
        <w:rPr>
          <w:rFonts w:hint="eastAsia"/>
          <w:b/>
          <w:bCs/>
        </w:rPr>
        <w:t xml:space="preserve">  </w:t>
      </w:r>
      <w:r w:rsidRPr="00FB3979">
        <w:rPr>
          <w:rFonts w:hint="eastAsia"/>
          <w:b/>
          <w:bCs/>
        </w:rPr>
        <w:t>授權清單功能</w:t>
      </w:r>
      <w:bookmarkEnd w:id="421"/>
      <w:bookmarkEnd w:id="422"/>
    </w:p>
    <w:p w14:paraId="09B6FB33" w14:textId="22AB4376" w:rsidR="002F04EE" w:rsidRPr="00FB3979" w:rsidRDefault="00041B6B" w:rsidP="00041B6B">
      <w:pPr>
        <w:widowControl/>
        <w:rPr>
          <w:rFonts w:ascii="Times New Roman" w:eastAsia="標楷體" w:hAnsi="Times New Roman"/>
          <w:b/>
          <w:sz w:val="22"/>
          <w:szCs w:val="22"/>
        </w:rPr>
      </w:pPr>
      <w:r>
        <w:rPr>
          <w:rFonts w:ascii="Times New Roman" w:eastAsia="標楷體" w:hAnsi="Times New Roman"/>
          <w:b/>
          <w:sz w:val="22"/>
          <w:szCs w:val="22"/>
        </w:rPr>
        <w:br w:type="page"/>
      </w:r>
    </w:p>
    <w:p w14:paraId="4905B37B" w14:textId="543F99B7" w:rsidR="001B3463" w:rsidRPr="00FB3979" w:rsidRDefault="001B3463" w:rsidP="00A611FB">
      <w:pPr>
        <w:pStyle w:val="4"/>
        <w:ind w:left="720"/>
      </w:pPr>
      <w:bookmarkStart w:id="423" w:name="_Toc152421509"/>
      <w:bookmarkStart w:id="424" w:name="_Toc152677834"/>
      <w:r w:rsidRPr="00FB3979">
        <w:rPr>
          <w:rFonts w:hint="eastAsia"/>
        </w:rPr>
        <w:lastRenderedPageBreak/>
        <w:t>1-7-5</w:t>
      </w:r>
      <w:r w:rsidRPr="00FB3979">
        <w:rPr>
          <w:rFonts w:hint="eastAsia"/>
        </w:rPr>
        <w:t>異常申報單管理</w:t>
      </w:r>
      <w:bookmarkEnd w:id="423"/>
      <w:bookmarkEnd w:id="424"/>
    </w:p>
    <w:p w14:paraId="27598D25" w14:textId="77777777" w:rsidR="002F04EE" w:rsidRPr="00FB3979" w:rsidRDefault="002F04EE" w:rsidP="002F04EE">
      <w:pPr>
        <w:rPr>
          <w:rFonts w:ascii="Times New Roman" w:eastAsia="標楷體" w:hAnsi="Times New Roman"/>
        </w:rPr>
      </w:pPr>
    </w:p>
    <w:p w14:paraId="37B04EEE" w14:textId="20848771" w:rsidR="00A611FB" w:rsidRPr="00FB3979" w:rsidRDefault="00A611FB" w:rsidP="002F04EE">
      <w:pPr>
        <w:pStyle w:val="a9"/>
      </w:pPr>
      <w:bookmarkStart w:id="425" w:name="_Toc152716519"/>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38</w:t>
      </w:r>
      <w:r w:rsidRPr="00FB3979">
        <w:rPr>
          <w:rFonts w:hint="eastAsia"/>
        </w:rPr>
        <w:fldChar w:fldCharType="end"/>
      </w:r>
      <w:r w:rsidRPr="00FB3979">
        <w:rPr>
          <w:rFonts w:hint="eastAsia"/>
        </w:rPr>
        <w:t xml:space="preserve">  1-7-5</w:t>
      </w:r>
      <w:r w:rsidRPr="00FB3979">
        <w:rPr>
          <w:rFonts w:hint="eastAsia"/>
        </w:rPr>
        <w:t>異常申報單管理</w:t>
      </w:r>
      <w:bookmarkEnd w:id="425"/>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1"/>
        <w:gridCol w:w="1661"/>
        <w:gridCol w:w="1555"/>
        <w:gridCol w:w="1614"/>
        <w:gridCol w:w="2753"/>
      </w:tblGrid>
      <w:tr w:rsidR="001B3463" w:rsidRPr="00FB3979" w14:paraId="3463BB9C" w14:textId="77777777" w:rsidTr="00475101">
        <w:trPr>
          <w:trHeight w:val="353"/>
        </w:trPr>
        <w:tc>
          <w:tcPr>
            <w:tcW w:w="8784" w:type="dxa"/>
            <w:gridSpan w:val="5"/>
            <w:tcBorders>
              <w:top w:val="single" w:sz="4" w:space="0" w:color="000000"/>
              <w:left w:val="single" w:sz="4" w:space="0" w:color="000000"/>
              <w:bottom w:val="single" w:sz="4" w:space="0" w:color="000000"/>
              <w:right w:val="single" w:sz="4" w:space="0" w:color="000000"/>
            </w:tcBorders>
            <w:hideMark/>
          </w:tcPr>
          <w:p w14:paraId="7AC360C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1-7-5</w:t>
            </w:r>
            <w:r w:rsidRPr="00FB3979">
              <w:rPr>
                <w:rFonts w:ascii="Times New Roman" w:eastAsia="標楷體" w:hAnsi="Times New Roman" w:cs="標楷體" w:hint="eastAsia"/>
              </w:rPr>
              <w:t>異常申報單管理</w:t>
            </w:r>
          </w:p>
        </w:tc>
      </w:tr>
      <w:tr w:rsidR="001B3463" w:rsidRPr="00FB3979" w14:paraId="1C2087DB" w14:textId="77777777" w:rsidTr="00475101">
        <w:trPr>
          <w:trHeight w:val="326"/>
        </w:trPr>
        <w:tc>
          <w:tcPr>
            <w:tcW w:w="8784" w:type="dxa"/>
            <w:gridSpan w:val="5"/>
            <w:tcBorders>
              <w:top w:val="single" w:sz="4" w:space="0" w:color="000000"/>
              <w:left w:val="single" w:sz="4" w:space="0" w:color="000000"/>
              <w:bottom w:val="single" w:sz="4" w:space="0" w:color="000000"/>
              <w:right w:val="single" w:sz="4" w:space="0" w:color="000000"/>
            </w:tcBorders>
            <w:hideMark/>
          </w:tcPr>
          <w:p w14:paraId="71210DE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系統管理員可針對有問題或錯誤之申報單直接進行更改、修正</w:t>
            </w:r>
          </w:p>
        </w:tc>
      </w:tr>
      <w:tr w:rsidR="001B3463" w:rsidRPr="00FB3979" w14:paraId="635223A3" w14:textId="77777777" w:rsidTr="00475101">
        <w:trPr>
          <w:trHeight w:val="353"/>
        </w:trPr>
        <w:tc>
          <w:tcPr>
            <w:tcW w:w="4417" w:type="dxa"/>
            <w:gridSpan w:val="3"/>
            <w:tcBorders>
              <w:top w:val="single" w:sz="4" w:space="0" w:color="000000"/>
              <w:left w:val="single" w:sz="4" w:space="0" w:color="000000"/>
              <w:bottom w:val="single" w:sz="4" w:space="0" w:color="000000"/>
              <w:right w:val="single" w:sz="4" w:space="0" w:color="000000"/>
            </w:tcBorders>
            <w:hideMark/>
          </w:tcPr>
          <w:p w14:paraId="2708A41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367" w:type="dxa"/>
            <w:gridSpan w:val="2"/>
            <w:tcBorders>
              <w:top w:val="single" w:sz="4" w:space="0" w:color="000000"/>
              <w:left w:val="single" w:sz="4" w:space="0" w:color="000000"/>
              <w:bottom w:val="single" w:sz="4" w:space="0" w:color="000000"/>
              <w:right w:val="single" w:sz="4" w:space="0" w:color="000000"/>
            </w:tcBorders>
            <w:hideMark/>
          </w:tcPr>
          <w:p w14:paraId="118CD84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B169285" w14:textId="77777777" w:rsidTr="00475101">
        <w:trPr>
          <w:trHeight w:val="371"/>
        </w:trPr>
        <w:tc>
          <w:tcPr>
            <w:tcW w:w="2862" w:type="dxa"/>
            <w:gridSpan w:val="2"/>
            <w:tcBorders>
              <w:top w:val="single" w:sz="4" w:space="0" w:color="000000"/>
              <w:left w:val="single" w:sz="4" w:space="0" w:color="000000"/>
              <w:bottom w:val="single" w:sz="4" w:space="0" w:color="000000"/>
              <w:right w:val="single" w:sz="4" w:space="0" w:color="000000"/>
            </w:tcBorders>
            <w:hideMark/>
          </w:tcPr>
          <w:p w14:paraId="612E0A1E"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69" w:type="dxa"/>
            <w:gridSpan w:val="2"/>
            <w:tcBorders>
              <w:top w:val="single" w:sz="4" w:space="0" w:color="000000"/>
              <w:left w:val="single" w:sz="4" w:space="0" w:color="000000"/>
              <w:bottom w:val="single" w:sz="4" w:space="0" w:color="000000"/>
              <w:right w:val="single" w:sz="4" w:space="0" w:color="000000"/>
            </w:tcBorders>
            <w:hideMark/>
          </w:tcPr>
          <w:p w14:paraId="3E46FBF0"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53" w:type="dxa"/>
            <w:tcBorders>
              <w:top w:val="single" w:sz="4" w:space="0" w:color="000000"/>
              <w:left w:val="single" w:sz="4" w:space="0" w:color="000000"/>
              <w:bottom w:val="single" w:sz="4" w:space="0" w:color="000000"/>
              <w:right w:val="single" w:sz="4" w:space="0" w:color="000000"/>
            </w:tcBorders>
            <w:hideMark/>
          </w:tcPr>
          <w:p w14:paraId="443BF443"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362F1975" w14:textId="77777777" w:rsidTr="007141B3">
        <w:trPr>
          <w:trHeight w:val="1107"/>
        </w:trPr>
        <w:tc>
          <w:tcPr>
            <w:tcW w:w="2862" w:type="dxa"/>
            <w:gridSpan w:val="2"/>
            <w:tcBorders>
              <w:top w:val="single" w:sz="4" w:space="0" w:color="000000"/>
              <w:left w:val="single" w:sz="4" w:space="0" w:color="000000"/>
              <w:bottom w:val="dashSmallGap" w:sz="4" w:space="0" w:color="auto"/>
              <w:right w:val="single" w:sz="4" w:space="0" w:color="000000"/>
            </w:tcBorders>
            <w:hideMark/>
          </w:tcPr>
          <w:p w14:paraId="3BFFCC89" w14:textId="77777777" w:rsidR="001B3463" w:rsidRPr="00FB3979" w:rsidRDefault="001B3463">
            <w:pPr>
              <w:spacing w:beforeLines="50" w:before="120"/>
              <w:rPr>
                <w:rFonts w:ascii="Times New Roman" w:eastAsia="標楷體" w:hAnsi="Times New Roman" w:cs="標楷體"/>
              </w:rPr>
            </w:pPr>
            <w:r w:rsidRPr="00FB3979">
              <w:rPr>
                <w:rFonts w:ascii="Times New Roman" w:eastAsia="標楷體" w:hAnsi="Times New Roman" w:cs="標楷體" w:hint="eastAsia"/>
                <w:bdr w:val="single" w:sz="4" w:space="0" w:color="auto" w:frame="1"/>
              </w:rPr>
              <w:t>瀏覽異常申報單清單</w:t>
            </w:r>
          </w:p>
          <w:p w14:paraId="5F5683E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150F107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異常申報單管理</w:t>
            </w:r>
          </w:p>
        </w:tc>
        <w:tc>
          <w:tcPr>
            <w:tcW w:w="3169" w:type="dxa"/>
            <w:gridSpan w:val="2"/>
            <w:tcBorders>
              <w:top w:val="single" w:sz="4" w:space="0" w:color="000000"/>
              <w:left w:val="single" w:sz="4" w:space="0" w:color="000000"/>
              <w:bottom w:val="dashSmallGap" w:sz="4" w:space="0" w:color="auto"/>
              <w:right w:val="single" w:sz="4" w:space="0" w:color="000000"/>
            </w:tcBorders>
          </w:tcPr>
          <w:p w14:paraId="7DF8172C" w14:textId="77777777" w:rsidR="001B3463" w:rsidRPr="00FB3979" w:rsidRDefault="001B3463">
            <w:pPr>
              <w:rPr>
                <w:rFonts w:ascii="Times New Roman" w:eastAsia="標楷體" w:hAnsi="Times New Roman" w:cs="標楷體"/>
              </w:rPr>
            </w:pPr>
          </w:p>
          <w:p w14:paraId="319DE0A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753" w:type="dxa"/>
            <w:tcBorders>
              <w:top w:val="single" w:sz="4" w:space="0" w:color="000000"/>
              <w:left w:val="single" w:sz="4" w:space="0" w:color="000000"/>
              <w:bottom w:val="dashSmallGap" w:sz="4" w:space="0" w:color="auto"/>
              <w:right w:val="single" w:sz="4" w:space="0" w:color="000000"/>
            </w:tcBorders>
          </w:tcPr>
          <w:p w14:paraId="10C14A0E" w14:textId="77777777" w:rsidR="001B3463" w:rsidRPr="00FB3979" w:rsidRDefault="001B3463">
            <w:pPr>
              <w:rPr>
                <w:rFonts w:ascii="Times New Roman" w:eastAsia="標楷體" w:hAnsi="Times New Roman" w:cs="標楷體"/>
              </w:rPr>
            </w:pPr>
          </w:p>
          <w:p w14:paraId="6242C291" w14:textId="00537E53"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顯示所有申報單清單，如圖</w:t>
            </w:r>
            <w:r w:rsidR="00552DB8">
              <w:rPr>
                <w:rFonts w:ascii="Times New Roman" w:eastAsia="標楷體" w:hAnsi="Times New Roman" w:cs="標楷體" w:hint="eastAsia"/>
              </w:rPr>
              <w:t>52</w:t>
            </w:r>
            <w:r w:rsidRPr="00FB3979">
              <w:rPr>
                <w:rFonts w:ascii="Times New Roman" w:eastAsia="標楷體" w:hAnsi="Times New Roman" w:cs="標楷體" w:hint="eastAsia"/>
              </w:rPr>
              <w:t>申</w:t>
            </w:r>
            <w:r w:rsidR="00041554" w:rsidRPr="00FB3979">
              <w:rPr>
                <w:rFonts w:ascii="Times New Roman" w:eastAsia="標楷體" w:hAnsi="Times New Roman" w:cs="標楷體" w:hint="eastAsia"/>
              </w:rPr>
              <w:t>報</w:t>
            </w:r>
            <w:r w:rsidRPr="00FB3979">
              <w:rPr>
                <w:rFonts w:ascii="Times New Roman" w:eastAsia="標楷體" w:hAnsi="Times New Roman" w:cs="標楷體" w:hint="eastAsia"/>
              </w:rPr>
              <w:t>單管理頁面</w:t>
            </w:r>
          </w:p>
        </w:tc>
      </w:tr>
      <w:tr w:rsidR="001B3463" w:rsidRPr="00FB3979" w14:paraId="300302AA" w14:textId="77777777" w:rsidTr="007141B3">
        <w:trPr>
          <w:trHeight w:val="980"/>
        </w:trPr>
        <w:tc>
          <w:tcPr>
            <w:tcW w:w="2862" w:type="dxa"/>
            <w:gridSpan w:val="2"/>
            <w:tcBorders>
              <w:top w:val="dashSmallGap" w:sz="4" w:space="0" w:color="auto"/>
              <w:left w:val="single" w:sz="4" w:space="0" w:color="000000"/>
              <w:bottom w:val="dashSmallGap" w:sz="4" w:space="0" w:color="auto"/>
              <w:right w:val="single" w:sz="4" w:space="0" w:color="000000"/>
            </w:tcBorders>
            <w:hideMark/>
          </w:tcPr>
          <w:p w14:paraId="47F05CBE"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新增申報單</w:t>
            </w:r>
          </w:p>
          <w:p w14:paraId="6B22CA8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30C161C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tc>
        <w:tc>
          <w:tcPr>
            <w:tcW w:w="3169" w:type="dxa"/>
            <w:gridSpan w:val="2"/>
            <w:tcBorders>
              <w:top w:val="dashSmallGap" w:sz="4" w:space="0" w:color="auto"/>
              <w:left w:val="single" w:sz="4" w:space="0" w:color="000000"/>
              <w:bottom w:val="dashSmallGap" w:sz="4" w:space="0" w:color="auto"/>
              <w:right w:val="single" w:sz="4" w:space="0" w:color="000000"/>
            </w:tcBorders>
          </w:tcPr>
          <w:p w14:paraId="05D1187E" w14:textId="77777777" w:rsidR="001B3463" w:rsidRPr="00FB3979" w:rsidRDefault="001B3463">
            <w:pPr>
              <w:spacing w:afterLines="50" w:after="120"/>
              <w:rPr>
                <w:rFonts w:ascii="Times New Roman" w:eastAsia="標楷體" w:hAnsi="Times New Roman" w:cs="標楷體"/>
              </w:rPr>
            </w:pPr>
          </w:p>
          <w:p w14:paraId="41A53D4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新增申報單資料上傳至資料庫</w:t>
            </w:r>
          </w:p>
        </w:tc>
        <w:tc>
          <w:tcPr>
            <w:tcW w:w="2753" w:type="dxa"/>
            <w:tcBorders>
              <w:top w:val="dashSmallGap" w:sz="4" w:space="0" w:color="auto"/>
              <w:left w:val="single" w:sz="4" w:space="0" w:color="000000"/>
              <w:bottom w:val="dashSmallGap" w:sz="4" w:space="0" w:color="auto"/>
              <w:right w:val="single" w:sz="4" w:space="0" w:color="000000"/>
            </w:tcBorders>
          </w:tcPr>
          <w:p w14:paraId="7B2D1D77" w14:textId="77777777" w:rsidR="001B3463" w:rsidRPr="00FB3979" w:rsidRDefault="001B3463">
            <w:pPr>
              <w:rPr>
                <w:rFonts w:ascii="Times New Roman" w:eastAsia="標楷體" w:hAnsi="Times New Roman" w:cs="標楷體"/>
              </w:rPr>
            </w:pPr>
          </w:p>
          <w:p w14:paraId="0CD0596B" w14:textId="4C6D7354"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顯示申報單立案頁面，如功能編號</w:t>
            </w:r>
            <w:r w:rsidRPr="00FB3979">
              <w:rPr>
                <w:rFonts w:ascii="Times New Roman" w:eastAsia="標楷體" w:hAnsi="Times New Roman" w:cs="標楷體" w:hint="eastAsia"/>
              </w:rPr>
              <w:t xml:space="preserve">1-2-1 </w:t>
            </w:r>
            <w:r w:rsidR="00552DB8">
              <w:rPr>
                <w:rFonts w:ascii="Times New Roman" w:eastAsia="標楷體" w:hAnsi="Times New Roman" w:cs="標楷體" w:hint="eastAsia"/>
              </w:rPr>
              <w:t>申報單建立</w:t>
            </w:r>
          </w:p>
        </w:tc>
      </w:tr>
      <w:tr w:rsidR="001B3463" w:rsidRPr="00FB3979" w14:paraId="26D8D7AC" w14:textId="77777777" w:rsidTr="007141B3">
        <w:trPr>
          <w:trHeight w:val="1024"/>
        </w:trPr>
        <w:tc>
          <w:tcPr>
            <w:tcW w:w="2862" w:type="dxa"/>
            <w:gridSpan w:val="2"/>
            <w:tcBorders>
              <w:top w:val="dashSmallGap" w:sz="4" w:space="0" w:color="auto"/>
              <w:left w:val="single" w:sz="4" w:space="0" w:color="000000"/>
              <w:bottom w:val="dashSmallGap" w:sz="4" w:space="0" w:color="auto"/>
              <w:right w:val="single" w:sz="4" w:space="0" w:color="000000"/>
            </w:tcBorders>
            <w:hideMark/>
          </w:tcPr>
          <w:p w14:paraId="7E89EE59"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修改申報單內容</w:t>
            </w:r>
          </w:p>
          <w:p w14:paraId="0C89CE3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1DB7B2A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修改</w:t>
            </w:r>
          </w:p>
        </w:tc>
        <w:tc>
          <w:tcPr>
            <w:tcW w:w="3169" w:type="dxa"/>
            <w:gridSpan w:val="2"/>
            <w:tcBorders>
              <w:top w:val="dashSmallGap" w:sz="4" w:space="0" w:color="auto"/>
              <w:left w:val="single" w:sz="4" w:space="0" w:color="000000"/>
              <w:bottom w:val="dashSmallGap" w:sz="4" w:space="0" w:color="auto"/>
              <w:right w:val="single" w:sz="4" w:space="0" w:color="000000"/>
            </w:tcBorders>
          </w:tcPr>
          <w:p w14:paraId="2B4E42E8" w14:textId="77777777" w:rsidR="001B3463" w:rsidRPr="00FB3979" w:rsidRDefault="001B3463">
            <w:pPr>
              <w:rPr>
                <w:rFonts w:ascii="Times New Roman" w:eastAsia="標楷體" w:hAnsi="Times New Roman" w:cs="標楷體"/>
              </w:rPr>
            </w:pPr>
          </w:p>
          <w:p w14:paraId="746990A0" w14:textId="079BE770"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依據選擇的申報單</w:t>
            </w:r>
            <w:r w:rsidR="00552DB8">
              <w:rPr>
                <w:rFonts w:ascii="Times New Roman" w:eastAsia="標楷體" w:hAnsi="Times New Roman" w:cs="標楷體" w:hint="eastAsia"/>
              </w:rPr>
              <w:t>進行修改，並</w:t>
            </w:r>
            <w:r w:rsidRPr="00FB3979">
              <w:rPr>
                <w:rFonts w:ascii="Times New Roman" w:eastAsia="標楷體" w:hAnsi="Times New Roman" w:cs="標楷體" w:hint="eastAsia"/>
              </w:rPr>
              <w:t>更新資料庫內容</w:t>
            </w:r>
          </w:p>
        </w:tc>
        <w:tc>
          <w:tcPr>
            <w:tcW w:w="2753" w:type="dxa"/>
            <w:tcBorders>
              <w:top w:val="dashSmallGap" w:sz="4" w:space="0" w:color="auto"/>
              <w:left w:val="single" w:sz="4" w:space="0" w:color="000000"/>
              <w:bottom w:val="dashSmallGap" w:sz="4" w:space="0" w:color="auto"/>
              <w:right w:val="single" w:sz="4" w:space="0" w:color="000000"/>
            </w:tcBorders>
          </w:tcPr>
          <w:p w14:paraId="10DE3BDF" w14:textId="77777777" w:rsidR="001B3463" w:rsidRPr="00FB3979" w:rsidRDefault="001B3463">
            <w:pPr>
              <w:rPr>
                <w:rFonts w:ascii="Times New Roman" w:eastAsia="標楷體" w:hAnsi="Times New Roman" w:cs="標楷體"/>
                <w:highlight w:val="yellow"/>
              </w:rPr>
            </w:pPr>
          </w:p>
          <w:p w14:paraId="38AB834C" w14:textId="7A6DEB2F" w:rsidR="001B3463" w:rsidRPr="00FB3979" w:rsidRDefault="001B3463" w:rsidP="00D14C59">
            <w:pPr>
              <w:rPr>
                <w:rFonts w:ascii="Times New Roman" w:eastAsia="標楷體" w:hAnsi="Times New Roman" w:cs="標楷體"/>
                <w:highlight w:val="yellow"/>
              </w:rPr>
            </w:pPr>
            <w:r w:rsidRPr="00552DB8">
              <w:rPr>
                <w:rFonts w:ascii="Times New Roman" w:eastAsia="標楷體" w:hAnsi="Times New Roman" w:cs="標楷體" w:hint="eastAsia"/>
              </w:rPr>
              <w:t>顯示</w:t>
            </w:r>
            <w:r w:rsidR="00D14C59" w:rsidRPr="00552DB8">
              <w:rPr>
                <w:rFonts w:ascii="Times New Roman" w:eastAsia="標楷體" w:hAnsi="Times New Roman" w:cs="標楷體" w:hint="eastAsia"/>
              </w:rPr>
              <w:t>修改異常申報單</w:t>
            </w:r>
            <w:r w:rsidR="00D14C59">
              <w:rPr>
                <w:rFonts w:ascii="Times New Roman" w:eastAsia="標楷體" w:hAnsi="Times New Roman" w:cs="標楷體" w:hint="eastAsia"/>
              </w:rPr>
              <w:t>頁面</w:t>
            </w:r>
            <w:r w:rsidRPr="00552DB8">
              <w:rPr>
                <w:rFonts w:ascii="Times New Roman" w:eastAsia="標楷體" w:hAnsi="Times New Roman" w:cs="標楷體" w:hint="eastAsia"/>
              </w:rPr>
              <w:t>，如</w:t>
            </w:r>
            <w:r w:rsidR="00552DB8" w:rsidRPr="00552DB8">
              <w:rPr>
                <w:rFonts w:ascii="Times New Roman" w:eastAsia="標楷體" w:hAnsi="Times New Roman" w:cs="標楷體" w:hint="eastAsia"/>
              </w:rPr>
              <w:t>圖</w:t>
            </w:r>
            <w:r w:rsidR="00D14C59">
              <w:rPr>
                <w:rFonts w:ascii="Times New Roman" w:eastAsia="標楷體" w:hAnsi="Times New Roman" w:cs="標楷體" w:hint="eastAsia"/>
              </w:rPr>
              <w:t xml:space="preserve"> 53</w:t>
            </w:r>
            <w:r w:rsidR="00552DB8" w:rsidRPr="00552DB8">
              <w:rPr>
                <w:rFonts w:ascii="Times New Roman" w:eastAsia="標楷體" w:hAnsi="Times New Roman" w:cs="標楷體" w:hint="eastAsia"/>
              </w:rPr>
              <w:t xml:space="preserve">  </w:t>
            </w:r>
          </w:p>
        </w:tc>
      </w:tr>
      <w:tr w:rsidR="001B3463" w:rsidRPr="00FB3979" w14:paraId="303F020E" w14:textId="77777777" w:rsidTr="007141B3">
        <w:trPr>
          <w:trHeight w:val="1068"/>
        </w:trPr>
        <w:tc>
          <w:tcPr>
            <w:tcW w:w="2862" w:type="dxa"/>
            <w:gridSpan w:val="2"/>
            <w:tcBorders>
              <w:top w:val="dashSmallGap" w:sz="4" w:space="0" w:color="auto"/>
              <w:left w:val="single" w:sz="4" w:space="0" w:color="000000"/>
              <w:bottom w:val="single" w:sz="4" w:space="0" w:color="000000"/>
              <w:right w:val="single" w:sz="4" w:space="0" w:color="000000"/>
            </w:tcBorders>
            <w:hideMark/>
          </w:tcPr>
          <w:p w14:paraId="67D6ABE3"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檢視申報單資料</w:t>
            </w:r>
          </w:p>
          <w:p w14:paraId="318D0B7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AFDB29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檢視</w:t>
            </w:r>
          </w:p>
        </w:tc>
        <w:tc>
          <w:tcPr>
            <w:tcW w:w="3169" w:type="dxa"/>
            <w:gridSpan w:val="2"/>
            <w:tcBorders>
              <w:top w:val="dashSmallGap" w:sz="4" w:space="0" w:color="auto"/>
              <w:left w:val="single" w:sz="4" w:space="0" w:color="000000"/>
              <w:bottom w:val="single" w:sz="4" w:space="0" w:color="000000"/>
              <w:right w:val="single" w:sz="4" w:space="0" w:color="000000"/>
            </w:tcBorders>
          </w:tcPr>
          <w:p w14:paraId="41B83274" w14:textId="77777777" w:rsidR="001B3463" w:rsidRPr="00FB3979" w:rsidRDefault="001B3463">
            <w:pPr>
              <w:rPr>
                <w:rFonts w:ascii="Times New Roman" w:eastAsia="標楷體" w:hAnsi="Times New Roman" w:cs="標楷體"/>
              </w:rPr>
            </w:pPr>
          </w:p>
          <w:p w14:paraId="5274547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依據選擇的申報單從資料庫抓取對應資料</w:t>
            </w:r>
          </w:p>
        </w:tc>
        <w:tc>
          <w:tcPr>
            <w:tcW w:w="2753" w:type="dxa"/>
            <w:tcBorders>
              <w:top w:val="dashSmallGap" w:sz="4" w:space="0" w:color="auto"/>
              <w:left w:val="single" w:sz="4" w:space="0" w:color="000000"/>
              <w:bottom w:val="single" w:sz="4" w:space="0" w:color="000000"/>
              <w:right w:val="single" w:sz="4" w:space="0" w:color="000000"/>
            </w:tcBorders>
          </w:tcPr>
          <w:p w14:paraId="53D87E1E" w14:textId="77777777" w:rsidR="001B3463" w:rsidRPr="00FB3979" w:rsidRDefault="001B3463">
            <w:pPr>
              <w:rPr>
                <w:rFonts w:ascii="Times New Roman" w:eastAsia="標楷體" w:hAnsi="Times New Roman" w:cs="標楷體"/>
                <w:highlight w:val="yellow"/>
              </w:rPr>
            </w:pPr>
          </w:p>
          <w:p w14:paraId="336B2389" w14:textId="77777777" w:rsidR="001B3463" w:rsidRPr="00FB3979" w:rsidRDefault="001B3463">
            <w:pPr>
              <w:rPr>
                <w:rFonts w:ascii="Times New Roman" w:eastAsia="標楷體" w:hAnsi="Times New Roman" w:cs="標楷體"/>
                <w:highlight w:val="yellow"/>
              </w:rPr>
            </w:pPr>
            <w:r w:rsidRPr="007141B3">
              <w:rPr>
                <w:rFonts w:ascii="Times New Roman" w:eastAsia="標楷體" w:hAnsi="Times New Roman" w:cs="標楷體" w:hint="eastAsia"/>
              </w:rPr>
              <w:t>顯示處理中的申報單，如功能編號</w:t>
            </w:r>
            <w:r w:rsidRPr="007141B3">
              <w:rPr>
                <w:rFonts w:ascii="Times New Roman" w:eastAsia="標楷體" w:hAnsi="Times New Roman" w:cs="標楷體" w:hint="eastAsia"/>
              </w:rPr>
              <w:t>1-2-5</w:t>
            </w:r>
          </w:p>
        </w:tc>
      </w:tr>
      <w:tr w:rsidR="001B3463" w:rsidRPr="00FB3979" w14:paraId="4A7C499D" w14:textId="77777777" w:rsidTr="00475101">
        <w:trPr>
          <w:trHeight w:val="353"/>
        </w:trPr>
        <w:tc>
          <w:tcPr>
            <w:tcW w:w="1201" w:type="dxa"/>
            <w:tcBorders>
              <w:top w:val="single" w:sz="4" w:space="0" w:color="000000"/>
              <w:left w:val="single" w:sz="4" w:space="0" w:color="000000"/>
              <w:bottom w:val="single" w:sz="4" w:space="0" w:color="000000"/>
              <w:right w:val="single" w:sz="4" w:space="0" w:color="000000"/>
            </w:tcBorders>
            <w:hideMark/>
          </w:tcPr>
          <w:p w14:paraId="7C3EB14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83" w:type="dxa"/>
            <w:gridSpan w:val="4"/>
            <w:tcBorders>
              <w:top w:val="single" w:sz="4" w:space="0" w:color="000000"/>
              <w:left w:val="single" w:sz="4" w:space="0" w:color="000000"/>
              <w:bottom w:val="single" w:sz="4" w:space="0" w:color="000000"/>
              <w:right w:val="single" w:sz="4" w:space="0" w:color="000000"/>
            </w:tcBorders>
          </w:tcPr>
          <w:p w14:paraId="0C238A46" w14:textId="77777777" w:rsidR="001B3463" w:rsidRPr="00FB3979" w:rsidRDefault="001B3463">
            <w:pPr>
              <w:rPr>
                <w:rFonts w:ascii="Times New Roman" w:eastAsia="標楷體" w:hAnsi="Times New Roman" w:cs="標楷體"/>
              </w:rPr>
            </w:pPr>
          </w:p>
        </w:tc>
      </w:tr>
    </w:tbl>
    <w:p w14:paraId="4CD38AE6" w14:textId="77777777" w:rsidR="00552DB8" w:rsidRDefault="00552DB8" w:rsidP="001B3463">
      <w:pPr>
        <w:rPr>
          <w:rFonts w:ascii="Times New Roman" w:eastAsia="標楷體" w:hAnsi="Times New Roman" w:cs="標楷體"/>
        </w:rPr>
      </w:pPr>
    </w:p>
    <w:p w14:paraId="13A3A297" w14:textId="6020290C"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07A140FE" w14:textId="77777777" w:rsidR="001B3463" w:rsidRPr="00FB3979" w:rsidRDefault="001B3463" w:rsidP="002F04EE">
      <w:pPr>
        <w:jc w:val="center"/>
        <w:rPr>
          <w:rFonts w:ascii="Times New Roman" w:eastAsia="標楷體" w:hAnsi="Times New Roman" w:cs="標楷體"/>
        </w:rPr>
      </w:pPr>
      <w:r w:rsidRPr="00FB3979">
        <w:rPr>
          <w:rFonts w:ascii="Times New Roman" w:eastAsia="標楷體" w:hAnsi="Times New Roman" w:cs="標楷體"/>
          <w:noProof/>
        </w:rPr>
        <w:drawing>
          <wp:inline distT="0" distB="0" distL="0" distR="0" wp14:anchorId="7134FAC2" wp14:editId="0F8E69E4">
            <wp:extent cx="5424170" cy="3329084"/>
            <wp:effectExtent l="0" t="0" r="5080" b="508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35334" cy="3335936"/>
                    </a:xfrm>
                    <a:prstGeom prst="rect">
                      <a:avLst/>
                    </a:prstGeom>
                    <a:noFill/>
                    <a:ln>
                      <a:noFill/>
                    </a:ln>
                  </pic:spPr>
                </pic:pic>
              </a:graphicData>
            </a:graphic>
          </wp:inline>
        </w:drawing>
      </w:r>
    </w:p>
    <w:p w14:paraId="50470459" w14:textId="482A819E" w:rsidR="001B3463" w:rsidRPr="00FB3979" w:rsidRDefault="001B3463" w:rsidP="002B798B">
      <w:pPr>
        <w:pStyle w:val="a9"/>
        <w:widowControl/>
        <w:rPr>
          <w:b/>
          <w:bCs/>
        </w:rPr>
      </w:pPr>
      <w:bookmarkStart w:id="426" w:name="_Toc152429960"/>
      <w:bookmarkStart w:id="427" w:name="_Toc152716151"/>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52</w:t>
      </w:r>
      <w:r w:rsidRPr="00FB3979">
        <w:rPr>
          <w:rFonts w:hint="eastAsia"/>
          <w:b/>
          <w:bCs/>
        </w:rPr>
        <w:fldChar w:fldCharType="end"/>
      </w:r>
      <w:r w:rsidRPr="00FB3979">
        <w:rPr>
          <w:rFonts w:hint="eastAsia"/>
          <w:b/>
          <w:bCs/>
        </w:rPr>
        <w:t xml:space="preserve">  </w:t>
      </w:r>
      <w:r w:rsidRPr="00FB3979">
        <w:rPr>
          <w:rFonts w:hint="eastAsia"/>
          <w:b/>
          <w:bCs/>
        </w:rPr>
        <w:t>異常申報單管理</w:t>
      </w:r>
      <w:bookmarkEnd w:id="426"/>
      <w:bookmarkEnd w:id="427"/>
    </w:p>
    <w:p w14:paraId="4C3FE5E3" w14:textId="5EAF24AD" w:rsidR="00552DB8" w:rsidRDefault="008E4975" w:rsidP="007141B3">
      <w:pPr>
        <w:widowControl/>
        <w:rPr>
          <w:b/>
          <w:bCs/>
        </w:rPr>
      </w:pPr>
      <w:r>
        <w:rPr>
          <w:b/>
          <w:bCs/>
        </w:rPr>
        <w:br w:type="page"/>
      </w:r>
    </w:p>
    <w:p w14:paraId="001EED20" w14:textId="6D752120" w:rsidR="00552DB8" w:rsidRDefault="00552DB8" w:rsidP="007141B3">
      <w:pPr>
        <w:widowControl/>
        <w:rPr>
          <w:b/>
          <w:bCs/>
        </w:rPr>
      </w:pPr>
      <w:r w:rsidRPr="00552DB8">
        <w:rPr>
          <w:b/>
          <w:bCs/>
          <w:noProof/>
        </w:rPr>
        <w:lastRenderedPageBreak/>
        <w:drawing>
          <wp:inline distT="0" distB="0" distL="0" distR="0" wp14:anchorId="4184CB60" wp14:editId="0516DF8A">
            <wp:extent cx="5594985" cy="3270885"/>
            <wp:effectExtent l="0" t="0" r="5715" b="5715"/>
            <wp:docPr id="1177401795" name="圖片 117740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94985" cy="3270885"/>
                    </a:xfrm>
                    <a:prstGeom prst="rect">
                      <a:avLst/>
                    </a:prstGeom>
                  </pic:spPr>
                </pic:pic>
              </a:graphicData>
            </a:graphic>
          </wp:inline>
        </w:drawing>
      </w:r>
    </w:p>
    <w:p w14:paraId="232FFE42" w14:textId="3E536517" w:rsidR="00552DB8" w:rsidRDefault="00552DB8" w:rsidP="007141B3">
      <w:pPr>
        <w:widowControl/>
        <w:rPr>
          <w:b/>
          <w:bCs/>
        </w:rPr>
      </w:pPr>
      <w:r w:rsidRPr="00552DB8">
        <w:rPr>
          <w:b/>
          <w:bCs/>
          <w:noProof/>
        </w:rPr>
        <w:drawing>
          <wp:inline distT="0" distB="0" distL="0" distR="0" wp14:anchorId="0E7D249D" wp14:editId="42274DC5">
            <wp:extent cx="5638800" cy="3364230"/>
            <wp:effectExtent l="0" t="0" r="0" b="7620"/>
            <wp:docPr id="1177401796" name="圖片 117740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38800" cy="3364230"/>
                    </a:xfrm>
                    <a:prstGeom prst="rect">
                      <a:avLst/>
                    </a:prstGeom>
                  </pic:spPr>
                </pic:pic>
              </a:graphicData>
            </a:graphic>
          </wp:inline>
        </w:drawing>
      </w:r>
    </w:p>
    <w:p w14:paraId="62F79C4C" w14:textId="56C857FF" w:rsidR="00552DB8" w:rsidRPr="00FB3979" w:rsidRDefault="00552DB8" w:rsidP="00552DB8">
      <w:pPr>
        <w:pStyle w:val="a9"/>
        <w:widowControl/>
        <w:rPr>
          <w:b/>
          <w:bCs/>
        </w:rPr>
      </w:pPr>
      <w:bookmarkStart w:id="428" w:name="_Toc152716152"/>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53</w:t>
      </w:r>
      <w:r w:rsidRPr="00FB3979">
        <w:rPr>
          <w:rFonts w:hint="eastAsia"/>
          <w:b/>
          <w:bCs/>
        </w:rPr>
        <w:fldChar w:fldCharType="end"/>
      </w:r>
      <w:r w:rsidRPr="00FB3979">
        <w:rPr>
          <w:rFonts w:hint="eastAsia"/>
          <w:b/>
          <w:bCs/>
        </w:rPr>
        <w:t xml:space="preserve">  </w:t>
      </w:r>
      <w:r>
        <w:rPr>
          <w:rFonts w:hint="eastAsia"/>
          <w:b/>
          <w:bCs/>
        </w:rPr>
        <w:t>修改</w:t>
      </w:r>
      <w:r w:rsidRPr="00FB3979">
        <w:rPr>
          <w:rFonts w:hint="eastAsia"/>
          <w:b/>
          <w:bCs/>
        </w:rPr>
        <w:t>異常申報單</w:t>
      </w:r>
      <w:bookmarkEnd w:id="428"/>
    </w:p>
    <w:p w14:paraId="432758C5" w14:textId="77777777" w:rsidR="00552DB8" w:rsidRDefault="00552DB8" w:rsidP="007141B3">
      <w:pPr>
        <w:widowControl/>
        <w:rPr>
          <w:b/>
          <w:bCs/>
        </w:rPr>
      </w:pPr>
    </w:p>
    <w:p w14:paraId="62A3DE9F" w14:textId="08116F2F" w:rsidR="00552DB8" w:rsidRPr="00552DB8" w:rsidRDefault="00552DB8" w:rsidP="007141B3">
      <w:pPr>
        <w:widowControl/>
        <w:rPr>
          <w:b/>
          <w:bCs/>
        </w:rPr>
      </w:pPr>
      <w:r>
        <w:rPr>
          <w:b/>
          <w:bCs/>
        </w:rPr>
        <w:br w:type="page"/>
      </w:r>
    </w:p>
    <w:p w14:paraId="49CE8DC0" w14:textId="7DC4304A" w:rsidR="001B3463" w:rsidRPr="00FB3979" w:rsidRDefault="001B3463" w:rsidP="00C4723A">
      <w:pPr>
        <w:pStyle w:val="4"/>
        <w:ind w:left="720"/>
      </w:pPr>
      <w:bookmarkStart w:id="429" w:name="_Toc152421510"/>
      <w:bookmarkStart w:id="430" w:name="_Toc152677835"/>
      <w:r w:rsidRPr="00FB3979">
        <w:rPr>
          <w:rFonts w:hint="eastAsia"/>
        </w:rPr>
        <w:lastRenderedPageBreak/>
        <w:t>1-7-6</w:t>
      </w:r>
      <w:r w:rsidRPr="00FB3979">
        <w:rPr>
          <w:rFonts w:hint="eastAsia"/>
        </w:rPr>
        <w:t>產品資料</w:t>
      </w:r>
      <w:bookmarkEnd w:id="429"/>
      <w:bookmarkEnd w:id="430"/>
    </w:p>
    <w:p w14:paraId="7D5FEE3F" w14:textId="77777777" w:rsidR="002F04EE" w:rsidRPr="00FB3979" w:rsidRDefault="002F04EE" w:rsidP="002F04EE">
      <w:pPr>
        <w:rPr>
          <w:rFonts w:ascii="Times New Roman" w:eastAsia="標楷體" w:hAnsi="Times New Roman"/>
        </w:rPr>
      </w:pPr>
    </w:p>
    <w:p w14:paraId="72D827D5" w14:textId="56A232D8" w:rsidR="00A611FB" w:rsidRPr="00FB3979" w:rsidRDefault="00A611FB" w:rsidP="002F04EE">
      <w:pPr>
        <w:pStyle w:val="a9"/>
      </w:pPr>
      <w:bookmarkStart w:id="431" w:name="_Toc152716520"/>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39</w:t>
      </w:r>
      <w:r w:rsidRPr="00FB3979">
        <w:rPr>
          <w:rFonts w:hint="eastAsia"/>
        </w:rPr>
        <w:fldChar w:fldCharType="end"/>
      </w:r>
      <w:r w:rsidRPr="00FB3979">
        <w:rPr>
          <w:rFonts w:hint="eastAsia"/>
        </w:rPr>
        <w:t xml:space="preserve">  1-7-6</w:t>
      </w:r>
      <w:r w:rsidRPr="00FB3979">
        <w:rPr>
          <w:rFonts w:hint="eastAsia"/>
        </w:rPr>
        <w:t>產品資料</w:t>
      </w:r>
      <w:bookmarkEnd w:id="431"/>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1594"/>
        <w:gridCol w:w="1491"/>
        <w:gridCol w:w="1548"/>
        <w:gridCol w:w="2999"/>
      </w:tblGrid>
      <w:tr w:rsidR="001B3463" w:rsidRPr="00FB3979" w14:paraId="49D75966" w14:textId="77777777" w:rsidTr="00475101">
        <w:trPr>
          <w:trHeight w:val="318"/>
        </w:trPr>
        <w:tc>
          <w:tcPr>
            <w:tcW w:w="8784" w:type="dxa"/>
            <w:gridSpan w:val="5"/>
            <w:tcBorders>
              <w:top w:val="single" w:sz="4" w:space="0" w:color="000000"/>
              <w:left w:val="single" w:sz="4" w:space="0" w:color="000000"/>
              <w:bottom w:val="single" w:sz="4" w:space="0" w:color="000000"/>
              <w:right w:val="single" w:sz="4" w:space="0" w:color="000000"/>
            </w:tcBorders>
            <w:hideMark/>
          </w:tcPr>
          <w:p w14:paraId="1420CFF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1-7-6</w:t>
            </w:r>
            <w:r w:rsidRPr="00FB3979">
              <w:rPr>
                <w:rFonts w:ascii="Times New Roman" w:eastAsia="標楷體" w:hAnsi="Times New Roman" w:cs="標楷體" w:hint="eastAsia"/>
              </w:rPr>
              <w:t>產品資料</w:t>
            </w:r>
          </w:p>
        </w:tc>
      </w:tr>
      <w:tr w:rsidR="001B3463" w:rsidRPr="00FB3979" w14:paraId="0134673C" w14:textId="77777777" w:rsidTr="00475101">
        <w:trPr>
          <w:trHeight w:val="293"/>
        </w:trPr>
        <w:tc>
          <w:tcPr>
            <w:tcW w:w="8784" w:type="dxa"/>
            <w:gridSpan w:val="5"/>
            <w:tcBorders>
              <w:top w:val="single" w:sz="4" w:space="0" w:color="000000"/>
              <w:left w:val="single" w:sz="4" w:space="0" w:color="000000"/>
              <w:bottom w:val="single" w:sz="4" w:space="0" w:color="000000"/>
              <w:right w:val="single" w:sz="4" w:space="0" w:color="000000"/>
            </w:tcBorders>
            <w:hideMark/>
          </w:tcPr>
          <w:p w14:paraId="658D8501"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系統管理員可以瀏覽</w:t>
            </w:r>
            <w:r w:rsidRPr="00FB3979">
              <w:rPr>
                <w:rFonts w:ascii="Times New Roman" w:eastAsia="標楷體" w:hAnsi="Times New Roman" w:cs="標楷體" w:hint="eastAsia"/>
              </w:rPr>
              <w:t>/</w:t>
            </w:r>
            <w:r w:rsidRPr="00FB3979">
              <w:rPr>
                <w:rFonts w:ascii="Times New Roman" w:eastAsia="標楷體" w:hAnsi="Times New Roman" w:hint="eastAsia"/>
              </w:rPr>
              <w:t>新增</w:t>
            </w:r>
            <w:r w:rsidRPr="00FB3979">
              <w:rPr>
                <w:rFonts w:ascii="Times New Roman" w:eastAsia="標楷體" w:hAnsi="Times New Roman" w:hint="eastAsia"/>
              </w:rPr>
              <w:t>/</w:t>
            </w:r>
            <w:r w:rsidRPr="00FB3979">
              <w:rPr>
                <w:rFonts w:ascii="Times New Roman" w:eastAsia="標楷體" w:hAnsi="Times New Roman" w:hint="eastAsia"/>
              </w:rPr>
              <w:t>修改產品資訊</w:t>
            </w:r>
          </w:p>
        </w:tc>
      </w:tr>
      <w:tr w:rsidR="001B3463" w:rsidRPr="00FB3979" w14:paraId="632398B1" w14:textId="77777777" w:rsidTr="00475101">
        <w:trPr>
          <w:trHeight w:val="318"/>
        </w:trPr>
        <w:tc>
          <w:tcPr>
            <w:tcW w:w="4237" w:type="dxa"/>
            <w:gridSpan w:val="3"/>
            <w:tcBorders>
              <w:top w:val="single" w:sz="4" w:space="0" w:color="000000"/>
              <w:left w:val="single" w:sz="4" w:space="0" w:color="000000"/>
              <w:bottom w:val="single" w:sz="4" w:space="0" w:color="000000"/>
              <w:right w:val="single" w:sz="4" w:space="0" w:color="000000"/>
            </w:tcBorders>
            <w:hideMark/>
          </w:tcPr>
          <w:p w14:paraId="5269238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547" w:type="dxa"/>
            <w:gridSpan w:val="2"/>
            <w:tcBorders>
              <w:top w:val="single" w:sz="4" w:space="0" w:color="000000"/>
              <w:left w:val="single" w:sz="4" w:space="0" w:color="000000"/>
              <w:bottom w:val="single" w:sz="4" w:space="0" w:color="000000"/>
              <w:right w:val="single" w:sz="4" w:space="0" w:color="000000"/>
            </w:tcBorders>
            <w:hideMark/>
          </w:tcPr>
          <w:p w14:paraId="26854E8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306B3185" w14:textId="77777777" w:rsidTr="00475101">
        <w:trPr>
          <w:trHeight w:val="334"/>
        </w:trPr>
        <w:tc>
          <w:tcPr>
            <w:tcW w:w="2746" w:type="dxa"/>
            <w:gridSpan w:val="2"/>
            <w:tcBorders>
              <w:top w:val="single" w:sz="4" w:space="0" w:color="000000"/>
              <w:left w:val="single" w:sz="4" w:space="0" w:color="000000"/>
              <w:bottom w:val="single" w:sz="4" w:space="0" w:color="000000"/>
              <w:right w:val="single" w:sz="4" w:space="0" w:color="000000"/>
            </w:tcBorders>
            <w:hideMark/>
          </w:tcPr>
          <w:p w14:paraId="67A5A8D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39" w:type="dxa"/>
            <w:gridSpan w:val="2"/>
            <w:tcBorders>
              <w:top w:val="single" w:sz="4" w:space="0" w:color="000000"/>
              <w:left w:val="single" w:sz="4" w:space="0" w:color="000000"/>
              <w:bottom w:val="single" w:sz="4" w:space="0" w:color="000000"/>
              <w:right w:val="single" w:sz="4" w:space="0" w:color="000000"/>
            </w:tcBorders>
            <w:hideMark/>
          </w:tcPr>
          <w:p w14:paraId="594B71E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99" w:type="dxa"/>
            <w:tcBorders>
              <w:top w:val="single" w:sz="4" w:space="0" w:color="000000"/>
              <w:left w:val="single" w:sz="4" w:space="0" w:color="000000"/>
              <w:bottom w:val="single" w:sz="4" w:space="0" w:color="000000"/>
              <w:right w:val="single" w:sz="4" w:space="0" w:color="000000"/>
            </w:tcBorders>
            <w:hideMark/>
          </w:tcPr>
          <w:p w14:paraId="3E5DD2C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592500F4" w14:textId="77777777" w:rsidTr="000D3279">
        <w:trPr>
          <w:trHeight w:val="1084"/>
        </w:trPr>
        <w:tc>
          <w:tcPr>
            <w:tcW w:w="2746" w:type="dxa"/>
            <w:gridSpan w:val="2"/>
            <w:tcBorders>
              <w:top w:val="single" w:sz="4" w:space="0" w:color="000000"/>
              <w:left w:val="single" w:sz="4" w:space="0" w:color="000000"/>
              <w:bottom w:val="dashSmallGap" w:sz="4" w:space="0" w:color="auto"/>
              <w:right w:val="single" w:sz="4" w:space="0" w:color="000000"/>
            </w:tcBorders>
            <w:hideMark/>
          </w:tcPr>
          <w:p w14:paraId="1B579B61" w14:textId="77777777" w:rsidR="001B3463" w:rsidRPr="00FB3979" w:rsidRDefault="001B3463">
            <w:pPr>
              <w:spacing w:beforeLines="50" w:before="120"/>
              <w:rPr>
                <w:rFonts w:ascii="Times New Roman" w:eastAsia="標楷體" w:hAnsi="Times New Roman" w:cs="標楷體"/>
              </w:rPr>
            </w:pPr>
            <w:r w:rsidRPr="00FB3979">
              <w:rPr>
                <w:rFonts w:ascii="Times New Roman" w:eastAsia="標楷體" w:hAnsi="Times New Roman" w:cs="標楷體" w:hint="eastAsia"/>
                <w:bdr w:val="single" w:sz="4" w:space="0" w:color="auto" w:frame="1"/>
              </w:rPr>
              <w:t>瀏覽產品資料</w:t>
            </w:r>
          </w:p>
          <w:p w14:paraId="0AF0867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48638634"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產品資料</w:t>
            </w:r>
          </w:p>
        </w:tc>
        <w:tc>
          <w:tcPr>
            <w:tcW w:w="3039" w:type="dxa"/>
            <w:gridSpan w:val="2"/>
            <w:tcBorders>
              <w:top w:val="single" w:sz="4" w:space="0" w:color="000000"/>
              <w:left w:val="single" w:sz="4" w:space="0" w:color="000000"/>
              <w:bottom w:val="dashSmallGap" w:sz="4" w:space="0" w:color="auto"/>
              <w:right w:val="single" w:sz="4" w:space="0" w:color="000000"/>
            </w:tcBorders>
          </w:tcPr>
          <w:p w14:paraId="2D206636" w14:textId="77777777" w:rsidR="001B3463" w:rsidRPr="00FB3979" w:rsidRDefault="001B3463">
            <w:pPr>
              <w:rPr>
                <w:rFonts w:ascii="Times New Roman" w:eastAsia="標楷體" w:hAnsi="Times New Roman" w:cs="標楷體"/>
              </w:rPr>
            </w:pPr>
          </w:p>
          <w:p w14:paraId="4EFDFFF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999" w:type="dxa"/>
            <w:tcBorders>
              <w:top w:val="single" w:sz="4" w:space="0" w:color="000000"/>
              <w:left w:val="single" w:sz="4" w:space="0" w:color="000000"/>
              <w:bottom w:val="dashSmallGap" w:sz="4" w:space="0" w:color="auto"/>
              <w:right w:val="single" w:sz="4" w:space="0" w:color="000000"/>
            </w:tcBorders>
          </w:tcPr>
          <w:p w14:paraId="01521C46" w14:textId="77777777" w:rsidR="001B3463" w:rsidRPr="00FB3979" w:rsidRDefault="001B3463">
            <w:pPr>
              <w:rPr>
                <w:rFonts w:ascii="Times New Roman" w:eastAsia="標楷體" w:hAnsi="Times New Roman" w:cs="標楷體"/>
              </w:rPr>
            </w:pPr>
          </w:p>
          <w:p w14:paraId="1EFFDF44" w14:textId="151E79FF"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顯示所有產品資料，如圖</w:t>
            </w:r>
            <w:r w:rsidR="00D14C59">
              <w:rPr>
                <w:rFonts w:ascii="Times New Roman" w:eastAsia="標楷體" w:hAnsi="Times New Roman" w:cs="標楷體" w:hint="eastAsia"/>
              </w:rPr>
              <w:t>54</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產品資料頁面</w:t>
            </w:r>
          </w:p>
        </w:tc>
      </w:tr>
      <w:tr w:rsidR="001B3463" w:rsidRPr="00FB3979" w14:paraId="4CD39E8F" w14:textId="77777777" w:rsidTr="000D3279">
        <w:trPr>
          <w:trHeight w:val="2827"/>
        </w:trPr>
        <w:tc>
          <w:tcPr>
            <w:tcW w:w="2746" w:type="dxa"/>
            <w:gridSpan w:val="2"/>
            <w:tcBorders>
              <w:top w:val="dashSmallGap" w:sz="4" w:space="0" w:color="auto"/>
              <w:left w:val="single" w:sz="4" w:space="0" w:color="000000"/>
              <w:bottom w:val="dashSmallGap" w:sz="4" w:space="0" w:color="auto"/>
              <w:right w:val="single" w:sz="4" w:space="0" w:color="000000"/>
            </w:tcBorders>
            <w:hideMark/>
          </w:tcPr>
          <w:p w14:paraId="7BA274E4" w14:textId="77777777" w:rsidR="001B3463" w:rsidRPr="00FB3979" w:rsidRDefault="001B3463">
            <w:pPr>
              <w:spacing w:beforeLines="50" w:before="120"/>
              <w:rPr>
                <w:rFonts w:ascii="Times New Roman" w:eastAsia="標楷體" w:hAnsi="Times New Roman" w:cs="標楷體"/>
              </w:rPr>
            </w:pPr>
            <w:r w:rsidRPr="00FB3979">
              <w:rPr>
                <w:rFonts w:ascii="Times New Roman" w:eastAsia="標楷體" w:hAnsi="Times New Roman" w:cs="標楷體" w:hint="eastAsia"/>
                <w:bdr w:val="single" w:sz="4" w:space="0" w:color="auto" w:frame="1"/>
              </w:rPr>
              <w:t>新增產品資料</w:t>
            </w:r>
          </w:p>
          <w:p w14:paraId="226B506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9F7755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755CD40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0540144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產品編號</w:t>
            </w:r>
          </w:p>
          <w:p w14:paraId="0657812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產品名稱</w:t>
            </w:r>
          </w:p>
          <w:p w14:paraId="66026AF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5CE6F9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5B9C5A0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039" w:type="dxa"/>
            <w:gridSpan w:val="2"/>
            <w:tcBorders>
              <w:top w:val="dashSmallGap" w:sz="4" w:space="0" w:color="auto"/>
              <w:left w:val="single" w:sz="4" w:space="0" w:color="000000"/>
              <w:bottom w:val="dashSmallGap" w:sz="4" w:space="0" w:color="auto"/>
              <w:right w:val="single" w:sz="4" w:space="0" w:color="000000"/>
            </w:tcBorders>
          </w:tcPr>
          <w:p w14:paraId="1836E51C" w14:textId="77777777" w:rsidR="001B3463" w:rsidRPr="00FB3979" w:rsidRDefault="001B3463">
            <w:pPr>
              <w:spacing w:afterLines="50" w:after="120"/>
              <w:rPr>
                <w:rFonts w:ascii="Times New Roman" w:eastAsia="標楷體" w:hAnsi="Times New Roman" w:cs="標楷體"/>
              </w:rPr>
            </w:pPr>
          </w:p>
          <w:p w14:paraId="0D0034D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新增產品資料上傳至資料庫</w:t>
            </w:r>
          </w:p>
        </w:tc>
        <w:tc>
          <w:tcPr>
            <w:tcW w:w="2999" w:type="dxa"/>
            <w:tcBorders>
              <w:top w:val="dashSmallGap" w:sz="4" w:space="0" w:color="auto"/>
              <w:left w:val="single" w:sz="4" w:space="0" w:color="000000"/>
              <w:bottom w:val="dashSmallGap" w:sz="4" w:space="0" w:color="auto"/>
              <w:right w:val="single" w:sz="4" w:space="0" w:color="000000"/>
            </w:tcBorders>
          </w:tcPr>
          <w:p w14:paraId="5BF81BDB" w14:textId="77777777" w:rsidR="001B3463" w:rsidRPr="00FB3979" w:rsidRDefault="001B3463">
            <w:pPr>
              <w:rPr>
                <w:rFonts w:ascii="Times New Roman" w:eastAsia="標楷體" w:hAnsi="Times New Roman" w:cs="標楷體"/>
              </w:rPr>
            </w:pPr>
          </w:p>
          <w:p w14:paraId="58519525" w14:textId="4594115D"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顯示新增的彈跳視窗，如圖</w:t>
            </w:r>
            <w:r w:rsidR="00D14C59">
              <w:rPr>
                <w:rFonts w:ascii="Times New Roman" w:eastAsia="標楷體" w:hAnsi="Times New Roman" w:cs="標楷體" w:hint="eastAsia"/>
              </w:rPr>
              <w:t>55</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w:t>
            </w:r>
            <w:r w:rsidRPr="00FB3979">
              <w:rPr>
                <w:rFonts w:ascii="Times New Roman" w:eastAsia="標楷體" w:hAnsi="Times New Roman" w:hint="eastAsia"/>
                <w:sz w:val="22"/>
                <w:szCs w:val="22"/>
              </w:rPr>
              <w:t>增產品資料功能</w:t>
            </w:r>
          </w:p>
        </w:tc>
      </w:tr>
      <w:tr w:rsidR="001B3463" w:rsidRPr="00FB3979" w14:paraId="1BD8CFC4" w14:textId="77777777" w:rsidTr="00475101">
        <w:trPr>
          <w:trHeight w:val="3148"/>
        </w:trPr>
        <w:tc>
          <w:tcPr>
            <w:tcW w:w="2746" w:type="dxa"/>
            <w:gridSpan w:val="2"/>
            <w:tcBorders>
              <w:top w:val="dashSmallGap" w:sz="4" w:space="0" w:color="auto"/>
              <w:left w:val="single" w:sz="4" w:space="0" w:color="000000"/>
              <w:bottom w:val="single" w:sz="4" w:space="0" w:color="000000"/>
              <w:right w:val="single" w:sz="4" w:space="0" w:color="000000"/>
            </w:tcBorders>
            <w:hideMark/>
          </w:tcPr>
          <w:p w14:paraId="6D769FED"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修改產品資料</w:t>
            </w:r>
          </w:p>
          <w:p w14:paraId="7AE227F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51249CC7"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圖示</w:t>
            </w:r>
            <w:r w:rsidRPr="00FB3979">
              <w:rPr>
                <w:rFonts w:ascii="Times New Roman" w:eastAsia="標楷體" w:hAnsi="Times New Roman" w:cs="標楷體"/>
                <w:b/>
                <w:noProof/>
              </w:rPr>
              <w:drawing>
                <wp:inline distT="0" distB="0" distL="0" distR="0" wp14:anchorId="38AE0DED" wp14:editId="085921F4">
                  <wp:extent cx="213360" cy="213360"/>
                  <wp:effectExtent l="0" t="0" r="0" b="0"/>
                  <wp:docPr id="29" name="圖片 29" descr="鉛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鉛筆"/>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FB3979">
              <w:rPr>
                <w:rFonts w:ascii="Times New Roman" w:eastAsia="標楷體" w:hAnsi="Times New Roman" w:cs="標楷體" w:hint="eastAsia"/>
              </w:rPr>
              <w:t>修改</w:t>
            </w:r>
          </w:p>
          <w:p w14:paraId="049F5AF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70721D1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產品編號</w:t>
            </w:r>
          </w:p>
          <w:p w14:paraId="64D3916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產品名稱</w:t>
            </w:r>
          </w:p>
          <w:p w14:paraId="237E6C0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4403C85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6029DCD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r w:rsidRPr="00FB3979">
              <w:rPr>
                <w:rFonts w:ascii="Times New Roman" w:eastAsia="標楷體" w:hAnsi="Times New Roman" w:cs="標楷體" w:hint="eastAsia"/>
              </w:rPr>
              <w:t>/</w:t>
            </w:r>
            <w:r w:rsidRPr="00FB3979">
              <w:rPr>
                <w:rFonts w:ascii="Times New Roman" w:eastAsia="標楷體" w:hAnsi="Times New Roman" w:cs="標楷體" w:hint="eastAsia"/>
              </w:rPr>
              <w:t>刪除</w:t>
            </w:r>
          </w:p>
        </w:tc>
        <w:tc>
          <w:tcPr>
            <w:tcW w:w="3039" w:type="dxa"/>
            <w:gridSpan w:val="2"/>
            <w:tcBorders>
              <w:top w:val="dashSmallGap" w:sz="4" w:space="0" w:color="auto"/>
              <w:left w:val="single" w:sz="4" w:space="0" w:color="000000"/>
              <w:bottom w:val="single" w:sz="4" w:space="0" w:color="000000"/>
              <w:right w:val="single" w:sz="4" w:space="0" w:color="000000"/>
            </w:tcBorders>
          </w:tcPr>
          <w:p w14:paraId="410919A3" w14:textId="77777777" w:rsidR="001B3463" w:rsidRPr="00FB3979" w:rsidRDefault="001B3463">
            <w:pPr>
              <w:rPr>
                <w:rFonts w:ascii="Times New Roman" w:eastAsia="標楷體" w:hAnsi="Times New Roman" w:cs="標楷體"/>
              </w:rPr>
            </w:pPr>
          </w:p>
          <w:p w14:paraId="152968A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依據選擇的產品更新資料庫內容</w:t>
            </w:r>
          </w:p>
        </w:tc>
        <w:tc>
          <w:tcPr>
            <w:tcW w:w="2999" w:type="dxa"/>
            <w:tcBorders>
              <w:top w:val="dashSmallGap" w:sz="4" w:space="0" w:color="auto"/>
              <w:left w:val="single" w:sz="4" w:space="0" w:color="000000"/>
              <w:bottom w:val="single" w:sz="4" w:space="0" w:color="000000"/>
              <w:right w:val="single" w:sz="4" w:space="0" w:color="000000"/>
            </w:tcBorders>
          </w:tcPr>
          <w:p w14:paraId="70A04107" w14:textId="77777777" w:rsidR="001B3463" w:rsidRPr="00FB3979" w:rsidRDefault="001B3463">
            <w:pPr>
              <w:rPr>
                <w:rFonts w:ascii="Times New Roman" w:eastAsia="標楷體" w:hAnsi="Times New Roman" w:cs="標楷體"/>
                <w:highlight w:val="yellow"/>
              </w:rPr>
            </w:pPr>
          </w:p>
          <w:p w14:paraId="4EEBA77F" w14:textId="77777777" w:rsidR="001B3463" w:rsidRPr="00FB3979" w:rsidRDefault="001B3463">
            <w:pPr>
              <w:rPr>
                <w:rFonts w:ascii="Times New Roman" w:eastAsia="標楷體" w:hAnsi="Times New Roman" w:cs="標楷體"/>
                <w:highlight w:val="yellow"/>
              </w:rPr>
            </w:pPr>
          </w:p>
          <w:p w14:paraId="41859A03" w14:textId="77777777" w:rsidR="001B3463" w:rsidRPr="00FB3979" w:rsidRDefault="001B3463">
            <w:pPr>
              <w:rPr>
                <w:rFonts w:ascii="Times New Roman" w:eastAsia="標楷體" w:hAnsi="Times New Roman" w:cs="標楷體"/>
              </w:rPr>
            </w:pPr>
          </w:p>
          <w:p w14:paraId="3D724DFD" w14:textId="0B758C5C"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顯示修改的彈跳視窗，如圖</w:t>
            </w:r>
            <w:r w:rsidR="00D14C59">
              <w:rPr>
                <w:rFonts w:ascii="Times New Roman" w:eastAsia="標楷體" w:hAnsi="Times New Roman" w:cs="標楷體" w:hint="eastAsia"/>
              </w:rPr>
              <w:t>56</w:t>
            </w:r>
            <w:r w:rsidRPr="00FB3979">
              <w:rPr>
                <w:rFonts w:ascii="Times New Roman" w:eastAsia="標楷體" w:hAnsi="Times New Roman" w:cs="標楷體" w:hint="eastAsia"/>
              </w:rPr>
              <w:t xml:space="preserve"> </w:t>
            </w:r>
            <w:r w:rsidRPr="00FB3979">
              <w:rPr>
                <w:rFonts w:ascii="Times New Roman" w:eastAsia="標楷體" w:hAnsi="Times New Roman" w:hint="eastAsia"/>
              </w:rPr>
              <w:t>修改產品資料功能</w:t>
            </w:r>
          </w:p>
          <w:p w14:paraId="6526C823" w14:textId="77777777" w:rsidR="001B3463" w:rsidRPr="00FB3979" w:rsidRDefault="001B3463">
            <w:pPr>
              <w:rPr>
                <w:rFonts w:ascii="Times New Roman" w:eastAsia="標楷體" w:hAnsi="Times New Roman" w:cs="標楷體"/>
                <w:highlight w:val="yellow"/>
              </w:rPr>
            </w:pPr>
          </w:p>
        </w:tc>
      </w:tr>
      <w:tr w:rsidR="001B3463" w:rsidRPr="00FB3979" w14:paraId="32658789" w14:textId="77777777" w:rsidTr="00475101">
        <w:trPr>
          <w:trHeight w:val="318"/>
        </w:trPr>
        <w:tc>
          <w:tcPr>
            <w:tcW w:w="1152" w:type="dxa"/>
            <w:tcBorders>
              <w:top w:val="single" w:sz="4" w:space="0" w:color="000000"/>
              <w:left w:val="single" w:sz="4" w:space="0" w:color="000000"/>
              <w:bottom w:val="single" w:sz="4" w:space="0" w:color="000000"/>
              <w:right w:val="single" w:sz="4" w:space="0" w:color="000000"/>
            </w:tcBorders>
            <w:hideMark/>
          </w:tcPr>
          <w:p w14:paraId="67A75F0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32" w:type="dxa"/>
            <w:gridSpan w:val="4"/>
            <w:tcBorders>
              <w:top w:val="single" w:sz="4" w:space="0" w:color="000000"/>
              <w:left w:val="single" w:sz="4" w:space="0" w:color="000000"/>
              <w:bottom w:val="single" w:sz="4" w:space="0" w:color="000000"/>
              <w:right w:val="single" w:sz="4" w:space="0" w:color="000000"/>
            </w:tcBorders>
          </w:tcPr>
          <w:p w14:paraId="1AF48A2C" w14:textId="77777777" w:rsidR="001B3463" w:rsidRPr="00FB3979" w:rsidRDefault="001B3463">
            <w:pPr>
              <w:rPr>
                <w:rFonts w:ascii="Times New Roman" w:eastAsia="標楷體" w:hAnsi="Times New Roman" w:cs="標楷體"/>
              </w:rPr>
            </w:pPr>
          </w:p>
        </w:tc>
      </w:tr>
    </w:tbl>
    <w:p w14:paraId="3DEBE902" w14:textId="7425EAF1" w:rsidR="00C62C43" w:rsidRDefault="00C62C43" w:rsidP="00C62C43">
      <w:pPr>
        <w:widowControl/>
        <w:ind w:left="720" w:hanging="720"/>
        <w:rPr>
          <w:rFonts w:ascii="Times New Roman" w:eastAsia="標楷體" w:hAnsi="Times New Roman" w:cs="標楷體"/>
          <w:b/>
        </w:rPr>
      </w:pPr>
    </w:p>
    <w:p w14:paraId="47752554" w14:textId="452ED187" w:rsidR="00475101" w:rsidRPr="00C62C43" w:rsidRDefault="00C62C43" w:rsidP="00C62C43">
      <w:pPr>
        <w:widowControl/>
        <w:rPr>
          <w:rFonts w:ascii="Times New Roman" w:eastAsia="標楷體" w:hAnsi="Times New Roman" w:cs="標楷體"/>
          <w:b/>
        </w:rPr>
      </w:pPr>
      <w:r>
        <w:rPr>
          <w:rFonts w:ascii="Times New Roman" w:eastAsia="標楷體" w:hAnsi="Times New Roman" w:cs="標楷體"/>
          <w:b/>
        </w:rPr>
        <w:br w:type="page"/>
      </w:r>
    </w:p>
    <w:p w14:paraId="2A098E7A"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p>
    <w:p w14:paraId="4BAB958B"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5E7853D9" wp14:editId="60A06A62">
            <wp:extent cx="5538978" cy="4010025"/>
            <wp:effectExtent l="0" t="0" r="508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46571" cy="4015522"/>
                    </a:xfrm>
                    <a:prstGeom prst="rect">
                      <a:avLst/>
                    </a:prstGeom>
                    <a:noFill/>
                    <a:ln>
                      <a:noFill/>
                    </a:ln>
                  </pic:spPr>
                </pic:pic>
              </a:graphicData>
            </a:graphic>
          </wp:inline>
        </w:drawing>
      </w:r>
    </w:p>
    <w:p w14:paraId="1094CA51" w14:textId="122046E3" w:rsidR="001B3463" w:rsidRPr="00FB3979" w:rsidRDefault="001B3463" w:rsidP="002B798B">
      <w:pPr>
        <w:pStyle w:val="a9"/>
        <w:widowControl/>
        <w:rPr>
          <w:b/>
          <w:bCs/>
        </w:rPr>
      </w:pPr>
      <w:bookmarkStart w:id="432" w:name="_Toc152429961"/>
      <w:bookmarkStart w:id="433" w:name="_Toc152716153"/>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54</w:t>
      </w:r>
      <w:r w:rsidRPr="00FB3979">
        <w:rPr>
          <w:rFonts w:hint="eastAsia"/>
          <w:b/>
          <w:bCs/>
        </w:rPr>
        <w:fldChar w:fldCharType="end"/>
      </w:r>
      <w:r w:rsidRPr="00FB3979">
        <w:rPr>
          <w:rFonts w:hint="eastAsia"/>
          <w:b/>
          <w:bCs/>
        </w:rPr>
        <w:t xml:space="preserve">  </w:t>
      </w:r>
      <w:r w:rsidRPr="00FB3979">
        <w:rPr>
          <w:rFonts w:hint="eastAsia"/>
          <w:b/>
          <w:bCs/>
        </w:rPr>
        <w:t>資料管理</w:t>
      </w:r>
      <w:r w:rsidRPr="00FB3979">
        <w:rPr>
          <w:rFonts w:hint="eastAsia"/>
          <w:b/>
          <w:bCs/>
        </w:rPr>
        <w:t>-</w:t>
      </w:r>
      <w:r w:rsidRPr="00FB3979">
        <w:rPr>
          <w:rFonts w:hint="eastAsia"/>
          <w:b/>
          <w:bCs/>
        </w:rPr>
        <w:t>產品資料功能頁面</w:t>
      </w:r>
      <w:bookmarkEnd w:id="432"/>
      <w:bookmarkEnd w:id="433"/>
    </w:p>
    <w:p w14:paraId="170C5B11" w14:textId="77777777" w:rsidR="003F7218" w:rsidRPr="00FB3979" w:rsidRDefault="003F7218" w:rsidP="003F7218">
      <w:pPr>
        <w:rPr>
          <w:rFonts w:ascii="Times New Roman" w:eastAsia="標楷體" w:hAnsi="Times New Roman"/>
        </w:rPr>
      </w:pPr>
    </w:p>
    <w:p w14:paraId="37225094"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26783C19" wp14:editId="09A2F0DE">
            <wp:extent cx="5572125" cy="1503146"/>
            <wp:effectExtent l="0" t="0" r="0" b="190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
                    <pic:cNvPicPr>
                      <a:picLocks noChangeAspect="1" noChangeArrowheads="1"/>
                    </pic:cNvPicPr>
                  </pic:nvPicPr>
                  <pic:blipFill>
                    <a:blip r:embed="rId83">
                      <a:extLst>
                        <a:ext uri="{28A0092B-C50C-407E-A947-70E740481C1C}">
                          <a14:useLocalDpi xmlns:a14="http://schemas.microsoft.com/office/drawing/2010/main" val="0"/>
                        </a:ext>
                      </a:extLst>
                    </a:blip>
                    <a:srcRect l="1765" t="3476" r="630"/>
                    <a:stretch>
                      <a:fillRect/>
                    </a:stretch>
                  </pic:blipFill>
                  <pic:spPr bwMode="auto">
                    <a:xfrm>
                      <a:off x="0" y="0"/>
                      <a:ext cx="5592600" cy="1508669"/>
                    </a:xfrm>
                    <a:prstGeom prst="rect">
                      <a:avLst/>
                    </a:prstGeom>
                    <a:noFill/>
                    <a:ln>
                      <a:noFill/>
                    </a:ln>
                  </pic:spPr>
                </pic:pic>
              </a:graphicData>
            </a:graphic>
          </wp:inline>
        </w:drawing>
      </w:r>
    </w:p>
    <w:p w14:paraId="3A7A1EB9" w14:textId="07BDC38F" w:rsidR="001B3463" w:rsidRPr="00FB3979" w:rsidRDefault="001B3463" w:rsidP="002B798B">
      <w:pPr>
        <w:pStyle w:val="a9"/>
        <w:widowControl/>
        <w:rPr>
          <w:b/>
        </w:rPr>
      </w:pPr>
      <w:bookmarkStart w:id="434" w:name="_Toc152429962"/>
      <w:bookmarkStart w:id="435" w:name="_Toc152716154"/>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55</w:t>
      </w:r>
      <w:r w:rsidRPr="00FB3979">
        <w:rPr>
          <w:rFonts w:hint="eastAsia"/>
          <w:b/>
          <w:bCs/>
        </w:rPr>
        <w:fldChar w:fldCharType="end"/>
      </w:r>
      <w:r w:rsidRPr="00FB3979">
        <w:rPr>
          <w:rFonts w:hint="eastAsia"/>
          <w:b/>
          <w:bCs/>
        </w:rPr>
        <w:t xml:space="preserve">  </w:t>
      </w:r>
      <w:r w:rsidRPr="00FB3979">
        <w:rPr>
          <w:rFonts w:hint="eastAsia"/>
          <w:b/>
          <w:bCs/>
        </w:rPr>
        <w:t>新增產品資料頁面</w:t>
      </w:r>
      <w:bookmarkEnd w:id="434"/>
      <w:bookmarkEnd w:id="435"/>
      <w:r w:rsidRPr="00FB3979">
        <w:rPr>
          <w:rFonts w:hint="eastAsia"/>
          <w:b/>
        </w:rPr>
        <w:t xml:space="preserve"> </w:t>
      </w:r>
    </w:p>
    <w:p w14:paraId="79F97AB1" w14:textId="77777777" w:rsidR="001B3463" w:rsidRPr="00FB3979" w:rsidRDefault="001B3463" w:rsidP="001B3463">
      <w:pPr>
        <w:rPr>
          <w:rFonts w:ascii="Times New Roman" w:eastAsia="標楷體" w:hAnsi="Times New Roman"/>
        </w:rPr>
      </w:pPr>
    </w:p>
    <w:p w14:paraId="72E4D02F"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1E86DC71" wp14:editId="4573C324">
            <wp:extent cx="5581650" cy="1716896"/>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97532" cy="1721781"/>
                    </a:xfrm>
                    <a:prstGeom prst="rect">
                      <a:avLst/>
                    </a:prstGeom>
                    <a:noFill/>
                    <a:ln>
                      <a:noFill/>
                    </a:ln>
                  </pic:spPr>
                </pic:pic>
              </a:graphicData>
            </a:graphic>
          </wp:inline>
        </w:drawing>
      </w:r>
    </w:p>
    <w:p w14:paraId="4F138CE4" w14:textId="4546BDC4" w:rsidR="001B3463" w:rsidRPr="00FB3979" w:rsidRDefault="001B3463" w:rsidP="002B798B">
      <w:pPr>
        <w:pStyle w:val="a9"/>
        <w:widowControl/>
        <w:rPr>
          <w:b/>
          <w:bCs/>
        </w:rPr>
      </w:pPr>
      <w:bookmarkStart w:id="436" w:name="_Toc152429963"/>
      <w:bookmarkStart w:id="437" w:name="_Toc152716155"/>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56</w:t>
      </w:r>
      <w:r w:rsidRPr="00FB3979">
        <w:rPr>
          <w:rFonts w:hint="eastAsia"/>
          <w:b/>
          <w:bCs/>
        </w:rPr>
        <w:fldChar w:fldCharType="end"/>
      </w:r>
      <w:r w:rsidRPr="00FB3979">
        <w:rPr>
          <w:rFonts w:hint="eastAsia"/>
          <w:b/>
          <w:bCs/>
        </w:rPr>
        <w:t xml:space="preserve">  </w:t>
      </w:r>
      <w:r w:rsidRPr="00FB3979">
        <w:rPr>
          <w:rFonts w:hint="eastAsia"/>
          <w:b/>
          <w:bCs/>
        </w:rPr>
        <w:t>修改產品資料頁面</w:t>
      </w:r>
      <w:bookmarkEnd w:id="436"/>
      <w:bookmarkEnd w:id="437"/>
      <w:r w:rsidRPr="00FB3979">
        <w:rPr>
          <w:rFonts w:hint="eastAsia"/>
          <w:b/>
          <w:bCs/>
        </w:rPr>
        <w:t xml:space="preserve"> </w:t>
      </w:r>
    </w:p>
    <w:p w14:paraId="3C10DD5F" w14:textId="77777777" w:rsidR="001B3463" w:rsidRPr="007141B3" w:rsidRDefault="001B3463" w:rsidP="002B798B">
      <w:pPr>
        <w:pStyle w:val="a9"/>
        <w:widowControl/>
        <w:rPr>
          <w:b/>
          <w:bCs/>
        </w:rPr>
      </w:pPr>
    </w:p>
    <w:p w14:paraId="6E09577B" w14:textId="4F92C2C2" w:rsidR="001B3463" w:rsidRPr="00FB3979" w:rsidRDefault="001B3463" w:rsidP="00C4723A">
      <w:pPr>
        <w:pStyle w:val="4"/>
        <w:ind w:left="720"/>
      </w:pPr>
      <w:bookmarkStart w:id="438" w:name="_Toc152421511"/>
      <w:bookmarkStart w:id="439" w:name="_Toc152677836"/>
      <w:r w:rsidRPr="00FB3979">
        <w:rPr>
          <w:rFonts w:hint="eastAsia"/>
        </w:rPr>
        <w:lastRenderedPageBreak/>
        <w:t>1-7-7</w:t>
      </w:r>
      <w:r w:rsidRPr="00FB3979">
        <w:rPr>
          <w:rFonts w:hint="eastAsia"/>
        </w:rPr>
        <w:t>客戶資料</w:t>
      </w:r>
      <w:bookmarkEnd w:id="438"/>
      <w:bookmarkEnd w:id="439"/>
    </w:p>
    <w:p w14:paraId="4AB24B84" w14:textId="77777777" w:rsidR="002F04EE" w:rsidRPr="00FB3979" w:rsidRDefault="002F04EE" w:rsidP="002F04EE">
      <w:pPr>
        <w:rPr>
          <w:rFonts w:ascii="Times New Roman" w:eastAsia="標楷體" w:hAnsi="Times New Roman"/>
        </w:rPr>
      </w:pPr>
    </w:p>
    <w:p w14:paraId="2FAAFDDD" w14:textId="6119EB32" w:rsidR="00A611FB" w:rsidRPr="00FB3979" w:rsidRDefault="00A611FB" w:rsidP="002F04EE">
      <w:pPr>
        <w:pStyle w:val="a9"/>
      </w:pPr>
      <w:bookmarkStart w:id="440" w:name="_Toc152716521"/>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40</w:t>
      </w:r>
      <w:r w:rsidRPr="00FB3979">
        <w:rPr>
          <w:rFonts w:hint="eastAsia"/>
        </w:rPr>
        <w:fldChar w:fldCharType="end"/>
      </w:r>
      <w:r w:rsidRPr="00FB3979">
        <w:rPr>
          <w:rFonts w:hint="eastAsia"/>
        </w:rPr>
        <w:t xml:space="preserve">  1-7-7</w:t>
      </w:r>
      <w:r w:rsidRPr="00FB3979">
        <w:rPr>
          <w:rFonts w:hint="eastAsia"/>
        </w:rPr>
        <w:t>客戶資料</w:t>
      </w:r>
      <w:bookmarkEnd w:id="440"/>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98"/>
        <w:gridCol w:w="1691"/>
        <w:gridCol w:w="1427"/>
        <w:gridCol w:w="2977"/>
      </w:tblGrid>
      <w:tr w:rsidR="001B3463" w:rsidRPr="00FB3979" w14:paraId="51DA6E18" w14:textId="77777777" w:rsidTr="00475101">
        <w:trPr>
          <w:trHeight w:val="310"/>
        </w:trPr>
        <w:tc>
          <w:tcPr>
            <w:tcW w:w="8784" w:type="dxa"/>
            <w:gridSpan w:val="5"/>
            <w:tcBorders>
              <w:top w:val="single" w:sz="4" w:space="0" w:color="000000"/>
              <w:left w:val="single" w:sz="4" w:space="0" w:color="000000"/>
              <w:bottom w:val="single" w:sz="4" w:space="0" w:color="000000"/>
              <w:right w:val="single" w:sz="4" w:space="0" w:color="000000"/>
            </w:tcBorders>
            <w:hideMark/>
          </w:tcPr>
          <w:p w14:paraId="776DFEF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w:t>
            </w:r>
            <w:r w:rsidRPr="00FB3979">
              <w:rPr>
                <w:rFonts w:ascii="Times New Roman" w:eastAsia="標楷體" w:hAnsi="Times New Roman" w:hint="eastAsia"/>
                <w:sz w:val="22"/>
                <w:szCs w:val="22"/>
              </w:rPr>
              <w:t>1-7-7</w:t>
            </w:r>
            <w:r w:rsidRPr="00FB3979">
              <w:rPr>
                <w:rFonts w:ascii="Times New Roman" w:eastAsia="標楷體" w:hAnsi="Times New Roman" w:cs="標楷體" w:hint="eastAsia"/>
              </w:rPr>
              <w:t>客戶資料</w:t>
            </w:r>
          </w:p>
        </w:tc>
      </w:tr>
      <w:tr w:rsidR="001B3463" w:rsidRPr="00FB3979" w14:paraId="79E95130" w14:textId="77777777" w:rsidTr="00475101">
        <w:trPr>
          <w:trHeight w:val="286"/>
        </w:trPr>
        <w:tc>
          <w:tcPr>
            <w:tcW w:w="8784" w:type="dxa"/>
            <w:gridSpan w:val="5"/>
            <w:tcBorders>
              <w:top w:val="single" w:sz="4" w:space="0" w:color="000000"/>
              <w:left w:val="single" w:sz="4" w:space="0" w:color="000000"/>
              <w:bottom w:val="single" w:sz="4" w:space="0" w:color="000000"/>
              <w:right w:val="single" w:sz="4" w:space="0" w:color="000000"/>
            </w:tcBorders>
            <w:hideMark/>
          </w:tcPr>
          <w:p w14:paraId="43BE6303"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系統管理員可以瀏覽</w:t>
            </w:r>
            <w:r w:rsidRPr="00FB3979">
              <w:rPr>
                <w:rFonts w:ascii="Times New Roman" w:eastAsia="標楷體" w:hAnsi="Times New Roman" w:cs="標楷體" w:hint="eastAsia"/>
              </w:rPr>
              <w:t>/</w:t>
            </w:r>
            <w:r w:rsidRPr="00FB3979">
              <w:rPr>
                <w:rFonts w:ascii="Times New Roman" w:eastAsia="標楷體" w:hAnsi="Times New Roman" w:hint="eastAsia"/>
              </w:rPr>
              <w:t>新增</w:t>
            </w:r>
            <w:r w:rsidRPr="00FB3979">
              <w:rPr>
                <w:rFonts w:ascii="Times New Roman" w:eastAsia="標楷體" w:hAnsi="Times New Roman" w:hint="eastAsia"/>
              </w:rPr>
              <w:t>/</w:t>
            </w:r>
            <w:r w:rsidRPr="00FB3979">
              <w:rPr>
                <w:rFonts w:ascii="Times New Roman" w:eastAsia="標楷體" w:hAnsi="Times New Roman" w:hint="eastAsia"/>
              </w:rPr>
              <w:t>修改客戶資訊</w:t>
            </w:r>
          </w:p>
        </w:tc>
      </w:tr>
      <w:tr w:rsidR="001B3463" w:rsidRPr="00FB3979" w14:paraId="61BDD302" w14:textId="77777777" w:rsidTr="00475101">
        <w:trPr>
          <w:trHeight w:val="310"/>
        </w:trPr>
        <w:tc>
          <w:tcPr>
            <w:tcW w:w="4380" w:type="dxa"/>
            <w:gridSpan w:val="3"/>
            <w:tcBorders>
              <w:top w:val="single" w:sz="4" w:space="0" w:color="000000"/>
              <w:left w:val="single" w:sz="4" w:space="0" w:color="000000"/>
              <w:bottom w:val="single" w:sz="4" w:space="0" w:color="000000"/>
              <w:right w:val="single" w:sz="4" w:space="0" w:color="000000"/>
            </w:tcBorders>
            <w:hideMark/>
          </w:tcPr>
          <w:p w14:paraId="06DC9C3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404" w:type="dxa"/>
            <w:gridSpan w:val="2"/>
            <w:tcBorders>
              <w:top w:val="single" w:sz="4" w:space="0" w:color="000000"/>
              <w:left w:val="single" w:sz="4" w:space="0" w:color="000000"/>
              <w:bottom w:val="single" w:sz="4" w:space="0" w:color="000000"/>
              <w:right w:val="single" w:sz="4" w:space="0" w:color="000000"/>
            </w:tcBorders>
            <w:hideMark/>
          </w:tcPr>
          <w:p w14:paraId="5862CF7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1946043A" w14:textId="77777777" w:rsidTr="00D14C59">
        <w:trPr>
          <w:trHeight w:val="326"/>
        </w:trPr>
        <w:tc>
          <w:tcPr>
            <w:tcW w:w="2689" w:type="dxa"/>
            <w:gridSpan w:val="2"/>
            <w:tcBorders>
              <w:top w:val="single" w:sz="4" w:space="0" w:color="000000"/>
              <w:left w:val="single" w:sz="4" w:space="0" w:color="000000"/>
              <w:bottom w:val="single" w:sz="4" w:space="0" w:color="000000"/>
              <w:right w:val="single" w:sz="4" w:space="0" w:color="000000"/>
            </w:tcBorders>
            <w:hideMark/>
          </w:tcPr>
          <w:p w14:paraId="4A54D83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18" w:type="dxa"/>
            <w:gridSpan w:val="2"/>
            <w:tcBorders>
              <w:top w:val="single" w:sz="4" w:space="0" w:color="000000"/>
              <w:left w:val="single" w:sz="4" w:space="0" w:color="000000"/>
              <w:bottom w:val="single" w:sz="4" w:space="0" w:color="000000"/>
              <w:right w:val="single" w:sz="4" w:space="0" w:color="000000"/>
            </w:tcBorders>
            <w:hideMark/>
          </w:tcPr>
          <w:p w14:paraId="33F732F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77" w:type="dxa"/>
            <w:tcBorders>
              <w:top w:val="single" w:sz="4" w:space="0" w:color="000000"/>
              <w:left w:val="single" w:sz="4" w:space="0" w:color="000000"/>
              <w:bottom w:val="single" w:sz="4" w:space="0" w:color="000000"/>
              <w:right w:val="single" w:sz="4" w:space="0" w:color="000000"/>
            </w:tcBorders>
            <w:hideMark/>
          </w:tcPr>
          <w:p w14:paraId="2D6BBD3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7A7677C4" w14:textId="77777777" w:rsidTr="00D14C59">
        <w:trPr>
          <w:trHeight w:val="1235"/>
        </w:trPr>
        <w:tc>
          <w:tcPr>
            <w:tcW w:w="2689" w:type="dxa"/>
            <w:gridSpan w:val="2"/>
            <w:tcBorders>
              <w:top w:val="single" w:sz="4" w:space="0" w:color="000000"/>
              <w:left w:val="single" w:sz="4" w:space="0" w:color="000000"/>
              <w:bottom w:val="dashSmallGap" w:sz="4" w:space="0" w:color="000000"/>
              <w:right w:val="single" w:sz="4" w:space="0" w:color="000000"/>
            </w:tcBorders>
            <w:hideMark/>
          </w:tcPr>
          <w:p w14:paraId="2E1CEF7A" w14:textId="77777777" w:rsidR="001B3463" w:rsidRPr="00FB3979" w:rsidRDefault="001B3463">
            <w:pPr>
              <w:spacing w:line="460" w:lineRule="exact"/>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瀏覽客戶資料</w:t>
            </w:r>
          </w:p>
          <w:p w14:paraId="271BDCF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72F8815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客戶管理</w:t>
            </w:r>
          </w:p>
        </w:tc>
        <w:tc>
          <w:tcPr>
            <w:tcW w:w="3118" w:type="dxa"/>
            <w:gridSpan w:val="2"/>
            <w:tcBorders>
              <w:top w:val="single" w:sz="4" w:space="0" w:color="000000"/>
              <w:left w:val="single" w:sz="4" w:space="0" w:color="000000"/>
              <w:bottom w:val="dashSmallGap" w:sz="4" w:space="0" w:color="000000"/>
              <w:right w:val="single" w:sz="4" w:space="0" w:color="000000"/>
            </w:tcBorders>
          </w:tcPr>
          <w:p w14:paraId="4286B462" w14:textId="77777777" w:rsidR="001B3463" w:rsidRPr="00FB3979" w:rsidRDefault="001B3463">
            <w:pPr>
              <w:rPr>
                <w:rFonts w:ascii="Times New Roman" w:eastAsia="標楷體" w:hAnsi="Times New Roman" w:cs="標楷體"/>
              </w:rPr>
            </w:pPr>
          </w:p>
          <w:p w14:paraId="44C2DC0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977" w:type="dxa"/>
            <w:tcBorders>
              <w:top w:val="single" w:sz="4" w:space="0" w:color="000000"/>
              <w:left w:val="single" w:sz="4" w:space="0" w:color="000000"/>
              <w:bottom w:val="dashSmallGap" w:sz="4" w:space="0" w:color="000000"/>
              <w:right w:val="single" w:sz="4" w:space="0" w:color="000000"/>
            </w:tcBorders>
          </w:tcPr>
          <w:p w14:paraId="0280F7BB" w14:textId="77777777" w:rsidR="001B3463" w:rsidRPr="00FB3979" w:rsidRDefault="001B3463">
            <w:pPr>
              <w:rPr>
                <w:rFonts w:ascii="Times New Roman" w:eastAsia="標楷體" w:hAnsi="Times New Roman" w:cs="標楷體"/>
              </w:rPr>
            </w:pPr>
          </w:p>
          <w:p w14:paraId="28AC70F7" w14:textId="24327B96" w:rsidR="001B3463" w:rsidRPr="00FB3979" w:rsidRDefault="001B3463">
            <w:pPr>
              <w:rPr>
                <w:rFonts w:ascii="Times New Roman" w:eastAsia="標楷體" w:hAnsi="Times New Roman" w:cs="標楷體"/>
                <w:highlight w:val="yellow"/>
              </w:rPr>
            </w:pPr>
            <w:r w:rsidRPr="00FB3979">
              <w:rPr>
                <w:rFonts w:ascii="Times New Roman" w:eastAsia="標楷體" w:hAnsi="Times New Roman" w:cs="標楷體" w:hint="eastAsia"/>
              </w:rPr>
              <w:t>顯示所有客戶資料，如圖</w:t>
            </w:r>
            <w:r w:rsidR="00D14C59">
              <w:rPr>
                <w:rFonts w:ascii="Times New Roman" w:eastAsia="標楷體" w:hAnsi="Times New Roman" w:cs="標楷體" w:hint="eastAsia"/>
              </w:rPr>
              <w:t>57</w:t>
            </w:r>
            <w:r w:rsidRPr="00FB3979">
              <w:rPr>
                <w:rFonts w:ascii="Times New Roman" w:eastAsia="標楷體" w:hAnsi="Times New Roman" w:hint="eastAsia"/>
                <w:sz w:val="22"/>
                <w:szCs w:val="22"/>
              </w:rPr>
              <w:t>客戶資料頁面</w:t>
            </w:r>
          </w:p>
        </w:tc>
      </w:tr>
      <w:tr w:rsidR="001B3463" w:rsidRPr="00FB3979" w14:paraId="11A0F642" w14:textId="77777777" w:rsidTr="00D14C59">
        <w:trPr>
          <w:trHeight w:val="2754"/>
        </w:trPr>
        <w:tc>
          <w:tcPr>
            <w:tcW w:w="2689" w:type="dxa"/>
            <w:gridSpan w:val="2"/>
            <w:tcBorders>
              <w:top w:val="dashSmallGap" w:sz="4" w:space="0" w:color="000000"/>
              <w:left w:val="single" w:sz="4" w:space="0" w:color="000000"/>
              <w:bottom w:val="dashSmallGap" w:sz="4" w:space="0" w:color="000000"/>
              <w:right w:val="single" w:sz="4" w:space="0" w:color="000000"/>
            </w:tcBorders>
            <w:hideMark/>
          </w:tcPr>
          <w:p w14:paraId="2DDD8859" w14:textId="77777777" w:rsidR="001B3463" w:rsidRPr="00FB3979" w:rsidRDefault="001B3463">
            <w:pPr>
              <w:spacing w:line="460" w:lineRule="exact"/>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新增客戶資料</w:t>
            </w:r>
          </w:p>
          <w:p w14:paraId="26C498C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5F25A09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418FD28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458D161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名稱</w:t>
            </w:r>
          </w:p>
          <w:p w14:paraId="5094F99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Email</w:t>
            </w:r>
          </w:p>
          <w:p w14:paraId="7E373CF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282BA5C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2D83A47A" w14:textId="77777777" w:rsidR="001B3463" w:rsidRPr="00FB3979" w:rsidRDefault="001B3463">
            <w:pPr>
              <w:rPr>
                <w:rFonts w:ascii="Times New Roman" w:eastAsia="標楷體" w:hAnsi="Times New Roman" w:cs="標楷體"/>
                <w:bdr w:val="single" w:sz="4" w:space="0" w:color="auto" w:frame="1"/>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118" w:type="dxa"/>
            <w:gridSpan w:val="2"/>
            <w:tcBorders>
              <w:top w:val="dashSmallGap" w:sz="4" w:space="0" w:color="000000"/>
              <w:left w:val="single" w:sz="4" w:space="0" w:color="000000"/>
              <w:bottom w:val="dashSmallGap" w:sz="4" w:space="0" w:color="000000"/>
              <w:right w:val="single" w:sz="4" w:space="0" w:color="000000"/>
            </w:tcBorders>
          </w:tcPr>
          <w:p w14:paraId="2E49A65A" w14:textId="77777777" w:rsidR="001B3463" w:rsidRPr="00FB3979" w:rsidRDefault="001B3463">
            <w:pPr>
              <w:spacing w:afterLines="50" w:after="120"/>
              <w:rPr>
                <w:rFonts w:ascii="Times New Roman" w:eastAsia="標楷體" w:hAnsi="Times New Roman" w:cs="標楷體"/>
              </w:rPr>
            </w:pPr>
          </w:p>
          <w:p w14:paraId="5A7F8FD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新增客戶資料上傳至資料庫</w:t>
            </w:r>
          </w:p>
        </w:tc>
        <w:tc>
          <w:tcPr>
            <w:tcW w:w="2977" w:type="dxa"/>
            <w:tcBorders>
              <w:top w:val="dashSmallGap" w:sz="4" w:space="0" w:color="000000"/>
              <w:left w:val="single" w:sz="4" w:space="0" w:color="000000"/>
              <w:bottom w:val="dashSmallGap" w:sz="4" w:space="0" w:color="000000"/>
              <w:right w:val="single" w:sz="4" w:space="0" w:color="000000"/>
            </w:tcBorders>
          </w:tcPr>
          <w:p w14:paraId="6ABE9122" w14:textId="77777777" w:rsidR="001B3463" w:rsidRPr="00FB3979" w:rsidRDefault="001B3463">
            <w:pPr>
              <w:rPr>
                <w:rFonts w:ascii="Times New Roman" w:eastAsia="標楷體" w:hAnsi="Times New Roman" w:cs="標楷體"/>
              </w:rPr>
            </w:pPr>
          </w:p>
          <w:p w14:paraId="2BD2B79E" w14:textId="00170870"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顯示新增的彈跳視窗，如圖</w:t>
            </w:r>
            <w:r w:rsidR="00D14C59">
              <w:rPr>
                <w:rFonts w:ascii="Times New Roman" w:eastAsia="標楷體" w:hAnsi="Times New Roman" w:cs="標楷體" w:hint="eastAsia"/>
              </w:rPr>
              <w:t>58</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新增客戶資料功能</w:t>
            </w:r>
          </w:p>
          <w:p w14:paraId="4DDB0250" w14:textId="77777777" w:rsidR="001B3463" w:rsidRPr="00D14C59" w:rsidRDefault="001B3463">
            <w:pPr>
              <w:rPr>
                <w:rFonts w:ascii="Times New Roman" w:eastAsia="標楷體" w:hAnsi="Times New Roman" w:cs="標楷體"/>
              </w:rPr>
            </w:pPr>
          </w:p>
          <w:p w14:paraId="65F48FB3" w14:textId="77777777" w:rsidR="001B3463" w:rsidRPr="00FB3979" w:rsidRDefault="001B3463">
            <w:pPr>
              <w:rPr>
                <w:rFonts w:ascii="Times New Roman" w:eastAsia="標楷體" w:hAnsi="Times New Roman" w:cs="標楷體"/>
              </w:rPr>
            </w:pPr>
          </w:p>
          <w:p w14:paraId="7239C1A8" w14:textId="77777777" w:rsidR="001B3463" w:rsidRPr="00FB3979" w:rsidRDefault="001B3463">
            <w:pPr>
              <w:rPr>
                <w:rFonts w:ascii="Times New Roman" w:eastAsia="標楷體" w:hAnsi="Times New Roman" w:cs="標楷體"/>
              </w:rPr>
            </w:pPr>
          </w:p>
          <w:p w14:paraId="2CC73EFF" w14:textId="77777777" w:rsidR="001B3463" w:rsidRPr="00FB3979" w:rsidRDefault="001B3463">
            <w:pPr>
              <w:rPr>
                <w:rFonts w:ascii="Times New Roman" w:eastAsia="標楷體" w:hAnsi="Times New Roman" w:cs="標楷體"/>
              </w:rPr>
            </w:pPr>
          </w:p>
          <w:p w14:paraId="72C884F1" w14:textId="77777777" w:rsidR="001B3463" w:rsidRPr="00FB3979" w:rsidRDefault="001B3463">
            <w:pPr>
              <w:rPr>
                <w:rFonts w:ascii="Times New Roman" w:eastAsia="標楷體" w:hAnsi="Times New Roman" w:cs="標楷體"/>
              </w:rPr>
            </w:pPr>
          </w:p>
        </w:tc>
      </w:tr>
      <w:tr w:rsidR="001B3463" w:rsidRPr="00FB3979" w14:paraId="6FFB204C" w14:textId="77777777" w:rsidTr="00D14C59">
        <w:trPr>
          <w:trHeight w:val="3063"/>
        </w:trPr>
        <w:tc>
          <w:tcPr>
            <w:tcW w:w="2689" w:type="dxa"/>
            <w:gridSpan w:val="2"/>
            <w:tcBorders>
              <w:top w:val="dashSmallGap" w:sz="4" w:space="0" w:color="000000"/>
              <w:left w:val="single" w:sz="4" w:space="0" w:color="000000"/>
              <w:bottom w:val="single" w:sz="4" w:space="0" w:color="000000"/>
              <w:right w:val="single" w:sz="4" w:space="0" w:color="000000"/>
            </w:tcBorders>
            <w:hideMark/>
          </w:tcPr>
          <w:p w14:paraId="6713FA3F" w14:textId="77777777" w:rsidR="001B3463" w:rsidRPr="00FB3979" w:rsidRDefault="001B3463">
            <w:pPr>
              <w:spacing w:line="460" w:lineRule="exact"/>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修改客戶資料</w:t>
            </w:r>
          </w:p>
          <w:p w14:paraId="04742C8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77DD61F4"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圖示</w:t>
            </w:r>
            <w:r w:rsidRPr="00FB3979">
              <w:rPr>
                <w:rFonts w:ascii="Times New Roman" w:eastAsia="標楷體" w:hAnsi="Times New Roman" w:cs="標楷體"/>
                <w:b/>
                <w:noProof/>
              </w:rPr>
              <w:drawing>
                <wp:inline distT="0" distB="0" distL="0" distR="0" wp14:anchorId="09564AAA" wp14:editId="4E7B0F88">
                  <wp:extent cx="213360" cy="213360"/>
                  <wp:effectExtent l="0" t="0" r="0" b="0"/>
                  <wp:docPr id="21" name="圖片 21" descr="鉛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鉛筆"/>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FB3979">
              <w:rPr>
                <w:rFonts w:ascii="Times New Roman" w:eastAsia="標楷體" w:hAnsi="Times New Roman" w:cs="標楷體" w:hint="eastAsia"/>
              </w:rPr>
              <w:t>修改</w:t>
            </w:r>
          </w:p>
          <w:p w14:paraId="0303B3D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4017360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名稱</w:t>
            </w:r>
          </w:p>
          <w:p w14:paraId="55801B6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Email</w:t>
            </w:r>
          </w:p>
          <w:p w14:paraId="2EA8617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CAFCF4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4FB071D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r w:rsidRPr="00FB3979">
              <w:rPr>
                <w:rFonts w:ascii="Times New Roman" w:eastAsia="標楷體" w:hAnsi="Times New Roman" w:cs="標楷體" w:hint="eastAsia"/>
              </w:rPr>
              <w:t>/</w:t>
            </w:r>
            <w:r w:rsidRPr="00FB3979">
              <w:rPr>
                <w:rFonts w:ascii="Times New Roman" w:eastAsia="標楷體" w:hAnsi="Times New Roman" w:cs="標楷體" w:hint="eastAsia"/>
              </w:rPr>
              <w:t>刪除</w:t>
            </w:r>
          </w:p>
        </w:tc>
        <w:tc>
          <w:tcPr>
            <w:tcW w:w="3118" w:type="dxa"/>
            <w:gridSpan w:val="2"/>
            <w:tcBorders>
              <w:top w:val="dashSmallGap" w:sz="4" w:space="0" w:color="000000"/>
              <w:left w:val="single" w:sz="4" w:space="0" w:color="000000"/>
              <w:bottom w:val="single" w:sz="4" w:space="0" w:color="000000"/>
              <w:right w:val="single" w:sz="4" w:space="0" w:color="000000"/>
            </w:tcBorders>
          </w:tcPr>
          <w:p w14:paraId="3F0D5AFE" w14:textId="77777777" w:rsidR="001B3463" w:rsidRPr="00FB3979" w:rsidRDefault="001B3463">
            <w:pPr>
              <w:rPr>
                <w:rFonts w:ascii="Times New Roman" w:eastAsia="標楷體" w:hAnsi="Times New Roman" w:cs="標楷體"/>
              </w:rPr>
            </w:pPr>
          </w:p>
          <w:p w14:paraId="7E689A1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依據選擇的客戶更新資料庫內容</w:t>
            </w:r>
          </w:p>
        </w:tc>
        <w:tc>
          <w:tcPr>
            <w:tcW w:w="2977" w:type="dxa"/>
            <w:tcBorders>
              <w:top w:val="dashSmallGap" w:sz="4" w:space="0" w:color="000000"/>
              <w:left w:val="single" w:sz="4" w:space="0" w:color="000000"/>
              <w:bottom w:val="single" w:sz="4" w:space="0" w:color="000000"/>
              <w:right w:val="single" w:sz="4" w:space="0" w:color="000000"/>
            </w:tcBorders>
          </w:tcPr>
          <w:p w14:paraId="0DEC39B4" w14:textId="77777777" w:rsidR="001B3463" w:rsidRPr="00FB3979" w:rsidRDefault="001B3463">
            <w:pPr>
              <w:rPr>
                <w:rFonts w:ascii="Times New Roman" w:eastAsia="標楷體" w:hAnsi="Times New Roman" w:cs="標楷體"/>
              </w:rPr>
            </w:pPr>
          </w:p>
          <w:p w14:paraId="3A6E5DAC" w14:textId="10989C28"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顯示修改的彈跳視窗，如圖</w:t>
            </w:r>
            <w:r w:rsidR="00D14C59">
              <w:rPr>
                <w:rFonts w:ascii="Times New Roman" w:eastAsia="標楷體" w:hAnsi="Times New Roman" w:cs="標楷體" w:hint="eastAsia"/>
              </w:rPr>
              <w:t>59</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修改客戶資料功能</w:t>
            </w:r>
          </w:p>
          <w:p w14:paraId="370C5A90" w14:textId="77777777" w:rsidR="001B3463" w:rsidRPr="00FB3979" w:rsidRDefault="001B3463">
            <w:pPr>
              <w:rPr>
                <w:rFonts w:ascii="Times New Roman" w:eastAsia="標楷體" w:hAnsi="Times New Roman" w:cs="標楷體"/>
              </w:rPr>
            </w:pPr>
          </w:p>
        </w:tc>
      </w:tr>
      <w:tr w:rsidR="001B3463" w:rsidRPr="00FB3979" w14:paraId="11F0F4C5" w14:textId="77777777" w:rsidTr="00475101">
        <w:trPr>
          <w:trHeight w:val="310"/>
        </w:trPr>
        <w:tc>
          <w:tcPr>
            <w:tcW w:w="1191" w:type="dxa"/>
            <w:tcBorders>
              <w:top w:val="single" w:sz="4" w:space="0" w:color="000000"/>
              <w:left w:val="single" w:sz="4" w:space="0" w:color="000000"/>
              <w:bottom w:val="single" w:sz="4" w:space="0" w:color="000000"/>
              <w:right w:val="single" w:sz="4" w:space="0" w:color="000000"/>
            </w:tcBorders>
            <w:hideMark/>
          </w:tcPr>
          <w:p w14:paraId="10130996"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93" w:type="dxa"/>
            <w:gridSpan w:val="4"/>
            <w:tcBorders>
              <w:top w:val="single" w:sz="4" w:space="0" w:color="000000"/>
              <w:left w:val="single" w:sz="4" w:space="0" w:color="000000"/>
              <w:bottom w:val="single" w:sz="4" w:space="0" w:color="000000"/>
              <w:right w:val="single" w:sz="4" w:space="0" w:color="000000"/>
            </w:tcBorders>
          </w:tcPr>
          <w:p w14:paraId="45636A47" w14:textId="77777777" w:rsidR="001B3463" w:rsidRPr="00FB3979" w:rsidRDefault="001B3463">
            <w:pPr>
              <w:rPr>
                <w:rFonts w:ascii="Times New Roman" w:eastAsia="標楷體" w:hAnsi="Times New Roman" w:cs="標楷體"/>
              </w:rPr>
            </w:pPr>
          </w:p>
        </w:tc>
      </w:tr>
    </w:tbl>
    <w:p w14:paraId="61E4F0D8" w14:textId="77777777" w:rsidR="00D14C59" w:rsidRDefault="00D14C59" w:rsidP="001B3463">
      <w:pPr>
        <w:rPr>
          <w:rFonts w:ascii="Times New Roman" w:eastAsia="標楷體" w:hAnsi="Times New Roman" w:cs="標楷體"/>
        </w:rPr>
      </w:pPr>
    </w:p>
    <w:p w14:paraId="27DC95CA" w14:textId="77777777" w:rsidR="00D14C59" w:rsidRDefault="00D14C59">
      <w:pPr>
        <w:widowControl/>
        <w:rPr>
          <w:rFonts w:ascii="Times New Roman" w:eastAsia="標楷體" w:hAnsi="Times New Roman" w:cs="標楷體"/>
        </w:rPr>
      </w:pPr>
      <w:r>
        <w:rPr>
          <w:rFonts w:ascii="Times New Roman" w:eastAsia="標楷體" w:hAnsi="Times New Roman" w:cs="標楷體"/>
        </w:rPr>
        <w:br w:type="page"/>
      </w:r>
    </w:p>
    <w:p w14:paraId="46C3E2EC" w14:textId="26F88A41"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p>
    <w:p w14:paraId="63E55C5C" w14:textId="77777777" w:rsidR="001B3463" w:rsidRPr="00FB3979" w:rsidRDefault="001B3463" w:rsidP="001B3463">
      <w:pPr>
        <w:rPr>
          <w:rFonts w:ascii="Times New Roman" w:eastAsia="標楷體" w:hAnsi="Times New Roman"/>
          <w:noProof/>
        </w:rPr>
      </w:pPr>
      <w:r w:rsidRPr="00FB3979">
        <w:rPr>
          <w:rFonts w:ascii="Times New Roman" w:eastAsia="標楷體" w:hAnsi="Times New Roman"/>
          <w:noProof/>
        </w:rPr>
        <w:drawing>
          <wp:inline distT="0" distB="0" distL="0" distR="0" wp14:anchorId="620FC1F3" wp14:editId="73F71026">
            <wp:extent cx="5534025" cy="387095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44534" cy="3878301"/>
                    </a:xfrm>
                    <a:prstGeom prst="rect">
                      <a:avLst/>
                    </a:prstGeom>
                    <a:noFill/>
                    <a:ln>
                      <a:noFill/>
                    </a:ln>
                  </pic:spPr>
                </pic:pic>
              </a:graphicData>
            </a:graphic>
          </wp:inline>
        </w:drawing>
      </w:r>
    </w:p>
    <w:p w14:paraId="71153373" w14:textId="3B1952A4" w:rsidR="001B3463" w:rsidRPr="00FB3979" w:rsidRDefault="001B3463" w:rsidP="002B798B">
      <w:pPr>
        <w:pStyle w:val="a9"/>
        <w:widowControl/>
        <w:rPr>
          <w:b/>
          <w:bCs/>
        </w:rPr>
      </w:pPr>
      <w:bookmarkStart w:id="441" w:name="_Toc152429964"/>
      <w:bookmarkStart w:id="442" w:name="_Toc152716156"/>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57</w:t>
      </w:r>
      <w:r w:rsidRPr="00FB3979">
        <w:rPr>
          <w:rFonts w:hint="eastAsia"/>
          <w:b/>
          <w:bCs/>
        </w:rPr>
        <w:fldChar w:fldCharType="end"/>
      </w:r>
      <w:r w:rsidRPr="00FB3979">
        <w:rPr>
          <w:rFonts w:hint="eastAsia"/>
          <w:b/>
          <w:bCs/>
        </w:rPr>
        <w:t xml:space="preserve">  </w:t>
      </w:r>
      <w:r w:rsidRPr="00FB3979">
        <w:rPr>
          <w:rFonts w:hint="eastAsia"/>
          <w:b/>
          <w:bCs/>
        </w:rPr>
        <w:t>客戶資料頁面</w:t>
      </w:r>
      <w:bookmarkEnd w:id="441"/>
      <w:bookmarkEnd w:id="442"/>
    </w:p>
    <w:p w14:paraId="5563B08C" w14:textId="77777777" w:rsidR="001B3463" w:rsidRPr="00FB3979" w:rsidRDefault="001B3463" w:rsidP="002B798B">
      <w:pPr>
        <w:pStyle w:val="a9"/>
        <w:widowControl/>
        <w:rPr>
          <w:b/>
          <w:bCs/>
        </w:rPr>
      </w:pPr>
    </w:p>
    <w:p w14:paraId="6C78C8BE"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drawing>
          <wp:inline distT="0" distB="0" distL="0" distR="0" wp14:anchorId="6E20A895" wp14:editId="699AF437">
            <wp:extent cx="5534025" cy="2583926"/>
            <wp:effectExtent l="0" t="0" r="0" b="698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41448" cy="2587392"/>
                    </a:xfrm>
                    <a:prstGeom prst="rect">
                      <a:avLst/>
                    </a:prstGeom>
                    <a:noFill/>
                    <a:ln>
                      <a:noFill/>
                    </a:ln>
                  </pic:spPr>
                </pic:pic>
              </a:graphicData>
            </a:graphic>
          </wp:inline>
        </w:drawing>
      </w:r>
    </w:p>
    <w:p w14:paraId="70BA11B7" w14:textId="6FF870B9" w:rsidR="001B3463" w:rsidRPr="00FB3979" w:rsidRDefault="001B3463" w:rsidP="002B798B">
      <w:pPr>
        <w:pStyle w:val="a9"/>
        <w:widowControl/>
        <w:rPr>
          <w:b/>
          <w:bCs/>
        </w:rPr>
      </w:pPr>
      <w:bookmarkStart w:id="443" w:name="_Toc152429965"/>
      <w:bookmarkStart w:id="444" w:name="_Toc152716157"/>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58</w:t>
      </w:r>
      <w:r w:rsidRPr="00FB3979">
        <w:rPr>
          <w:rFonts w:hint="eastAsia"/>
          <w:b/>
          <w:bCs/>
        </w:rPr>
        <w:fldChar w:fldCharType="end"/>
      </w:r>
      <w:r w:rsidRPr="00FB3979">
        <w:rPr>
          <w:rFonts w:hint="eastAsia"/>
          <w:b/>
          <w:bCs/>
        </w:rPr>
        <w:t xml:space="preserve">  </w:t>
      </w:r>
      <w:r w:rsidRPr="00FB3979">
        <w:rPr>
          <w:rFonts w:hint="eastAsia"/>
          <w:b/>
          <w:bCs/>
        </w:rPr>
        <w:t>新增客戶資料功能</w:t>
      </w:r>
      <w:bookmarkEnd w:id="443"/>
      <w:bookmarkEnd w:id="444"/>
    </w:p>
    <w:p w14:paraId="2D467A84" w14:textId="77777777" w:rsidR="001B3463" w:rsidRPr="00FB3979" w:rsidRDefault="001B3463" w:rsidP="001B3463">
      <w:pPr>
        <w:rPr>
          <w:rFonts w:ascii="Times New Roman" w:eastAsia="標楷體" w:hAnsi="Times New Roman"/>
        </w:rPr>
      </w:pPr>
      <w:r w:rsidRPr="00FB3979">
        <w:rPr>
          <w:rFonts w:ascii="Times New Roman" w:eastAsia="標楷體" w:hAnsi="Times New Roman"/>
          <w:noProof/>
        </w:rPr>
        <w:lastRenderedPageBreak/>
        <w:drawing>
          <wp:inline distT="0" distB="0" distL="0" distR="0" wp14:anchorId="1CDA2B41" wp14:editId="39B20C6F">
            <wp:extent cx="5562600" cy="2582884"/>
            <wp:effectExtent l="0" t="0" r="0" b="825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71405" cy="2586973"/>
                    </a:xfrm>
                    <a:prstGeom prst="rect">
                      <a:avLst/>
                    </a:prstGeom>
                    <a:noFill/>
                    <a:ln>
                      <a:noFill/>
                    </a:ln>
                  </pic:spPr>
                </pic:pic>
              </a:graphicData>
            </a:graphic>
          </wp:inline>
        </w:drawing>
      </w:r>
    </w:p>
    <w:p w14:paraId="03D6D620" w14:textId="04C2B94D" w:rsidR="001B3463" w:rsidRPr="00FB3979" w:rsidRDefault="001B3463" w:rsidP="002B798B">
      <w:pPr>
        <w:pStyle w:val="a9"/>
        <w:widowControl/>
        <w:rPr>
          <w:b/>
          <w:bCs/>
        </w:rPr>
      </w:pPr>
      <w:bookmarkStart w:id="445" w:name="_Toc152429966"/>
      <w:bookmarkStart w:id="446" w:name="_Toc152716158"/>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59</w:t>
      </w:r>
      <w:r w:rsidRPr="00FB3979">
        <w:rPr>
          <w:rFonts w:hint="eastAsia"/>
          <w:b/>
          <w:bCs/>
        </w:rPr>
        <w:fldChar w:fldCharType="end"/>
      </w:r>
      <w:r w:rsidRPr="00FB3979">
        <w:rPr>
          <w:rFonts w:hint="eastAsia"/>
          <w:b/>
          <w:bCs/>
        </w:rPr>
        <w:t xml:space="preserve">  </w:t>
      </w:r>
      <w:r w:rsidRPr="00FB3979">
        <w:rPr>
          <w:rFonts w:hint="eastAsia"/>
          <w:b/>
          <w:bCs/>
        </w:rPr>
        <w:t>修改客戶資料功能</w:t>
      </w:r>
      <w:bookmarkEnd w:id="445"/>
      <w:bookmarkEnd w:id="446"/>
    </w:p>
    <w:p w14:paraId="63E137A1" w14:textId="77777777" w:rsidR="001B3463" w:rsidRPr="00FB3979" w:rsidRDefault="001B3463" w:rsidP="002B798B">
      <w:pPr>
        <w:pStyle w:val="a9"/>
        <w:widowControl/>
        <w:rPr>
          <w:b/>
          <w:bCs/>
        </w:rPr>
      </w:pPr>
    </w:p>
    <w:p w14:paraId="5220098F" w14:textId="7A33D5FF" w:rsidR="001B3463" w:rsidRPr="00FB3979" w:rsidRDefault="001B3463" w:rsidP="00C4723A">
      <w:pPr>
        <w:pStyle w:val="4"/>
        <w:ind w:left="720"/>
      </w:pPr>
      <w:bookmarkStart w:id="447" w:name="_Toc152421512"/>
      <w:bookmarkStart w:id="448" w:name="_Toc152677837"/>
      <w:r w:rsidRPr="00FB3979">
        <w:rPr>
          <w:rFonts w:hint="eastAsia"/>
        </w:rPr>
        <w:t>1-7-8</w:t>
      </w:r>
      <w:r w:rsidRPr="00FB3979">
        <w:rPr>
          <w:rFonts w:hint="eastAsia"/>
        </w:rPr>
        <w:t>員工資料</w:t>
      </w:r>
      <w:bookmarkEnd w:id="447"/>
      <w:bookmarkEnd w:id="448"/>
    </w:p>
    <w:p w14:paraId="0AB4D882" w14:textId="77777777" w:rsidR="002F04EE" w:rsidRPr="00FB3979" w:rsidRDefault="002F04EE" w:rsidP="002F04EE">
      <w:pPr>
        <w:rPr>
          <w:rFonts w:ascii="Times New Roman" w:eastAsia="標楷體" w:hAnsi="Times New Roman"/>
        </w:rPr>
      </w:pPr>
    </w:p>
    <w:p w14:paraId="3DD830AB" w14:textId="6ED72B67" w:rsidR="00A611FB" w:rsidRPr="00FB3979" w:rsidRDefault="00A611FB" w:rsidP="00A611FB">
      <w:pPr>
        <w:pStyle w:val="a9"/>
      </w:pPr>
      <w:bookmarkStart w:id="449" w:name="_Toc152716522"/>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41</w:t>
      </w:r>
      <w:r w:rsidRPr="00FB3979">
        <w:rPr>
          <w:rFonts w:hint="eastAsia"/>
        </w:rPr>
        <w:fldChar w:fldCharType="end"/>
      </w:r>
      <w:r w:rsidRPr="00FB3979">
        <w:rPr>
          <w:rFonts w:hint="eastAsia"/>
        </w:rPr>
        <w:t xml:space="preserve">  1-7-8</w:t>
      </w:r>
      <w:r w:rsidRPr="00FB3979">
        <w:rPr>
          <w:rFonts w:hint="eastAsia"/>
        </w:rPr>
        <w:t>員工資料</w:t>
      </w:r>
      <w:bookmarkEnd w:id="449"/>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2"/>
        <w:gridCol w:w="1661"/>
        <w:gridCol w:w="1555"/>
        <w:gridCol w:w="1613"/>
        <w:gridCol w:w="2753"/>
      </w:tblGrid>
      <w:tr w:rsidR="001B3463" w:rsidRPr="00FB3979" w14:paraId="64FADE4E" w14:textId="77777777" w:rsidTr="00475101">
        <w:trPr>
          <w:trHeight w:val="350"/>
        </w:trPr>
        <w:tc>
          <w:tcPr>
            <w:tcW w:w="8784" w:type="dxa"/>
            <w:gridSpan w:val="5"/>
            <w:tcBorders>
              <w:top w:val="single" w:sz="4" w:space="0" w:color="000000"/>
              <w:left w:val="single" w:sz="4" w:space="0" w:color="000000"/>
              <w:bottom w:val="single" w:sz="4" w:space="0" w:color="000000"/>
              <w:right w:val="single" w:sz="4" w:space="0" w:color="000000"/>
            </w:tcBorders>
            <w:hideMark/>
          </w:tcPr>
          <w:p w14:paraId="321B864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1-7-8</w:t>
            </w:r>
            <w:r w:rsidRPr="00FB3979">
              <w:rPr>
                <w:rFonts w:ascii="Times New Roman" w:eastAsia="標楷體" w:hAnsi="Times New Roman" w:cs="標楷體" w:hint="eastAsia"/>
              </w:rPr>
              <w:t>員工資料</w:t>
            </w:r>
          </w:p>
        </w:tc>
      </w:tr>
      <w:tr w:rsidR="001B3463" w:rsidRPr="00FB3979" w14:paraId="3A4389E8" w14:textId="77777777" w:rsidTr="00475101">
        <w:trPr>
          <w:trHeight w:val="324"/>
        </w:trPr>
        <w:tc>
          <w:tcPr>
            <w:tcW w:w="8784" w:type="dxa"/>
            <w:gridSpan w:val="5"/>
            <w:tcBorders>
              <w:top w:val="single" w:sz="4" w:space="0" w:color="000000"/>
              <w:left w:val="single" w:sz="4" w:space="0" w:color="000000"/>
              <w:bottom w:val="single" w:sz="4" w:space="0" w:color="000000"/>
              <w:right w:val="single" w:sz="4" w:space="0" w:color="000000"/>
            </w:tcBorders>
            <w:hideMark/>
          </w:tcPr>
          <w:p w14:paraId="072F3CFE"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系統管理員可以檢視所有</w:t>
            </w:r>
            <w:r w:rsidRPr="00FB3979">
              <w:rPr>
                <w:rFonts w:ascii="Times New Roman" w:eastAsia="標楷體" w:hAnsi="Times New Roman" w:hint="eastAsia"/>
              </w:rPr>
              <w:t>員工資料及其下功能</w:t>
            </w:r>
          </w:p>
        </w:tc>
      </w:tr>
      <w:tr w:rsidR="001B3463" w:rsidRPr="00FB3979" w14:paraId="3BCC9A89" w14:textId="77777777" w:rsidTr="00475101">
        <w:trPr>
          <w:trHeight w:val="350"/>
        </w:trPr>
        <w:tc>
          <w:tcPr>
            <w:tcW w:w="4418" w:type="dxa"/>
            <w:gridSpan w:val="3"/>
            <w:tcBorders>
              <w:top w:val="single" w:sz="4" w:space="0" w:color="000000"/>
              <w:left w:val="single" w:sz="4" w:space="0" w:color="000000"/>
              <w:bottom w:val="single" w:sz="4" w:space="0" w:color="000000"/>
              <w:right w:val="single" w:sz="4" w:space="0" w:color="000000"/>
            </w:tcBorders>
            <w:hideMark/>
          </w:tcPr>
          <w:p w14:paraId="4C0E548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366" w:type="dxa"/>
            <w:gridSpan w:val="2"/>
            <w:tcBorders>
              <w:top w:val="single" w:sz="4" w:space="0" w:color="000000"/>
              <w:left w:val="single" w:sz="4" w:space="0" w:color="000000"/>
              <w:bottom w:val="single" w:sz="4" w:space="0" w:color="000000"/>
              <w:right w:val="single" w:sz="4" w:space="0" w:color="000000"/>
            </w:tcBorders>
            <w:hideMark/>
          </w:tcPr>
          <w:p w14:paraId="5CCCE72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3C108828" w14:textId="77777777" w:rsidTr="00475101">
        <w:trPr>
          <w:trHeight w:val="352"/>
        </w:trPr>
        <w:tc>
          <w:tcPr>
            <w:tcW w:w="2863" w:type="dxa"/>
            <w:gridSpan w:val="2"/>
            <w:tcBorders>
              <w:top w:val="single" w:sz="4" w:space="0" w:color="000000"/>
              <w:left w:val="single" w:sz="4" w:space="0" w:color="000000"/>
              <w:bottom w:val="single" w:sz="4" w:space="0" w:color="000000"/>
              <w:right w:val="single" w:sz="4" w:space="0" w:color="000000"/>
            </w:tcBorders>
            <w:hideMark/>
          </w:tcPr>
          <w:p w14:paraId="33514BA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68" w:type="dxa"/>
            <w:gridSpan w:val="2"/>
            <w:tcBorders>
              <w:top w:val="single" w:sz="4" w:space="0" w:color="000000"/>
              <w:left w:val="single" w:sz="4" w:space="0" w:color="000000"/>
              <w:bottom w:val="single" w:sz="4" w:space="0" w:color="000000"/>
              <w:right w:val="single" w:sz="4" w:space="0" w:color="000000"/>
            </w:tcBorders>
            <w:hideMark/>
          </w:tcPr>
          <w:p w14:paraId="50D0A70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53" w:type="dxa"/>
            <w:tcBorders>
              <w:top w:val="single" w:sz="4" w:space="0" w:color="000000"/>
              <w:left w:val="single" w:sz="4" w:space="0" w:color="000000"/>
              <w:bottom w:val="single" w:sz="4" w:space="0" w:color="000000"/>
              <w:right w:val="single" w:sz="4" w:space="0" w:color="000000"/>
            </w:tcBorders>
            <w:hideMark/>
          </w:tcPr>
          <w:p w14:paraId="6FA585F2"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3CBB91AD" w14:textId="77777777" w:rsidTr="00475101">
        <w:trPr>
          <w:trHeight w:val="1484"/>
        </w:trPr>
        <w:tc>
          <w:tcPr>
            <w:tcW w:w="2863" w:type="dxa"/>
            <w:gridSpan w:val="2"/>
            <w:tcBorders>
              <w:top w:val="single" w:sz="4" w:space="0" w:color="000000"/>
              <w:left w:val="single" w:sz="4" w:space="0" w:color="000000"/>
              <w:bottom w:val="single" w:sz="4" w:space="0" w:color="000000"/>
              <w:right w:val="single" w:sz="4" w:space="0" w:color="000000"/>
            </w:tcBorders>
            <w:hideMark/>
          </w:tcPr>
          <w:p w14:paraId="61442818" w14:textId="77777777" w:rsidR="001B3463" w:rsidRPr="00FB3979" w:rsidRDefault="001B3463">
            <w:pPr>
              <w:spacing w:line="300" w:lineRule="exact"/>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EC2F81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68B435E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編輯</w:t>
            </w:r>
          </w:p>
          <w:p w14:paraId="648433C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特殊授權</w:t>
            </w:r>
          </w:p>
        </w:tc>
        <w:tc>
          <w:tcPr>
            <w:tcW w:w="3168" w:type="dxa"/>
            <w:gridSpan w:val="2"/>
            <w:tcBorders>
              <w:top w:val="single" w:sz="4" w:space="0" w:color="000000"/>
              <w:left w:val="single" w:sz="4" w:space="0" w:color="000000"/>
              <w:bottom w:val="single" w:sz="4" w:space="0" w:color="000000"/>
              <w:right w:val="single" w:sz="4" w:space="0" w:color="000000"/>
            </w:tcBorders>
          </w:tcPr>
          <w:p w14:paraId="3EC281B4" w14:textId="77777777" w:rsidR="001B3463" w:rsidRPr="00FB3979" w:rsidRDefault="001B3463">
            <w:pPr>
              <w:rPr>
                <w:rFonts w:ascii="Times New Roman" w:eastAsia="標楷體" w:hAnsi="Times New Roman" w:cs="標楷體"/>
              </w:rPr>
            </w:pPr>
          </w:p>
          <w:p w14:paraId="46F6A34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753" w:type="dxa"/>
            <w:tcBorders>
              <w:top w:val="single" w:sz="4" w:space="0" w:color="000000"/>
              <w:left w:val="single" w:sz="4" w:space="0" w:color="000000"/>
              <w:bottom w:val="single" w:sz="4" w:space="0" w:color="000000"/>
              <w:right w:val="single" w:sz="4" w:space="0" w:color="000000"/>
            </w:tcBorders>
          </w:tcPr>
          <w:p w14:paraId="7EE24F7A" w14:textId="77777777" w:rsidR="001B3463" w:rsidRPr="00FB3979" w:rsidRDefault="001B3463">
            <w:pPr>
              <w:rPr>
                <w:rFonts w:ascii="Times New Roman" w:eastAsia="標楷體" w:hAnsi="Times New Roman" w:cs="標楷體"/>
                <w:highlight w:val="yellow"/>
              </w:rPr>
            </w:pPr>
          </w:p>
          <w:p w14:paraId="4B0FEB1D" w14:textId="77777777" w:rsidR="001B3463" w:rsidRPr="00FB3979" w:rsidRDefault="001B3463">
            <w:pPr>
              <w:rPr>
                <w:rFonts w:ascii="Times New Roman" w:eastAsia="標楷體" w:hAnsi="Times New Roman" w:cs="標楷體"/>
                <w:highlight w:val="yellow"/>
              </w:rPr>
            </w:pPr>
            <w:r w:rsidRPr="00FB3979">
              <w:rPr>
                <w:rFonts w:ascii="Times New Roman" w:eastAsia="標楷體" w:hAnsi="Times New Roman" w:cs="標楷體" w:hint="eastAsia"/>
              </w:rPr>
              <w:t>顯示所有員工資料頁面</w:t>
            </w:r>
          </w:p>
        </w:tc>
      </w:tr>
      <w:tr w:rsidR="001B3463" w:rsidRPr="00FB3979" w14:paraId="6EBB5349" w14:textId="77777777" w:rsidTr="002F04EE">
        <w:trPr>
          <w:trHeight w:val="196"/>
        </w:trPr>
        <w:tc>
          <w:tcPr>
            <w:tcW w:w="1202" w:type="dxa"/>
            <w:tcBorders>
              <w:top w:val="single" w:sz="4" w:space="0" w:color="000000"/>
              <w:left w:val="single" w:sz="4" w:space="0" w:color="000000"/>
              <w:bottom w:val="single" w:sz="4" w:space="0" w:color="000000"/>
              <w:right w:val="single" w:sz="4" w:space="0" w:color="000000"/>
            </w:tcBorders>
            <w:hideMark/>
          </w:tcPr>
          <w:p w14:paraId="02D0610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82" w:type="dxa"/>
            <w:gridSpan w:val="4"/>
            <w:tcBorders>
              <w:top w:val="single" w:sz="4" w:space="0" w:color="000000"/>
              <w:left w:val="single" w:sz="4" w:space="0" w:color="000000"/>
              <w:bottom w:val="single" w:sz="4" w:space="0" w:color="000000"/>
              <w:right w:val="single" w:sz="4" w:space="0" w:color="000000"/>
            </w:tcBorders>
          </w:tcPr>
          <w:p w14:paraId="0F2738D1" w14:textId="77777777" w:rsidR="001B3463" w:rsidRPr="00FB3979" w:rsidRDefault="001B3463">
            <w:pPr>
              <w:rPr>
                <w:rFonts w:ascii="Times New Roman" w:eastAsia="標楷體" w:hAnsi="Times New Roman" w:cs="標楷體"/>
              </w:rPr>
            </w:pPr>
          </w:p>
        </w:tc>
      </w:tr>
    </w:tbl>
    <w:p w14:paraId="547B4137" w14:textId="74B063A7" w:rsidR="002F04EE" w:rsidRPr="00FB3979" w:rsidRDefault="002F04EE" w:rsidP="002F04EE">
      <w:pPr>
        <w:rPr>
          <w:rFonts w:ascii="Times New Roman" w:eastAsia="標楷體" w:hAnsi="Times New Roman" w:cs="標楷體"/>
        </w:rPr>
      </w:pPr>
      <w:r w:rsidRPr="00FB3979">
        <w:rPr>
          <w:rFonts w:ascii="Times New Roman" w:eastAsia="標楷體" w:hAnsi="Times New Roman" w:cs="標楷體" w:hint="eastAsia"/>
          <w:noProof/>
        </w:rPr>
        <mc:AlternateContent>
          <mc:Choice Requires="wps">
            <w:drawing>
              <wp:anchor distT="0" distB="0" distL="114300" distR="114300" simplePos="0" relativeHeight="251676672" behindDoc="0" locked="0" layoutInCell="1" allowOverlap="1" wp14:anchorId="1093D02D" wp14:editId="11A60054">
                <wp:simplePos x="0" y="0"/>
                <wp:positionH relativeFrom="column">
                  <wp:posOffset>777240</wp:posOffset>
                </wp:positionH>
                <wp:positionV relativeFrom="paragraph">
                  <wp:posOffset>2236470</wp:posOffset>
                </wp:positionV>
                <wp:extent cx="444500" cy="111760"/>
                <wp:effectExtent l="0" t="0" r="12700" b="21590"/>
                <wp:wrapNone/>
                <wp:docPr id="1402771541" name="矩形 1402771541"/>
                <wp:cNvGraphicFramePr/>
                <a:graphic xmlns:a="http://schemas.openxmlformats.org/drawingml/2006/main">
                  <a:graphicData uri="http://schemas.microsoft.com/office/word/2010/wordprocessingShape">
                    <wps:wsp>
                      <wps:cNvSpPr/>
                      <wps:spPr>
                        <a:xfrm>
                          <a:off x="0" y="0"/>
                          <a:ext cx="444500" cy="1117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6DA30595" id="矩形 1402771541" o:spid="_x0000_s1026" style="position:absolute;margin-left:61.2pt;margin-top:176.1pt;width:35pt;height:8.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" fillcolor="white [3212]" strokecolor="white [3212]" strokeweight="2pt"/>
            </w:pict>
          </mc:Fallback>
        </mc:AlternateContent>
      </w:r>
      <w:r w:rsidRPr="00FB3979">
        <w:rPr>
          <w:rFonts w:ascii="Times New Roman" w:eastAsia="標楷體" w:hAnsi="Times New Roman" w:cs="標楷體" w:hint="eastAsia"/>
          <w:noProof/>
        </w:rPr>
        <mc:AlternateContent>
          <mc:Choice Requires="wps">
            <w:drawing>
              <wp:anchor distT="0" distB="0" distL="114300" distR="114300" simplePos="0" relativeHeight="251678720" behindDoc="0" locked="0" layoutInCell="1" allowOverlap="1" wp14:anchorId="02CAD8AC" wp14:editId="513B8D81">
                <wp:simplePos x="0" y="0"/>
                <wp:positionH relativeFrom="column">
                  <wp:posOffset>794385</wp:posOffset>
                </wp:positionH>
                <wp:positionV relativeFrom="paragraph">
                  <wp:posOffset>1298575</wp:posOffset>
                </wp:positionV>
                <wp:extent cx="601980" cy="114300"/>
                <wp:effectExtent l="0" t="0" r="26670" b="19050"/>
                <wp:wrapNone/>
                <wp:docPr id="313494120" name="矩形 313494120"/>
                <wp:cNvGraphicFramePr/>
                <a:graphic xmlns:a="http://schemas.openxmlformats.org/drawingml/2006/main">
                  <a:graphicData uri="http://schemas.microsoft.com/office/word/2010/wordprocessingShape">
                    <wps:wsp>
                      <wps:cNvSpPr/>
                      <wps:spPr>
                        <a:xfrm>
                          <a:off x="0" y="0"/>
                          <a:ext cx="601345"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DCC4D7D" id="矩形 313494120" o:spid="_x0000_s1026" style="position:absolute;margin-left:62.55pt;margin-top:102.25pt;width:47.4pt;height: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" fillcolor="white [3212]" strokecolor="white [3212]" strokeweight="2pt"/>
            </w:pict>
          </mc:Fallback>
        </mc:AlternateContent>
      </w: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2A0F8EF4" w14:textId="037260BD" w:rsidR="001B3463" w:rsidRPr="00FB3979" w:rsidRDefault="001B3463" w:rsidP="002F04EE">
      <w:pPr>
        <w:jc w:val="center"/>
        <w:rPr>
          <w:rFonts w:ascii="Times New Roman" w:eastAsia="標楷體" w:hAnsi="Times New Roman" w:cs="標楷體"/>
        </w:rPr>
      </w:pPr>
      <w:r w:rsidRPr="00FB3979">
        <w:rPr>
          <w:rFonts w:ascii="Times New Roman" w:eastAsia="標楷體" w:hAnsi="Times New Roman"/>
          <w:b/>
          <w:noProof/>
          <w:sz w:val="22"/>
          <w:szCs w:val="22"/>
        </w:rPr>
        <w:drawing>
          <wp:inline distT="0" distB="0" distL="0" distR="0" wp14:anchorId="0852262E" wp14:editId="18189E02">
            <wp:extent cx="5335270" cy="249736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9"/>
                    <pic:cNvPicPr>
                      <a:picLocks noChangeAspect="1" noChangeArrowheads="1"/>
                    </pic:cNvPicPr>
                  </pic:nvPicPr>
                  <pic:blipFill>
                    <a:blip r:embed="rId88">
                      <a:extLst>
                        <a:ext uri="{28A0092B-C50C-407E-A947-70E740481C1C}">
                          <a14:useLocalDpi xmlns:a14="http://schemas.microsoft.com/office/drawing/2010/main" val="0"/>
                        </a:ext>
                      </a:extLst>
                    </a:blip>
                    <a:srcRect t="2328"/>
                    <a:stretch>
                      <a:fillRect/>
                    </a:stretch>
                  </pic:blipFill>
                  <pic:spPr bwMode="auto">
                    <a:xfrm>
                      <a:off x="0" y="0"/>
                      <a:ext cx="5353783" cy="2506026"/>
                    </a:xfrm>
                    <a:prstGeom prst="rect">
                      <a:avLst/>
                    </a:prstGeom>
                    <a:noFill/>
                    <a:ln>
                      <a:noFill/>
                    </a:ln>
                  </pic:spPr>
                </pic:pic>
              </a:graphicData>
            </a:graphic>
          </wp:inline>
        </w:drawing>
      </w:r>
    </w:p>
    <w:p w14:paraId="31EBF76A" w14:textId="046F8E76" w:rsidR="001B3463" w:rsidRPr="00FB3979" w:rsidRDefault="001B3463" w:rsidP="002B798B">
      <w:pPr>
        <w:pStyle w:val="a9"/>
        <w:widowControl/>
        <w:rPr>
          <w:b/>
          <w:bCs/>
        </w:rPr>
      </w:pPr>
      <w:bookmarkStart w:id="450" w:name="_Toc152429967"/>
      <w:bookmarkStart w:id="451" w:name="_Toc152716159"/>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60</w:t>
      </w:r>
      <w:r w:rsidRPr="00FB3979">
        <w:rPr>
          <w:rFonts w:hint="eastAsia"/>
          <w:b/>
          <w:bCs/>
        </w:rPr>
        <w:fldChar w:fldCharType="end"/>
      </w:r>
      <w:r w:rsidRPr="00FB3979">
        <w:rPr>
          <w:rFonts w:hint="eastAsia"/>
          <w:b/>
          <w:bCs/>
        </w:rPr>
        <w:t xml:space="preserve">  </w:t>
      </w:r>
      <w:r w:rsidRPr="00FB3979">
        <w:rPr>
          <w:rFonts w:hint="eastAsia"/>
          <w:b/>
          <w:bCs/>
        </w:rPr>
        <w:t>員工資料頁面</w:t>
      </w:r>
      <w:bookmarkEnd w:id="450"/>
      <w:bookmarkEnd w:id="451"/>
    </w:p>
    <w:p w14:paraId="73636F35" w14:textId="64233790" w:rsidR="00A611FB" w:rsidRPr="00FB3979" w:rsidRDefault="00A611FB" w:rsidP="00A611FB">
      <w:pPr>
        <w:pStyle w:val="4"/>
        <w:ind w:left="720"/>
      </w:pPr>
      <w:bookmarkStart w:id="452" w:name="_Toc152677838"/>
      <w:r w:rsidRPr="00FB3979">
        <w:rPr>
          <w:rFonts w:hint="eastAsia"/>
        </w:rPr>
        <w:lastRenderedPageBreak/>
        <w:t>1-7-9</w:t>
      </w:r>
      <w:r w:rsidRPr="00FB3979">
        <w:rPr>
          <w:rFonts w:hint="eastAsia"/>
        </w:rPr>
        <w:t>新增員工資料</w:t>
      </w:r>
      <w:bookmarkEnd w:id="452"/>
    </w:p>
    <w:p w14:paraId="14362154" w14:textId="77777777" w:rsidR="00A611FB" w:rsidRPr="00FB3979" w:rsidRDefault="00A611FB" w:rsidP="00A611FB">
      <w:pPr>
        <w:rPr>
          <w:rFonts w:ascii="Times New Roman" w:eastAsia="標楷體" w:hAnsi="Times New Roman"/>
        </w:rPr>
      </w:pPr>
    </w:p>
    <w:p w14:paraId="0926464B" w14:textId="54516242" w:rsidR="00A611FB" w:rsidRPr="00FB3979" w:rsidRDefault="00A611FB" w:rsidP="00A611FB">
      <w:pPr>
        <w:pStyle w:val="a9"/>
      </w:pPr>
      <w:bookmarkStart w:id="453" w:name="_Toc152421513"/>
      <w:bookmarkStart w:id="454" w:name="_Toc152716523"/>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42</w:t>
      </w:r>
      <w:r w:rsidRPr="00FB3979">
        <w:rPr>
          <w:rFonts w:hint="eastAsia"/>
        </w:rPr>
        <w:fldChar w:fldCharType="end"/>
      </w:r>
      <w:r w:rsidRPr="00FB3979">
        <w:rPr>
          <w:rFonts w:hint="eastAsia"/>
        </w:rPr>
        <w:t xml:space="preserve">  1-7-9</w:t>
      </w:r>
      <w:r w:rsidRPr="00FB3979">
        <w:rPr>
          <w:rFonts w:hint="eastAsia"/>
        </w:rPr>
        <w:t>新增員工資料</w:t>
      </w:r>
      <w:bookmarkEnd w:id="453"/>
      <w:bookmarkEnd w:id="454"/>
    </w:p>
    <w:tbl>
      <w:tblPr>
        <w:tblpPr w:leftFromText="180" w:rightFromText="180" w:vertAnchor="text" w:horzAnchor="margin" w:tblpY="42"/>
        <w:tblW w:w="8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1644"/>
        <w:gridCol w:w="1539"/>
        <w:gridCol w:w="1597"/>
        <w:gridCol w:w="2777"/>
      </w:tblGrid>
      <w:tr w:rsidR="001B3463" w:rsidRPr="00FB3979" w14:paraId="090C6479" w14:textId="77777777" w:rsidTr="00475101">
        <w:trPr>
          <w:trHeight w:val="318"/>
        </w:trPr>
        <w:tc>
          <w:tcPr>
            <w:tcW w:w="8746" w:type="dxa"/>
            <w:gridSpan w:val="5"/>
            <w:tcBorders>
              <w:top w:val="single" w:sz="4" w:space="0" w:color="000000"/>
              <w:left w:val="single" w:sz="4" w:space="0" w:color="000000"/>
              <w:bottom w:val="single" w:sz="4" w:space="0" w:color="000000"/>
              <w:right w:val="single" w:sz="4" w:space="0" w:color="000000"/>
            </w:tcBorders>
            <w:hideMark/>
          </w:tcPr>
          <w:p w14:paraId="4A786D7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1-7-9</w:t>
            </w:r>
            <w:r w:rsidRPr="00FB3979">
              <w:rPr>
                <w:rFonts w:ascii="Times New Roman" w:eastAsia="標楷體" w:hAnsi="Times New Roman" w:hint="eastAsia"/>
              </w:rPr>
              <w:t>新增</w:t>
            </w:r>
            <w:r w:rsidRPr="00FB3979">
              <w:rPr>
                <w:rFonts w:ascii="Times New Roman" w:eastAsia="標楷體" w:hAnsi="Times New Roman" w:cs="標楷體" w:hint="eastAsia"/>
              </w:rPr>
              <w:t>員工資料</w:t>
            </w:r>
          </w:p>
        </w:tc>
      </w:tr>
      <w:tr w:rsidR="001B3463" w:rsidRPr="00FB3979" w14:paraId="635B3191" w14:textId="77777777" w:rsidTr="00475101">
        <w:trPr>
          <w:trHeight w:val="294"/>
        </w:trPr>
        <w:tc>
          <w:tcPr>
            <w:tcW w:w="8746" w:type="dxa"/>
            <w:gridSpan w:val="5"/>
            <w:tcBorders>
              <w:top w:val="single" w:sz="4" w:space="0" w:color="000000"/>
              <w:left w:val="single" w:sz="4" w:space="0" w:color="000000"/>
              <w:bottom w:val="single" w:sz="4" w:space="0" w:color="000000"/>
              <w:right w:val="single" w:sz="4" w:space="0" w:color="000000"/>
            </w:tcBorders>
            <w:hideMark/>
          </w:tcPr>
          <w:p w14:paraId="3B771B32"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系統管理員可以</w:t>
            </w:r>
            <w:r w:rsidRPr="00FB3979">
              <w:rPr>
                <w:rFonts w:ascii="Times New Roman" w:eastAsia="標楷體" w:hAnsi="Times New Roman" w:hint="eastAsia"/>
              </w:rPr>
              <w:t>新增員工資料</w:t>
            </w:r>
          </w:p>
        </w:tc>
      </w:tr>
      <w:tr w:rsidR="001B3463" w:rsidRPr="00FB3979" w14:paraId="0048F337" w14:textId="77777777" w:rsidTr="00475101">
        <w:trPr>
          <w:trHeight w:val="318"/>
        </w:trPr>
        <w:tc>
          <w:tcPr>
            <w:tcW w:w="4372" w:type="dxa"/>
            <w:gridSpan w:val="3"/>
            <w:tcBorders>
              <w:top w:val="single" w:sz="4" w:space="0" w:color="000000"/>
              <w:left w:val="single" w:sz="4" w:space="0" w:color="000000"/>
              <w:bottom w:val="single" w:sz="4" w:space="0" w:color="000000"/>
              <w:right w:val="single" w:sz="4" w:space="0" w:color="000000"/>
            </w:tcBorders>
            <w:hideMark/>
          </w:tcPr>
          <w:p w14:paraId="3C8970C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373" w:type="dxa"/>
            <w:gridSpan w:val="2"/>
            <w:tcBorders>
              <w:top w:val="single" w:sz="4" w:space="0" w:color="000000"/>
              <w:left w:val="single" w:sz="4" w:space="0" w:color="000000"/>
              <w:bottom w:val="single" w:sz="4" w:space="0" w:color="000000"/>
              <w:right w:val="single" w:sz="4" w:space="0" w:color="000000"/>
            </w:tcBorders>
            <w:hideMark/>
          </w:tcPr>
          <w:p w14:paraId="7FB93C3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2809C915" w14:textId="77777777" w:rsidTr="00475101">
        <w:trPr>
          <w:trHeight w:val="320"/>
        </w:trPr>
        <w:tc>
          <w:tcPr>
            <w:tcW w:w="2833" w:type="dxa"/>
            <w:gridSpan w:val="2"/>
            <w:tcBorders>
              <w:top w:val="single" w:sz="4" w:space="0" w:color="000000"/>
              <w:left w:val="single" w:sz="4" w:space="0" w:color="000000"/>
              <w:bottom w:val="single" w:sz="4" w:space="0" w:color="000000"/>
              <w:right w:val="single" w:sz="4" w:space="0" w:color="000000"/>
            </w:tcBorders>
            <w:hideMark/>
          </w:tcPr>
          <w:p w14:paraId="09A72C9F"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36" w:type="dxa"/>
            <w:gridSpan w:val="2"/>
            <w:tcBorders>
              <w:top w:val="single" w:sz="4" w:space="0" w:color="000000"/>
              <w:left w:val="single" w:sz="4" w:space="0" w:color="000000"/>
              <w:bottom w:val="single" w:sz="4" w:space="0" w:color="000000"/>
              <w:right w:val="single" w:sz="4" w:space="0" w:color="000000"/>
            </w:tcBorders>
            <w:hideMark/>
          </w:tcPr>
          <w:p w14:paraId="6D67869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75" w:type="dxa"/>
            <w:tcBorders>
              <w:top w:val="single" w:sz="4" w:space="0" w:color="000000"/>
              <w:left w:val="single" w:sz="4" w:space="0" w:color="000000"/>
              <w:bottom w:val="single" w:sz="4" w:space="0" w:color="000000"/>
              <w:right w:val="single" w:sz="4" w:space="0" w:color="000000"/>
            </w:tcBorders>
            <w:hideMark/>
          </w:tcPr>
          <w:p w14:paraId="37A3F564"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2633136F" w14:textId="77777777" w:rsidTr="00475101">
        <w:trPr>
          <w:trHeight w:val="2882"/>
        </w:trPr>
        <w:tc>
          <w:tcPr>
            <w:tcW w:w="2833" w:type="dxa"/>
            <w:gridSpan w:val="2"/>
            <w:tcBorders>
              <w:top w:val="single" w:sz="4" w:space="0" w:color="000000"/>
              <w:left w:val="single" w:sz="4" w:space="0" w:color="000000"/>
              <w:bottom w:val="single" w:sz="4" w:space="0" w:color="000000"/>
              <w:right w:val="single" w:sz="4" w:space="0" w:color="000000"/>
            </w:tcBorders>
            <w:hideMark/>
          </w:tcPr>
          <w:p w14:paraId="1A73F69C" w14:textId="77777777" w:rsidR="001B3463" w:rsidRPr="00FB3979" w:rsidRDefault="001B3463">
            <w:pPr>
              <w:spacing w:line="460" w:lineRule="exact"/>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新增員工資料</w:t>
            </w:r>
          </w:p>
          <w:p w14:paraId="6DC8793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3EDE215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6AB11C6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279C996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rPr>
              <w:t xml:space="preserve"> </w:t>
            </w:r>
            <w:r w:rsidRPr="00FB3979">
              <w:rPr>
                <w:rFonts w:ascii="Times New Roman" w:eastAsia="標楷體" w:hAnsi="Times New Roman" w:cs="標楷體" w:hint="eastAsia"/>
              </w:rPr>
              <w:t>名稱</w:t>
            </w:r>
          </w:p>
          <w:p w14:paraId="3DB5DE6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Email</w:t>
            </w:r>
          </w:p>
          <w:p w14:paraId="05221B65"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8819C7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所屬部門</w:t>
            </w:r>
          </w:p>
          <w:p w14:paraId="6F5CC34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任職</w:t>
            </w:r>
            <w:proofErr w:type="gramStart"/>
            <w:r w:rsidRPr="00FB3979">
              <w:rPr>
                <w:rFonts w:ascii="Times New Roman" w:eastAsia="標楷體" w:hAnsi="Times New Roman" w:cs="標楷體" w:hint="eastAsia"/>
              </w:rPr>
              <w:t>膱</w:t>
            </w:r>
            <w:proofErr w:type="gramEnd"/>
            <w:r w:rsidRPr="00FB3979">
              <w:rPr>
                <w:rFonts w:ascii="Times New Roman" w:eastAsia="標楷體" w:hAnsi="Times New Roman" w:cs="標楷體" w:hint="eastAsia"/>
              </w:rPr>
              <w:t>位</w:t>
            </w:r>
          </w:p>
          <w:p w14:paraId="54BCFF5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申請日期</w:t>
            </w:r>
          </w:p>
          <w:p w14:paraId="719BB5F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啟用日期</w:t>
            </w:r>
          </w:p>
          <w:p w14:paraId="7DA1BCD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啟用人員</w:t>
            </w:r>
          </w:p>
          <w:p w14:paraId="40D78A8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啟用狀態</w:t>
            </w:r>
          </w:p>
          <w:p w14:paraId="27EB57C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A945B1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787778B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136" w:type="dxa"/>
            <w:gridSpan w:val="2"/>
            <w:tcBorders>
              <w:top w:val="single" w:sz="4" w:space="0" w:color="000000"/>
              <w:left w:val="single" w:sz="4" w:space="0" w:color="000000"/>
              <w:bottom w:val="single" w:sz="4" w:space="0" w:color="000000"/>
              <w:right w:val="single" w:sz="4" w:space="0" w:color="000000"/>
            </w:tcBorders>
          </w:tcPr>
          <w:p w14:paraId="1A5EEBE2" w14:textId="77777777" w:rsidR="001B3463" w:rsidRPr="00FB3979" w:rsidRDefault="001B3463">
            <w:pPr>
              <w:spacing w:afterLines="50" w:after="120"/>
              <w:rPr>
                <w:rFonts w:ascii="Times New Roman" w:eastAsia="標楷體" w:hAnsi="Times New Roman" w:cs="標楷體"/>
              </w:rPr>
            </w:pPr>
          </w:p>
          <w:p w14:paraId="468C0A0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新增客戶資料上傳至資料庫</w:t>
            </w:r>
          </w:p>
        </w:tc>
        <w:tc>
          <w:tcPr>
            <w:tcW w:w="2775" w:type="dxa"/>
            <w:tcBorders>
              <w:top w:val="single" w:sz="4" w:space="0" w:color="000000"/>
              <w:left w:val="single" w:sz="4" w:space="0" w:color="000000"/>
              <w:bottom w:val="single" w:sz="4" w:space="0" w:color="000000"/>
              <w:right w:val="single" w:sz="4" w:space="0" w:color="000000"/>
            </w:tcBorders>
          </w:tcPr>
          <w:p w14:paraId="056A8378" w14:textId="77777777" w:rsidR="001B3463" w:rsidRPr="00FB3979" w:rsidRDefault="001B3463">
            <w:pPr>
              <w:rPr>
                <w:rFonts w:ascii="Times New Roman" w:eastAsia="標楷體" w:hAnsi="Times New Roman" w:cs="標楷體"/>
                <w:highlight w:val="yellow"/>
              </w:rPr>
            </w:pPr>
          </w:p>
          <w:p w14:paraId="624257E7" w14:textId="77777777" w:rsidR="001B3463" w:rsidRPr="00FB3979" w:rsidRDefault="001B3463">
            <w:pPr>
              <w:rPr>
                <w:rFonts w:ascii="Times New Roman" w:eastAsia="標楷體" w:hAnsi="Times New Roman" w:cs="標楷體"/>
                <w:highlight w:val="yellow"/>
              </w:rPr>
            </w:pPr>
            <w:r w:rsidRPr="00FB3979">
              <w:rPr>
                <w:rFonts w:ascii="Times New Roman" w:eastAsia="標楷體" w:hAnsi="Times New Roman" w:cs="標楷體" w:hint="eastAsia"/>
              </w:rPr>
              <w:t>顯示新增員工資料的彈跳視窗</w:t>
            </w:r>
          </w:p>
        </w:tc>
      </w:tr>
      <w:tr w:rsidR="001B3463" w:rsidRPr="00FB3979" w14:paraId="2768FB37" w14:textId="77777777" w:rsidTr="00475101">
        <w:trPr>
          <w:trHeight w:val="335"/>
        </w:trPr>
        <w:tc>
          <w:tcPr>
            <w:tcW w:w="1189" w:type="dxa"/>
            <w:tcBorders>
              <w:top w:val="single" w:sz="4" w:space="0" w:color="000000"/>
              <w:left w:val="single" w:sz="4" w:space="0" w:color="000000"/>
              <w:bottom w:val="single" w:sz="4" w:space="0" w:color="000000"/>
              <w:right w:val="single" w:sz="4" w:space="0" w:color="000000"/>
            </w:tcBorders>
            <w:hideMark/>
          </w:tcPr>
          <w:p w14:paraId="107D4CF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56" w:type="dxa"/>
            <w:gridSpan w:val="4"/>
            <w:tcBorders>
              <w:top w:val="single" w:sz="4" w:space="0" w:color="000000"/>
              <w:left w:val="single" w:sz="4" w:space="0" w:color="000000"/>
              <w:bottom w:val="single" w:sz="4" w:space="0" w:color="000000"/>
              <w:right w:val="single" w:sz="4" w:space="0" w:color="000000"/>
            </w:tcBorders>
          </w:tcPr>
          <w:p w14:paraId="31FF3A36" w14:textId="77777777" w:rsidR="001B3463" w:rsidRPr="00FB3979" w:rsidRDefault="001B3463">
            <w:pPr>
              <w:rPr>
                <w:rFonts w:ascii="Times New Roman" w:eastAsia="標楷體" w:hAnsi="Times New Roman" w:cs="標楷體"/>
              </w:rPr>
            </w:pPr>
          </w:p>
        </w:tc>
      </w:tr>
    </w:tbl>
    <w:p w14:paraId="49DF24C4" w14:textId="77777777" w:rsidR="001B3463" w:rsidRPr="00FB3979" w:rsidRDefault="001B3463" w:rsidP="001B3463">
      <w:pPr>
        <w:rPr>
          <w:rFonts w:ascii="Times New Roman" w:eastAsia="標楷體" w:hAnsi="Times New Roman"/>
          <w:b/>
          <w:sz w:val="22"/>
          <w:szCs w:val="22"/>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10923E96" w14:textId="77777777" w:rsidR="001B3463" w:rsidRPr="00FB3979" w:rsidRDefault="001B3463" w:rsidP="001B3463">
      <w:pPr>
        <w:rPr>
          <w:rFonts w:ascii="Times New Roman" w:eastAsia="標楷體" w:hAnsi="Times New Roman"/>
          <w:b/>
          <w:sz w:val="22"/>
          <w:szCs w:val="22"/>
        </w:rPr>
      </w:pPr>
      <w:r w:rsidRPr="00FB3979">
        <w:rPr>
          <w:rFonts w:ascii="Times New Roman" w:eastAsia="標楷體" w:hAnsi="Times New Roman"/>
          <w:b/>
          <w:noProof/>
          <w:sz w:val="22"/>
          <w:szCs w:val="22"/>
        </w:rPr>
        <w:drawing>
          <wp:inline distT="0" distB="0" distL="0" distR="0" wp14:anchorId="6297EDE0" wp14:editId="0E93FD16">
            <wp:extent cx="5419494" cy="3424768"/>
            <wp:effectExtent l="0" t="0" r="0" b="444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2"/>
                    <pic:cNvPicPr>
                      <a:picLocks noChangeAspect="1" noChangeArrowheads="1"/>
                    </pic:cNvPicPr>
                  </pic:nvPicPr>
                  <pic:blipFill>
                    <a:blip r:embed="rId89">
                      <a:extLst>
                        <a:ext uri="{28A0092B-C50C-407E-A947-70E740481C1C}">
                          <a14:useLocalDpi xmlns:a14="http://schemas.microsoft.com/office/drawing/2010/main" val="0"/>
                        </a:ext>
                      </a:extLst>
                    </a:blip>
                    <a:srcRect t="1558"/>
                    <a:stretch>
                      <a:fillRect/>
                    </a:stretch>
                  </pic:blipFill>
                  <pic:spPr bwMode="auto">
                    <a:xfrm>
                      <a:off x="0" y="0"/>
                      <a:ext cx="5432035" cy="3432693"/>
                    </a:xfrm>
                    <a:prstGeom prst="rect">
                      <a:avLst/>
                    </a:prstGeom>
                    <a:noFill/>
                    <a:ln>
                      <a:noFill/>
                    </a:ln>
                  </pic:spPr>
                </pic:pic>
              </a:graphicData>
            </a:graphic>
          </wp:inline>
        </w:drawing>
      </w:r>
      <w:r w:rsidRPr="00FB3979">
        <w:rPr>
          <w:rFonts w:ascii="Times New Roman" w:eastAsia="標楷體" w:hAnsi="Times New Roman" w:hint="eastAsia"/>
          <w:b/>
          <w:noProof/>
          <w:sz w:val="22"/>
          <w:szCs w:val="22"/>
        </w:rPr>
        <w:t xml:space="preserve"> </w:t>
      </w:r>
    </w:p>
    <w:p w14:paraId="5577B517" w14:textId="7696D641" w:rsidR="001B3463" w:rsidRPr="00FB3979" w:rsidRDefault="001B3463" w:rsidP="002B798B">
      <w:pPr>
        <w:pStyle w:val="a9"/>
        <w:widowControl/>
        <w:rPr>
          <w:b/>
          <w:bCs/>
        </w:rPr>
      </w:pPr>
      <w:bookmarkStart w:id="455" w:name="_Toc152429968"/>
      <w:bookmarkStart w:id="456" w:name="_Toc152716160"/>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61</w:t>
      </w:r>
      <w:r w:rsidRPr="00FB3979">
        <w:rPr>
          <w:rFonts w:hint="eastAsia"/>
          <w:b/>
          <w:bCs/>
        </w:rPr>
        <w:fldChar w:fldCharType="end"/>
      </w:r>
      <w:r w:rsidRPr="00FB3979">
        <w:rPr>
          <w:rFonts w:hint="eastAsia"/>
          <w:b/>
          <w:bCs/>
        </w:rPr>
        <w:t xml:space="preserve">  </w:t>
      </w:r>
      <w:r w:rsidRPr="00FB3979">
        <w:rPr>
          <w:rFonts w:hint="eastAsia"/>
          <w:b/>
          <w:bCs/>
        </w:rPr>
        <w:t>新增員工資料功能</w:t>
      </w:r>
      <w:bookmarkEnd w:id="455"/>
      <w:bookmarkEnd w:id="456"/>
    </w:p>
    <w:p w14:paraId="64D726F3" w14:textId="0B5A2823" w:rsidR="001B3463" w:rsidRPr="00FB3979" w:rsidRDefault="001B3463" w:rsidP="00A611FB">
      <w:pPr>
        <w:pStyle w:val="a9"/>
      </w:pPr>
      <w:bookmarkStart w:id="457" w:name="_Toc152421514"/>
      <w:bookmarkStart w:id="458" w:name="_Toc152716524"/>
      <w:r w:rsidRPr="00FB3979">
        <w:rPr>
          <w:rFonts w:hint="eastAsia"/>
        </w:rPr>
        <w:lastRenderedPageBreak/>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43</w:t>
      </w:r>
      <w:r w:rsidRPr="00FB3979">
        <w:rPr>
          <w:rFonts w:hint="eastAsia"/>
        </w:rPr>
        <w:fldChar w:fldCharType="end"/>
      </w:r>
      <w:r w:rsidRPr="00FB3979">
        <w:rPr>
          <w:rFonts w:hint="eastAsia"/>
        </w:rPr>
        <w:t xml:space="preserve">  1-7-10</w:t>
      </w:r>
      <w:r w:rsidRPr="00FB3979">
        <w:rPr>
          <w:rFonts w:hint="eastAsia"/>
        </w:rPr>
        <w:t>修改員工資料</w:t>
      </w:r>
      <w:bookmarkEnd w:id="457"/>
      <w:bookmarkEnd w:id="458"/>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4"/>
        <w:gridCol w:w="1622"/>
        <w:gridCol w:w="1518"/>
        <w:gridCol w:w="1576"/>
        <w:gridCol w:w="2894"/>
      </w:tblGrid>
      <w:tr w:rsidR="001B3463" w:rsidRPr="00FB3979" w14:paraId="2EE3A2B4" w14:textId="77777777" w:rsidTr="00475101">
        <w:trPr>
          <w:trHeight w:val="321"/>
        </w:trPr>
        <w:tc>
          <w:tcPr>
            <w:tcW w:w="8784" w:type="dxa"/>
            <w:gridSpan w:val="5"/>
            <w:tcBorders>
              <w:top w:val="single" w:sz="4" w:space="0" w:color="000000"/>
              <w:left w:val="single" w:sz="4" w:space="0" w:color="000000"/>
              <w:bottom w:val="single" w:sz="4" w:space="0" w:color="000000"/>
              <w:right w:val="single" w:sz="4" w:space="0" w:color="000000"/>
            </w:tcBorders>
            <w:hideMark/>
          </w:tcPr>
          <w:p w14:paraId="2CFE327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1-7-10</w:t>
            </w:r>
            <w:r w:rsidRPr="00FB3979">
              <w:rPr>
                <w:rFonts w:ascii="Times New Roman" w:eastAsia="標楷體" w:hAnsi="Times New Roman" w:cs="標楷體" w:hint="eastAsia"/>
              </w:rPr>
              <w:t>修改員工資料</w:t>
            </w:r>
          </w:p>
        </w:tc>
      </w:tr>
      <w:tr w:rsidR="001B3463" w:rsidRPr="00FB3979" w14:paraId="1CCC5DC9" w14:textId="77777777" w:rsidTr="00475101">
        <w:trPr>
          <w:trHeight w:val="296"/>
        </w:trPr>
        <w:tc>
          <w:tcPr>
            <w:tcW w:w="8784" w:type="dxa"/>
            <w:gridSpan w:val="5"/>
            <w:tcBorders>
              <w:top w:val="single" w:sz="4" w:space="0" w:color="000000"/>
              <w:left w:val="single" w:sz="4" w:space="0" w:color="000000"/>
              <w:bottom w:val="single" w:sz="4" w:space="0" w:color="000000"/>
              <w:right w:val="single" w:sz="4" w:space="0" w:color="000000"/>
            </w:tcBorders>
            <w:hideMark/>
          </w:tcPr>
          <w:p w14:paraId="6DE59D31"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系統管理員可以修改</w:t>
            </w:r>
            <w:r w:rsidRPr="00FB3979">
              <w:rPr>
                <w:rFonts w:ascii="Times New Roman" w:eastAsia="標楷體" w:hAnsi="Times New Roman" w:hint="eastAsia"/>
              </w:rPr>
              <w:t>員工資料</w:t>
            </w:r>
          </w:p>
        </w:tc>
      </w:tr>
      <w:tr w:rsidR="001B3463" w:rsidRPr="00FB3979" w14:paraId="03F56FE8" w14:textId="77777777" w:rsidTr="00475101">
        <w:trPr>
          <w:trHeight w:val="321"/>
        </w:trPr>
        <w:tc>
          <w:tcPr>
            <w:tcW w:w="4314" w:type="dxa"/>
            <w:gridSpan w:val="3"/>
            <w:tcBorders>
              <w:top w:val="single" w:sz="4" w:space="0" w:color="000000"/>
              <w:left w:val="single" w:sz="4" w:space="0" w:color="000000"/>
              <w:bottom w:val="single" w:sz="4" w:space="0" w:color="000000"/>
              <w:right w:val="single" w:sz="4" w:space="0" w:color="000000"/>
            </w:tcBorders>
            <w:hideMark/>
          </w:tcPr>
          <w:p w14:paraId="67369A9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470" w:type="dxa"/>
            <w:gridSpan w:val="2"/>
            <w:tcBorders>
              <w:top w:val="single" w:sz="4" w:space="0" w:color="000000"/>
              <w:left w:val="single" w:sz="4" w:space="0" w:color="000000"/>
              <w:bottom w:val="single" w:sz="4" w:space="0" w:color="000000"/>
              <w:right w:val="single" w:sz="4" w:space="0" w:color="000000"/>
            </w:tcBorders>
            <w:hideMark/>
          </w:tcPr>
          <w:p w14:paraId="34D5AA5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568445AA" w14:textId="77777777" w:rsidTr="00475101">
        <w:trPr>
          <w:trHeight w:val="322"/>
        </w:trPr>
        <w:tc>
          <w:tcPr>
            <w:tcW w:w="2796" w:type="dxa"/>
            <w:gridSpan w:val="2"/>
            <w:tcBorders>
              <w:top w:val="single" w:sz="4" w:space="0" w:color="000000"/>
              <w:left w:val="single" w:sz="4" w:space="0" w:color="000000"/>
              <w:bottom w:val="single" w:sz="4" w:space="0" w:color="000000"/>
              <w:right w:val="single" w:sz="4" w:space="0" w:color="000000"/>
            </w:tcBorders>
            <w:hideMark/>
          </w:tcPr>
          <w:p w14:paraId="79D2BAA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094" w:type="dxa"/>
            <w:gridSpan w:val="2"/>
            <w:tcBorders>
              <w:top w:val="single" w:sz="4" w:space="0" w:color="000000"/>
              <w:left w:val="single" w:sz="4" w:space="0" w:color="000000"/>
              <w:bottom w:val="single" w:sz="4" w:space="0" w:color="000000"/>
              <w:right w:val="single" w:sz="4" w:space="0" w:color="000000"/>
            </w:tcBorders>
            <w:hideMark/>
          </w:tcPr>
          <w:p w14:paraId="244F41F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894" w:type="dxa"/>
            <w:tcBorders>
              <w:top w:val="single" w:sz="4" w:space="0" w:color="000000"/>
              <w:left w:val="single" w:sz="4" w:space="0" w:color="000000"/>
              <w:bottom w:val="single" w:sz="4" w:space="0" w:color="000000"/>
              <w:right w:val="single" w:sz="4" w:space="0" w:color="000000"/>
            </w:tcBorders>
            <w:hideMark/>
          </w:tcPr>
          <w:p w14:paraId="0FA20AC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6C3D4105" w14:textId="77777777" w:rsidTr="00475101">
        <w:trPr>
          <w:trHeight w:val="3452"/>
        </w:trPr>
        <w:tc>
          <w:tcPr>
            <w:tcW w:w="2796" w:type="dxa"/>
            <w:gridSpan w:val="2"/>
            <w:tcBorders>
              <w:top w:val="dashed" w:sz="4" w:space="0" w:color="auto"/>
              <w:left w:val="single" w:sz="4" w:space="0" w:color="000000"/>
              <w:bottom w:val="single" w:sz="4" w:space="0" w:color="000000"/>
              <w:right w:val="single" w:sz="4" w:space="0" w:color="000000"/>
            </w:tcBorders>
          </w:tcPr>
          <w:p w14:paraId="2B716EA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39AE41E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編輯</w:t>
            </w:r>
          </w:p>
          <w:p w14:paraId="6D23EB59" w14:textId="77777777" w:rsidR="001B3463" w:rsidRPr="00FB3979" w:rsidRDefault="001B3463">
            <w:pPr>
              <w:rPr>
                <w:rFonts w:ascii="Times New Roman" w:eastAsia="標楷體" w:hAnsi="Times New Roman" w:cs="標楷體"/>
              </w:rPr>
            </w:pPr>
          </w:p>
          <w:p w14:paraId="1608B5C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6731BA3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rPr>
              <w:t xml:space="preserve"> </w:t>
            </w:r>
            <w:r w:rsidRPr="00FB3979">
              <w:rPr>
                <w:rFonts w:ascii="Times New Roman" w:eastAsia="標楷體" w:hAnsi="Times New Roman" w:cs="標楷體" w:hint="eastAsia"/>
              </w:rPr>
              <w:t>名稱</w:t>
            </w:r>
          </w:p>
          <w:p w14:paraId="79C137D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Email</w:t>
            </w:r>
          </w:p>
          <w:p w14:paraId="048893A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695C92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所屬部門</w:t>
            </w:r>
          </w:p>
          <w:p w14:paraId="3B51F82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任職</w:t>
            </w:r>
            <w:proofErr w:type="gramStart"/>
            <w:r w:rsidRPr="00FB3979">
              <w:rPr>
                <w:rFonts w:ascii="Times New Roman" w:eastAsia="標楷體" w:hAnsi="Times New Roman" w:cs="標楷體" w:hint="eastAsia"/>
              </w:rPr>
              <w:t>膱</w:t>
            </w:r>
            <w:proofErr w:type="gramEnd"/>
            <w:r w:rsidRPr="00FB3979">
              <w:rPr>
                <w:rFonts w:ascii="Times New Roman" w:eastAsia="標楷體" w:hAnsi="Times New Roman" w:cs="標楷體" w:hint="eastAsia"/>
              </w:rPr>
              <w:t>位</w:t>
            </w:r>
          </w:p>
          <w:p w14:paraId="52AA42C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申請日期</w:t>
            </w:r>
          </w:p>
          <w:p w14:paraId="68D12FE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啟用日期</w:t>
            </w:r>
          </w:p>
          <w:p w14:paraId="3C286A3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啟用人員</w:t>
            </w:r>
          </w:p>
          <w:p w14:paraId="757EC47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啟用狀態</w:t>
            </w:r>
          </w:p>
          <w:p w14:paraId="1B452F2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482EBE1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44403B4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r w:rsidRPr="00FB3979">
              <w:rPr>
                <w:rFonts w:ascii="Times New Roman" w:eastAsia="標楷體" w:hAnsi="Times New Roman" w:cs="標楷體" w:hint="eastAsia"/>
              </w:rPr>
              <w:t>/</w:t>
            </w:r>
            <w:r w:rsidRPr="00FB3979">
              <w:rPr>
                <w:rFonts w:ascii="Times New Roman" w:eastAsia="標楷體" w:hAnsi="Times New Roman" w:cs="標楷體" w:hint="eastAsia"/>
              </w:rPr>
              <w:t>刪除</w:t>
            </w:r>
          </w:p>
        </w:tc>
        <w:tc>
          <w:tcPr>
            <w:tcW w:w="3094" w:type="dxa"/>
            <w:gridSpan w:val="2"/>
            <w:tcBorders>
              <w:top w:val="dashed" w:sz="4" w:space="0" w:color="auto"/>
              <w:left w:val="single" w:sz="4" w:space="0" w:color="000000"/>
              <w:bottom w:val="single" w:sz="4" w:space="0" w:color="000000"/>
              <w:right w:val="single" w:sz="4" w:space="0" w:color="000000"/>
            </w:tcBorders>
          </w:tcPr>
          <w:p w14:paraId="6F2FA780" w14:textId="77777777" w:rsidR="001B3463" w:rsidRPr="00FB3979" w:rsidRDefault="001B3463">
            <w:pPr>
              <w:rPr>
                <w:rFonts w:ascii="Times New Roman" w:eastAsia="標楷體" w:hAnsi="Times New Roman" w:cs="標楷體"/>
              </w:rPr>
            </w:pPr>
          </w:p>
          <w:p w14:paraId="1239D1F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依據選擇的員工更新資料庫內容</w:t>
            </w:r>
          </w:p>
          <w:p w14:paraId="4F398D62" w14:textId="77777777" w:rsidR="001B3463" w:rsidRPr="00FB3979" w:rsidRDefault="001B3463">
            <w:pPr>
              <w:rPr>
                <w:rFonts w:ascii="Times New Roman" w:eastAsia="標楷體" w:hAnsi="Times New Roman" w:cs="標楷體"/>
              </w:rPr>
            </w:pPr>
          </w:p>
          <w:p w14:paraId="6DF1C476" w14:textId="77777777" w:rsidR="001B3463" w:rsidRPr="00FB3979" w:rsidRDefault="001B3463">
            <w:pPr>
              <w:rPr>
                <w:rFonts w:ascii="Times New Roman" w:eastAsia="標楷體" w:hAnsi="Times New Roman" w:cs="標楷體"/>
              </w:rPr>
            </w:pPr>
          </w:p>
          <w:p w14:paraId="6F0AD73A" w14:textId="77777777" w:rsidR="001B3463" w:rsidRPr="00FB3979" w:rsidRDefault="001B3463">
            <w:pPr>
              <w:rPr>
                <w:rFonts w:ascii="Times New Roman" w:eastAsia="標楷體" w:hAnsi="Times New Roman" w:cs="標楷體"/>
              </w:rPr>
            </w:pPr>
          </w:p>
          <w:p w14:paraId="0DEFCFB9" w14:textId="77777777" w:rsidR="001B3463" w:rsidRPr="00FB3979" w:rsidRDefault="001B3463">
            <w:pPr>
              <w:rPr>
                <w:rFonts w:ascii="Times New Roman" w:eastAsia="標楷體" w:hAnsi="Times New Roman" w:cs="標楷體"/>
              </w:rPr>
            </w:pPr>
          </w:p>
        </w:tc>
        <w:tc>
          <w:tcPr>
            <w:tcW w:w="2894" w:type="dxa"/>
            <w:tcBorders>
              <w:top w:val="dashed" w:sz="4" w:space="0" w:color="auto"/>
              <w:left w:val="single" w:sz="4" w:space="0" w:color="000000"/>
              <w:bottom w:val="single" w:sz="4" w:space="0" w:color="000000"/>
              <w:right w:val="single" w:sz="4" w:space="0" w:color="000000"/>
            </w:tcBorders>
          </w:tcPr>
          <w:p w14:paraId="4400A53A" w14:textId="77777777" w:rsidR="001B3463" w:rsidRPr="00FB3979" w:rsidRDefault="001B3463">
            <w:pPr>
              <w:rPr>
                <w:rFonts w:ascii="Times New Roman" w:eastAsia="標楷體" w:hAnsi="Times New Roman" w:cs="標楷體"/>
              </w:rPr>
            </w:pPr>
          </w:p>
          <w:p w14:paraId="67CF84A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顯示修改的彈跳視窗</w:t>
            </w:r>
          </w:p>
          <w:p w14:paraId="1F21BC30" w14:textId="77777777" w:rsidR="001B3463" w:rsidRPr="00FB3979" w:rsidRDefault="001B3463">
            <w:pPr>
              <w:rPr>
                <w:rFonts w:ascii="Times New Roman" w:eastAsia="標楷體" w:hAnsi="Times New Roman" w:cs="標楷體"/>
              </w:rPr>
            </w:pPr>
          </w:p>
        </w:tc>
      </w:tr>
      <w:tr w:rsidR="001B3463" w:rsidRPr="00FB3979" w14:paraId="4F8E3BA3" w14:textId="77777777" w:rsidTr="00475101">
        <w:trPr>
          <w:trHeight w:val="321"/>
        </w:trPr>
        <w:tc>
          <w:tcPr>
            <w:tcW w:w="1174" w:type="dxa"/>
            <w:tcBorders>
              <w:top w:val="single" w:sz="4" w:space="0" w:color="000000"/>
              <w:left w:val="single" w:sz="4" w:space="0" w:color="000000"/>
              <w:bottom w:val="single" w:sz="4" w:space="0" w:color="000000"/>
              <w:right w:val="single" w:sz="4" w:space="0" w:color="000000"/>
            </w:tcBorders>
            <w:hideMark/>
          </w:tcPr>
          <w:p w14:paraId="04F456E1"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10" w:type="dxa"/>
            <w:gridSpan w:val="4"/>
            <w:tcBorders>
              <w:top w:val="single" w:sz="4" w:space="0" w:color="000000"/>
              <w:left w:val="single" w:sz="4" w:space="0" w:color="000000"/>
              <w:bottom w:val="single" w:sz="4" w:space="0" w:color="000000"/>
              <w:right w:val="single" w:sz="4" w:space="0" w:color="000000"/>
            </w:tcBorders>
          </w:tcPr>
          <w:p w14:paraId="2CB5A52B" w14:textId="77777777" w:rsidR="001B3463" w:rsidRPr="00FB3979" w:rsidRDefault="001B3463">
            <w:pPr>
              <w:rPr>
                <w:rFonts w:ascii="Times New Roman" w:eastAsia="標楷體" w:hAnsi="Times New Roman" w:cs="標楷體"/>
              </w:rPr>
            </w:pPr>
          </w:p>
        </w:tc>
      </w:tr>
    </w:tbl>
    <w:p w14:paraId="1E92ADF7" w14:textId="77777777" w:rsidR="001B3463" w:rsidRPr="00FB3979" w:rsidRDefault="001B3463" w:rsidP="001B3463">
      <w:pPr>
        <w:jc w:val="center"/>
        <w:rPr>
          <w:rFonts w:ascii="Times New Roman" w:eastAsia="標楷體" w:hAnsi="Times New Roman"/>
          <w:b/>
          <w:sz w:val="22"/>
          <w:szCs w:val="22"/>
        </w:rPr>
      </w:pPr>
    </w:p>
    <w:p w14:paraId="7C2896B9" w14:textId="77777777" w:rsidR="001B3463" w:rsidRPr="00FB3979" w:rsidRDefault="001B3463" w:rsidP="001B3463">
      <w:pPr>
        <w:rPr>
          <w:rFonts w:ascii="Times New Roman" w:eastAsia="標楷體" w:hAnsi="Times New Roman"/>
          <w:b/>
          <w:sz w:val="22"/>
          <w:szCs w:val="22"/>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3C2B27AD" w14:textId="77777777" w:rsidR="001B3463" w:rsidRPr="00FB3979" w:rsidRDefault="001B3463" w:rsidP="001B3463">
      <w:pPr>
        <w:rPr>
          <w:rFonts w:ascii="Times New Roman" w:eastAsia="標楷體" w:hAnsi="Times New Roman"/>
          <w:b/>
          <w:noProof/>
          <w:sz w:val="22"/>
          <w:szCs w:val="22"/>
        </w:rPr>
      </w:pPr>
      <w:r w:rsidRPr="00FB3979">
        <w:rPr>
          <w:rFonts w:ascii="Times New Roman" w:eastAsia="標楷體" w:hAnsi="Times New Roman" w:hint="eastAsia"/>
          <w:noProof/>
        </w:rPr>
        <mc:AlternateContent>
          <mc:Choice Requires="wps">
            <w:drawing>
              <wp:anchor distT="0" distB="0" distL="114300" distR="114300" simplePos="0" relativeHeight="251665408" behindDoc="0" locked="0" layoutInCell="1" allowOverlap="1" wp14:anchorId="46D38F9B" wp14:editId="18D20AFE">
                <wp:simplePos x="0" y="0"/>
                <wp:positionH relativeFrom="column">
                  <wp:posOffset>1072342</wp:posOffset>
                </wp:positionH>
                <wp:positionV relativeFrom="paragraph">
                  <wp:posOffset>901296</wp:posOffset>
                </wp:positionV>
                <wp:extent cx="986790" cy="190500"/>
                <wp:effectExtent l="0" t="0" r="22860" b="19050"/>
                <wp:wrapNone/>
                <wp:docPr id="90" name="矩形 90"/>
                <wp:cNvGraphicFramePr/>
                <a:graphic xmlns:a="http://schemas.openxmlformats.org/drawingml/2006/main">
                  <a:graphicData uri="http://schemas.microsoft.com/office/word/2010/wordprocessingShape">
                    <wps:wsp>
                      <wps:cNvSpPr/>
                      <wps:spPr>
                        <a:xfrm>
                          <a:off x="0" y="0"/>
                          <a:ext cx="986790" cy="190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7CBA5" id="矩形 90" o:spid="_x0000_s1026" style="position:absolute;margin-left:84.45pt;margin-top:70.95pt;width:77.7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" fillcolor="white [3212]" strokecolor="white [3212]" strokeweight="2pt"/>
            </w:pict>
          </mc:Fallback>
        </mc:AlternateContent>
      </w:r>
      <w:r w:rsidRPr="00FB3979">
        <w:rPr>
          <w:rFonts w:ascii="Times New Roman" w:eastAsia="標楷體" w:hAnsi="Times New Roman"/>
          <w:b/>
          <w:noProof/>
          <w:sz w:val="22"/>
          <w:szCs w:val="22"/>
        </w:rPr>
        <w:drawing>
          <wp:inline distT="0" distB="0" distL="0" distR="0" wp14:anchorId="51C837F9" wp14:editId="700B7E67">
            <wp:extent cx="5562600" cy="3593278"/>
            <wp:effectExtent l="0" t="0" r="0" b="762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5"/>
                    <pic:cNvPicPr>
                      <a:picLocks noChangeAspect="1" noChangeArrowheads="1"/>
                    </pic:cNvPicPr>
                  </pic:nvPicPr>
                  <pic:blipFill>
                    <a:blip r:embed="rId90">
                      <a:extLst>
                        <a:ext uri="{28A0092B-C50C-407E-A947-70E740481C1C}">
                          <a14:useLocalDpi xmlns:a14="http://schemas.microsoft.com/office/drawing/2010/main" val="0"/>
                        </a:ext>
                      </a:extLst>
                    </a:blip>
                    <a:srcRect t="1514"/>
                    <a:stretch>
                      <a:fillRect/>
                    </a:stretch>
                  </pic:blipFill>
                  <pic:spPr bwMode="auto">
                    <a:xfrm>
                      <a:off x="0" y="0"/>
                      <a:ext cx="5570148" cy="3598154"/>
                    </a:xfrm>
                    <a:prstGeom prst="rect">
                      <a:avLst/>
                    </a:prstGeom>
                    <a:noFill/>
                    <a:ln>
                      <a:noFill/>
                    </a:ln>
                  </pic:spPr>
                </pic:pic>
              </a:graphicData>
            </a:graphic>
          </wp:inline>
        </w:drawing>
      </w:r>
      <w:r w:rsidRPr="00FB3979">
        <w:rPr>
          <w:rFonts w:ascii="Times New Roman" w:eastAsia="標楷體" w:hAnsi="Times New Roman" w:hint="eastAsia"/>
          <w:b/>
          <w:noProof/>
          <w:sz w:val="22"/>
          <w:szCs w:val="22"/>
        </w:rPr>
        <w:t xml:space="preserve"> </w:t>
      </w:r>
    </w:p>
    <w:p w14:paraId="5E9DE40C" w14:textId="094B999A" w:rsidR="001B3463" w:rsidRPr="00FB3979" w:rsidRDefault="001B3463" w:rsidP="002B798B">
      <w:pPr>
        <w:pStyle w:val="a9"/>
        <w:widowControl/>
        <w:rPr>
          <w:b/>
          <w:bCs/>
        </w:rPr>
      </w:pPr>
      <w:bookmarkStart w:id="459" w:name="_Toc152429969"/>
      <w:bookmarkStart w:id="460" w:name="_Toc152716161"/>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62</w:t>
      </w:r>
      <w:r w:rsidRPr="00FB3979">
        <w:rPr>
          <w:rFonts w:hint="eastAsia"/>
          <w:b/>
          <w:bCs/>
        </w:rPr>
        <w:fldChar w:fldCharType="end"/>
      </w:r>
      <w:r w:rsidRPr="00FB3979">
        <w:rPr>
          <w:rFonts w:hint="eastAsia"/>
          <w:b/>
          <w:bCs/>
        </w:rPr>
        <w:t xml:space="preserve">  </w:t>
      </w:r>
      <w:r w:rsidRPr="00FB3979">
        <w:rPr>
          <w:rFonts w:hint="eastAsia"/>
          <w:b/>
          <w:bCs/>
        </w:rPr>
        <w:t>修改員工資料頁面</w:t>
      </w:r>
      <w:bookmarkEnd w:id="459"/>
      <w:bookmarkEnd w:id="460"/>
    </w:p>
    <w:p w14:paraId="1786F7F7" w14:textId="3329913B" w:rsidR="001B3463" w:rsidRPr="00FB3979" w:rsidRDefault="001B3463" w:rsidP="00C4723A">
      <w:pPr>
        <w:pStyle w:val="4"/>
        <w:ind w:left="720"/>
      </w:pPr>
      <w:bookmarkStart w:id="461" w:name="_Toc152421515"/>
      <w:bookmarkStart w:id="462" w:name="_Toc152677839"/>
      <w:r w:rsidRPr="00FB3979">
        <w:rPr>
          <w:rFonts w:hint="eastAsia"/>
        </w:rPr>
        <w:lastRenderedPageBreak/>
        <w:t>1-7-11</w:t>
      </w:r>
      <w:r w:rsidRPr="00FB3979">
        <w:rPr>
          <w:rFonts w:hint="eastAsia"/>
        </w:rPr>
        <w:t>員工資料</w:t>
      </w:r>
      <w:r w:rsidRPr="00FB3979">
        <w:rPr>
          <w:rFonts w:hint="eastAsia"/>
        </w:rPr>
        <w:t>-</w:t>
      </w:r>
      <w:r w:rsidRPr="00FB3979">
        <w:rPr>
          <w:rFonts w:hint="eastAsia"/>
        </w:rPr>
        <w:t>特殊授權功能</w:t>
      </w:r>
      <w:bookmarkEnd w:id="461"/>
      <w:bookmarkEnd w:id="462"/>
    </w:p>
    <w:p w14:paraId="56CD4133" w14:textId="77777777" w:rsidR="00762532" w:rsidRPr="00FB3979" w:rsidRDefault="00762532" w:rsidP="00762532">
      <w:pPr>
        <w:rPr>
          <w:rFonts w:ascii="Times New Roman" w:eastAsia="標楷體" w:hAnsi="Times New Roman"/>
        </w:rPr>
      </w:pPr>
    </w:p>
    <w:p w14:paraId="66AA7C53" w14:textId="11047446" w:rsidR="00A611FB" w:rsidRPr="00FB3979" w:rsidRDefault="00A611FB" w:rsidP="00762532">
      <w:pPr>
        <w:pStyle w:val="a9"/>
      </w:pPr>
      <w:bookmarkStart w:id="463" w:name="_Toc152716525"/>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44</w:t>
      </w:r>
      <w:r w:rsidRPr="00FB3979">
        <w:rPr>
          <w:rFonts w:hint="eastAsia"/>
        </w:rPr>
        <w:fldChar w:fldCharType="end"/>
      </w:r>
      <w:r w:rsidRPr="00FB3979">
        <w:rPr>
          <w:rFonts w:hint="eastAsia"/>
        </w:rPr>
        <w:t xml:space="preserve">  1-7-11</w:t>
      </w:r>
      <w:r w:rsidRPr="00FB3979">
        <w:rPr>
          <w:rFonts w:hint="eastAsia"/>
        </w:rPr>
        <w:t>員工資料</w:t>
      </w:r>
      <w:r w:rsidRPr="00FB3979">
        <w:rPr>
          <w:rFonts w:hint="eastAsia"/>
        </w:rPr>
        <w:t>-</w:t>
      </w:r>
      <w:r w:rsidRPr="00FB3979">
        <w:rPr>
          <w:rFonts w:hint="eastAsia"/>
        </w:rPr>
        <w:t>特殊授權功能</w:t>
      </w:r>
      <w:bookmarkEnd w:id="463"/>
    </w:p>
    <w:tbl>
      <w:tblPr>
        <w:tblpPr w:leftFromText="180" w:rightFromText="180" w:vertAnchor="text" w:horzAnchor="margin" w:tblpY="4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8"/>
        <w:gridCol w:w="1670"/>
        <w:gridCol w:w="1562"/>
        <w:gridCol w:w="1622"/>
        <w:gridCol w:w="2722"/>
      </w:tblGrid>
      <w:tr w:rsidR="001B3463" w:rsidRPr="00FB3979" w14:paraId="432B523A" w14:textId="77777777" w:rsidTr="00DC008C">
        <w:trPr>
          <w:trHeight w:val="332"/>
        </w:trPr>
        <w:tc>
          <w:tcPr>
            <w:tcW w:w="8784" w:type="dxa"/>
            <w:gridSpan w:val="5"/>
            <w:tcBorders>
              <w:top w:val="single" w:sz="4" w:space="0" w:color="000000"/>
              <w:left w:val="single" w:sz="4" w:space="0" w:color="000000"/>
              <w:bottom w:val="single" w:sz="4" w:space="0" w:color="000000"/>
              <w:right w:val="single" w:sz="4" w:space="0" w:color="000000"/>
            </w:tcBorders>
            <w:hideMark/>
          </w:tcPr>
          <w:p w14:paraId="2FE36F2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1-7-11</w:t>
            </w:r>
            <w:r w:rsidRPr="00FB3979">
              <w:rPr>
                <w:rFonts w:ascii="Times New Roman" w:eastAsia="標楷體" w:hAnsi="Times New Roman" w:cs="標楷體" w:hint="eastAsia"/>
              </w:rPr>
              <w:t>員工資料</w:t>
            </w:r>
            <w:r w:rsidRPr="00FB3979">
              <w:rPr>
                <w:rFonts w:ascii="Times New Roman" w:eastAsia="標楷體" w:hAnsi="Times New Roman" w:cs="標楷體" w:hint="eastAsia"/>
              </w:rPr>
              <w:t>-</w:t>
            </w:r>
            <w:r w:rsidRPr="00FB3979">
              <w:rPr>
                <w:rFonts w:ascii="Times New Roman" w:eastAsia="標楷體" w:hAnsi="Times New Roman" w:cs="標楷體" w:hint="eastAsia"/>
              </w:rPr>
              <w:t>特殊授權功能</w:t>
            </w:r>
          </w:p>
        </w:tc>
      </w:tr>
      <w:tr w:rsidR="001B3463" w:rsidRPr="00FB3979" w14:paraId="0D4E0653" w14:textId="77777777" w:rsidTr="00DC008C">
        <w:trPr>
          <w:trHeight w:val="306"/>
        </w:trPr>
        <w:tc>
          <w:tcPr>
            <w:tcW w:w="8784" w:type="dxa"/>
            <w:gridSpan w:val="5"/>
            <w:tcBorders>
              <w:top w:val="single" w:sz="4" w:space="0" w:color="000000"/>
              <w:left w:val="single" w:sz="4" w:space="0" w:color="000000"/>
              <w:bottom w:val="single" w:sz="4" w:space="0" w:color="000000"/>
              <w:right w:val="single" w:sz="4" w:space="0" w:color="000000"/>
            </w:tcBorders>
            <w:hideMark/>
          </w:tcPr>
          <w:p w14:paraId="6FFE63F8"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授予指定員工特殊權限</w:t>
            </w:r>
          </w:p>
        </w:tc>
      </w:tr>
      <w:tr w:rsidR="001B3463" w:rsidRPr="00FB3979" w14:paraId="6F50E2FA" w14:textId="77777777" w:rsidTr="00DC008C">
        <w:trPr>
          <w:trHeight w:val="332"/>
        </w:trPr>
        <w:tc>
          <w:tcPr>
            <w:tcW w:w="4440" w:type="dxa"/>
            <w:gridSpan w:val="3"/>
            <w:tcBorders>
              <w:top w:val="single" w:sz="4" w:space="0" w:color="000000"/>
              <w:left w:val="single" w:sz="4" w:space="0" w:color="000000"/>
              <w:bottom w:val="single" w:sz="4" w:space="0" w:color="000000"/>
              <w:right w:val="single" w:sz="4" w:space="0" w:color="000000"/>
            </w:tcBorders>
            <w:hideMark/>
          </w:tcPr>
          <w:p w14:paraId="055560E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44" w:type="dxa"/>
            <w:gridSpan w:val="2"/>
            <w:tcBorders>
              <w:top w:val="single" w:sz="4" w:space="0" w:color="000000"/>
              <w:left w:val="single" w:sz="4" w:space="0" w:color="000000"/>
              <w:bottom w:val="single" w:sz="4" w:space="0" w:color="000000"/>
              <w:right w:val="single" w:sz="4" w:space="0" w:color="000000"/>
            </w:tcBorders>
            <w:hideMark/>
          </w:tcPr>
          <w:p w14:paraId="3773C4C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4CA8F07A" w14:textId="77777777" w:rsidTr="00DC008C">
        <w:trPr>
          <w:trHeight w:val="348"/>
        </w:trPr>
        <w:tc>
          <w:tcPr>
            <w:tcW w:w="2878" w:type="dxa"/>
            <w:gridSpan w:val="2"/>
            <w:tcBorders>
              <w:top w:val="single" w:sz="4" w:space="0" w:color="000000"/>
              <w:left w:val="single" w:sz="4" w:space="0" w:color="000000"/>
              <w:bottom w:val="single" w:sz="4" w:space="0" w:color="000000"/>
              <w:right w:val="single" w:sz="4" w:space="0" w:color="000000"/>
            </w:tcBorders>
            <w:hideMark/>
          </w:tcPr>
          <w:p w14:paraId="0D20851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84" w:type="dxa"/>
            <w:gridSpan w:val="2"/>
            <w:tcBorders>
              <w:top w:val="single" w:sz="4" w:space="0" w:color="000000"/>
              <w:left w:val="single" w:sz="4" w:space="0" w:color="000000"/>
              <w:bottom w:val="single" w:sz="4" w:space="0" w:color="000000"/>
              <w:right w:val="single" w:sz="4" w:space="0" w:color="000000"/>
            </w:tcBorders>
            <w:hideMark/>
          </w:tcPr>
          <w:p w14:paraId="339F596A"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22" w:type="dxa"/>
            <w:tcBorders>
              <w:top w:val="single" w:sz="4" w:space="0" w:color="000000"/>
              <w:left w:val="single" w:sz="4" w:space="0" w:color="000000"/>
              <w:bottom w:val="single" w:sz="4" w:space="0" w:color="000000"/>
              <w:right w:val="single" w:sz="4" w:space="0" w:color="000000"/>
            </w:tcBorders>
            <w:hideMark/>
          </w:tcPr>
          <w:p w14:paraId="033613F9"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26551DD2" w14:textId="77777777" w:rsidTr="00DC008C">
        <w:trPr>
          <w:trHeight w:val="3107"/>
        </w:trPr>
        <w:tc>
          <w:tcPr>
            <w:tcW w:w="2878" w:type="dxa"/>
            <w:gridSpan w:val="2"/>
            <w:tcBorders>
              <w:top w:val="single" w:sz="4" w:space="0" w:color="000000"/>
              <w:left w:val="single" w:sz="4" w:space="0" w:color="000000"/>
              <w:bottom w:val="single" w:sz="4" w:space="0" w:color="000000"/>
              <w:right w:val="single" w:sz="4" w:space="0" w:color="000000"/>
            </w:tcBorders>
          </w:tcPr>
          <w:p w14:paraId="081E5AEF"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F932871"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特殊授權</w:t>
            </w:r>
          </w:p>
          <w:p w14:paraId="1B833193" w14:textId="77777777" w:rsidR="001B3463" w:rsidRPr="00FB3979" w:rsidRDefault="001B3463">
            <w:pPr>
              <w:rPr>
                <w:rFonts w:ascii="Times New Roman" w:eastAsia="標楷體" w:hAnsi="Times New Roman" w:cs="標楷體"/>
              </w:rPr>
            </w:pPr>
          </w:p>
          <w:p w14:paraId="1311829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21CA7D98"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Segoe UI Symbol" w:eastAsia="標楷體" w:hAnsi="Segoe UI Symbol" w:cs="Segoe UI Symbol"/>
              </w:rPr>
              <w:t>☑</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授權</w:t>
            </w:r>
          </w:p>
          <w:p w14:paraId="7040FB4B" w14:textId="77777777" w:rsidR="001B3463" w:rsidRPr="00FB3979" w:rsidRDefault="001B3463">
            <w:pPr>
              <w:rPr>
                <w:rFonts w:ascii="Times New Roman" w:eastAsia="標楷體" w:hAnsi="Times New Roman" w:cs="標楷體"/>
              </w:rPr>
            </w:pPr>
          </w:p>
          <w:p w14:paraId="07F56C9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6D54094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4BF44DD2"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184" w:type="dxa"/>
            <w:gridSpan w:val="2"/>
            <w:tcBorders>
              <w:top w:val="single" w:sz="4" w:space="0" w:color="000000"/>
              <w:left w:val="single" w:sz="4" w:space="0" w:color="000000"/>
              <w:bottom w:val="single" w:sz="4" w:space="0" w:color="000000"/>
              <w:right w:val="single" w:sz="4" w:space="0" w:color="000000"/>
            </w:tcBorders>
          </w:tcPr>
          <w:p w14:paraId="765A3C24" w14:textId="77777777" w:rsidR="001B3463" w:rsidRPr="00FB3979" w:rsidRDefault="001B3463">
            <w:pPr>
              <w:rPr>
                <w:rFonts w:ascii="Times New Roman" w:eastAsia="標楷體" w:hAnsi="Times New Roman" w:cs="標楷體"/>
              </w:rPr>
            </w:pPr>
          </w:p>
          <w:p w14:paraId="7EC21C8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依據勾選的授權更新資料庫員工權限</w:t>
            </w:r>
          </w:p>
          <w:p w14:paraId="77CD2CCC" w14:textId="77777777" w:rsidR="001B3463" w:rsidRPr="00FB3979" w:rsidRDefault="001B3463">
            <w:pPr>
              <w:rPr>
                <w:rFonts w:ascii="Times New Roman" w:eastAsia="標楷體" w:hAnsi="Times New Roman" w:cs="標楷體"/>
              </w:rPr>
            </w:pPr>
          </w:p>
          <w:p w14:paraId="153C9283" w14:textId="77777777" w:rsidR="001B3463" w:rsidRPr="00FB3979" w:rsidRDefault="001B3463">
            <w:pPr>
              <w:rPr>
                <w:rFonts w:ascii="Times New Roman" w:eastAsia="標楷體" w:hAnsi="Times New Roman" w:cs="標楷體"/>
              </w:rPr>
            </w:pPr>
          </w:p>
          <w:p w14:paraId="4FCD5D91" w14:textId="77777777" w:rsidR="001B3463" w:rsidRPr="00FB3979" w:rsidRDefault="001B3463">
            <w:pPr>
              <w:rPr>
                <w:rFonts w:ascii="Times New Roman" w:eastAsia="標楷體" w:hAnsi="Times New Roman" w:cs="標楷體"/>
              </w:rPr>
            </w:pPr>
          </w:p>
        </w:tc>
        <w:tc>
          <w:tcPr>
            <w:tcW w:w="2722" w:type="dxa"/>
            <w:tcBorders>
              <w:top w:val="single" w:sz="4" w:space="0" w:color="000000"/>
              <w:left w:val="single" w:sz="4" w:space="0" w:color="000000"/>
              <w:bottom w:val="single" w:sz="4" w:space="0" w:color="000000"/>
              <w:right w:val="single" w:sz="4" w:space="0" w:color="000000"/>
            </w:tcBorders>
          </w:tcPr>
          <w:p w14:paraId="148B637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顯示特殊授權的彈跳視窗</w:t>
            </w:r>
          </w:p>
          <w:p w14:paraId="42727869" w14:textId="77777777" w:rsidR="001B3463" w:rsidRPr="00FB3979" w:rsidRDefault="001B3463">
            <w:pPr>
              <w:rPr>
                <w:rFonts w:ascii="Times New Roman" w:eastAsia="標楷體" w:hAnsi="Times New Roman" w:cs="標楷體"/>
              </w:rPr>
            </w:pPr>
          </w:p>
          <w:p w14:paraId="3C821AE1" w14:textId="77777777" w:rsidR="001B3463" w:rsidRPr="00FB3979" w:rsidRDefault="001B3463">
            <w:pPr>
              <w:rPr>
                <w:rFonts w:ascii="Times New Roman" w:eastAsia="標楷體" w:hAnsi="Times New Roman" w:cs="標楷體"/>
              </w:rPr>
            </w:pPr>
          </w:p>
          <w:p w14:paraId="664DEF32" w14:textId="77777777" w:rsidR="001B3463" w:rsidRPr="00FB3979" w:rsidRDefault="001B3463">
            <w:pPr>
              <w:rPr>
                <w:rFonts w:ascii="Times New Roman" w:eastAsia="標楷體" w:hAnsi="Times New Roman" w:cs="標楷體"/>
              </w:rPr>
            </w:pPr>
          </w:p>
          <w:p w14:paraId="56DE399D" w14:textId="77777777" w:rsidR="001B3463" w:rsidRPr="00FB3979" w:rsidRDefault="001B3463">
            <w:pPr>
              <w:rPr>
                <w:rFonts w:ascii="Times New Roman" w:eastAsia="標楷體" w:hAnsi="Times New Roman" w:cs="標楷體"/>
              </w:rPr>
            </w:pPr>
          </w:p>
        </w:tc>
      </w:tr>
      <w:tr w:rsidR="001B3463" w:rsidRPr="00FB3979" w14:paraId="7426DE77" w14:textId="77777777" w:rsidTr="00DC008C">
        <w:trPr>
          <w:trHeight w:val="332"/>
        </w:trPr>
        <w:tc>
          <w:tcPr>
            <w:tcW w:w="1208" w:type="dxa"/>
            <w:tcBorders>
              <w:top w:val="single" w:sz="4" w:space="0" w:color="000000"/>
              <w:left w:val="single" w:sz="4" w:space="0" w:color="000000"/>
              <w:bottom w:val="single" w:sz="4" w:space="0" w:color="000000"/>
              <w:right w:val="single" w:sz="4" w:space="0" w:color="000000"/>
            </w:tcBorders>
            <w:hideMark/>
          </w:tcPr>
          <w:p w14:paraId="2A65B657"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76" w:type="dxa"/>
            <w:gridSpan w:val="4"/>
            <w:tcBorders>
              <w:top w:val="single" w:sz="4" w:space="0" w:color="000000"/>
              <w:left w:val="single" w:sz="4" w:space="0" w:color="000000"/>
              <w:bottom w:val="single" w:sz="4" w:space="0" w:color="000000"/>
              <w:right w:val="single" w:sz="4" w:space="0" w:color="000000"/>
            </w:tcBorders>
          </w:tcPr>
          <w:p w14:paraId="1B10F229" w14:textId="77777777" w:rsidR="001B3463" w:rsidRPr="00FB3979" w:rsidRDefault="001B3463">
            <w:pPr>
              <w:rPr>
                <w:rFonts w:ascii="Times New Roman" w:eastAsia="標楷體" w:hAnsi="Times New Roman" w:cs="標楷體"/>
              </w:rPr>
            </w:pPr>
          </w:p>
        </w:tc>
      </w:tr>
    </w:tbl>
    <w:p w14:paraId="123177B1" w14:textId="77777777" w:rsidR="001B3463" w:rsidRPr="00FB3979" w:rsidRDefault="001B3463" w:rsidP="001B3463">
      <w:pPr>
        <w:rPr>
          <w:rFonts w:ascii="Times New Roman" w:eastAsia="標楷體" w:hAnsi="Times New Roman" w:cs="標楷體"/>
          <w:b/>
        </w:rPr>
      </w:pPr>
    </w:p>
    <w:p w14:paraId="0EC9698A" w14:textId="77777777" w:rsidR="001B3463" w:rsidRPr="00FB3979" w:rsidRDefault="001B3463" w:rsidP="001B3463">
      <w:pPr>
        <w:rPr>
          <w:rFonts w:ascii="Times New Roman" w:eastAsia="標楷體" w:hAnsi="Times New Roman" w:cs="標楷體"/>
          <w:noProof/>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5FE29B5D" w14:textId="77777777" w:rsidR="001B3463" w:rsidRPr="00FB3979" w:rsidRDefault="001B3463" w:rsidP="001B3463">
      <w:pPr>
        <w:jc w:val="center"/>
        <w:rPr>
          <w:rFonts w:ascii="Times New Roman" w:eastAsia="標楷體" w:hAnsi="Times New Roman"/>
          <w:b/>
          <w:sz w:val="22"/>
          <w:szCs w:val="22"/>
        </w:rPr>
      </w:pPr>
      <w:r w:rsidRPr="00FB3979">
        <w:rPr>
          <w:rFonts w:ascii="Times New Roman" w:eastAsia="標楷體" w:hAnsi="Times New Roman" w:hint="eastAsia"/>
          <w:noProof/>
        </w:rPr>
        <mc:AlternateContent>
          <mc:Choice Requires="wps">
            <w:drawing>
              <wp:anchor distT="0" distB="0" distL="114300" distR="114300" simplePos="0" relativeHeight="251666432" behindDoc="0" locked="0" layoutInCell="1" allowOverlap="1" wp14:anchorId="001092A1" wp14:editId="0AFB98CB">
                <wp:simplePos x="0" y="0"/>
                <wp:positionH relativeFrom="column">
                  <wp:posOffset>1171229</wp:posOffset>
                </wp:positionH>
                <wp:positionV relativeFrom="paragraph">
                  <wp:posOffset>872721</wp:posOffset>
                </wp:positionV>
                <wp:extent cx="914400" cy="117764"/>
                <wp:effectExtent l="0" t="0" r="19050" b="15875"/>
                <wp:wrapNone/>
                <wp:docPr id="89" name="矩形 89"/>
                <wp:cNvGraphicFramePr/>
                <a:graphic xmlns:a="http://schemas.openxmlformats.org/drawingml/2006/main">
                  <a:graphicData uri="http://schemas.microsoft.com/office/word/2010/wordprocessingShape">
                    <wps:wsp>
                      <wps:cNvSpPr/>
                      <wps:spPr>
                        <a:xfrm>
                          <a:off x="0" y="0"/>
                          <a:ext cx="914400" cy="11776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F189039" id="矩形 89" o:spid="_x0000_s1026" style="position:absolute;margin-left:92.2pt;margin-top:68.7pt;width:1in;height: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" fillcolor="white [3212]" strokecolor="white [3212]" strokeweight="2pt"/>
            </w:pict>
          </mc:Fallback>
        </mc:AlternateContent>
      </w:r>
      <w:r w:rsidRPr="00FB3979">
        <w:rPr>
          <w:rFonts w:ascii="Times New Roman" w:eastAsia="標楷體" w:hAnsi="Times New Roman"/>
          <w:b/>
          <w:noProof/>
          <w:sz w:val="22"/>
          <w:szCs w:val="22"/>
        </w:rPr>
        <w:drawing>
          <wp:inline distT="0" distB="0" distL="0" distR="0" wp14:anchorId="23BCF4E9" wp14:editId="141F68A7">
            <wp:extent cx="5041727" cy="4480560"/>
            <wp:effectExtent l="0" t="0" r="698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7"/>
                    <pic:cNvPicPr>
                      <a:picLocks noChangeAspect="1" noChangeArrowheads="1"/>
                    </pic:cNvPicPr>
                  </pic:nvPicPr>
                  <pic:blipFill>
                    <a:blip r:embed="rId91">
                      <a:extLst>
                        <a:ext uri="{28A0092B-C50C-407E-A947-70E740481C1C}">
                          <a14:useLocalDpi xmlns:a14="http://schemas.microsoft.com/office/drawing/2010/main" val="0"/>
                        </a:ext>
                      </a:extLst>
                    </a:blip>
                    <a:srcRect b="816"/>
                    <a:stretch>
                      <a:fillRect/>
                    </a:stretch>
                  </pic:blipFill>
                  <pic:spPr bwMode="auto">
                    <a:xfrm>
                      <a:off x="0" y="0"/>
                      <a:ext cx="5051268" cy="4489039"/>
                    </a:xfrm>
                    <a:prstGeom prst="rect">
                      <a:avLst/>
                    </a:prstGeom>
                    <a:noFill/>
                    <a:ln>
                      <a:noFill/>
                    </a:ln>
                  </pic:spPr>
                </pic:pic>
              </a:graphicData>
            </a:graphic>
          </wp:inline>
        </w:drawing>
      </w:r>
    </w:p>
    <w:p w14:paraId="29D0484D" w14:textId="5C157310" w:rsidR="00762532" w:rsidRPr="008E4975" w:rsidRDefault="001B3463" w:rsidP="008E4975">
      <w:pPr>
        <w:pStyle w:val="a9"/>
        <w:widowControl/>
        <w:rPr>
          <w:b/>
          <w:bCs/>
        </w:rPr>
      </w:pPr>
      <w:bookmarkStart w:id="464" w:name="_Toc152429970"/>
      <w:bookmarkStart w:id="465" w:name="_Toc152716162"/>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63</w:t>
      </w:r>
      <w:r w:rsidRPr="00FB3979">
        <w:rPr>
          <w:rFonts w:hint="eastAsia"/>
          <w:b/>
          <w:bCs/>
        </w:rPr>
        <w:fldChar w:fldCharType="end"/>
      </w:r>
      <w:r w:rsidRPr="00FB3979">
        <w:rPr>
          <w:rFonts w:hint="eastAsia"/>
          <w:b/>
          <w:bCs/>
        </w:rPr>
        <w:t xml:space="preserve">  </w:t>
      </w:r>
      <w:r w:rsidRPr="00FB3979">
        <w:rPr>
          <w:rFonts w:hint="eastAsia"/>
          <w:b/>
          <w:bCs/>
        </w:rPr>
        <w:t>特殊授權功能頁面</w:t>
      </w:r>
      <w:bookmarkEnd w:id="464"/>
      <w:bookmarkEnd w:id="465"/>
    </w:p>
    <w:p w14:paraId="02EA84D1" w14:textId="1CBAA337" w:rsidR="001B3463" w:rsidRPr="00FB3979" w:rsidRDefault="001B3463" w:rsidP="00A611FB">
      <w:pPr>
        <w:pStyle w:val="4"/>
        <w:ind w:left="720"/>
      </w:pPr>
      <w:bookmarkStart w:id="466" w:name="_Toc152421516"/>
      <w:bookmarkStart w:id="467" w:name="_Toc152677840"/>
      <w:r w:rsidRPr="00FB3979">
        <w:rPr>
          <w:rFonts w:hint="eastAsia"/>
        </w:rPr>
        <w:lastRenderedPageBreak/>
        <w:t>1-7-12</w:t>
      </w:r>
      <w:r w:rsidRPr="00FB3979">
        <w:rPr>
          <w:rFonts w:hint="eastAsia"/>
        </w:rPr>
        <w:t>部門資料</w:t>
      </w:r>
      <w:bookmarkEnd w:id="466"/>
      <w:bookmarkEnd w:id="467"/>
    </w:p>
    <w:p w14:paraId="18F50932" w14:textId="77777777" w:rsidR="00762532" w:rsidRPr="00FB3979" w:rsidRDefault="00762532" w:rsidP="00762532">
      <w:pPr>
        <w:rPr>
          <w:rFonts w:ascii="Times New Roman" w:eastAsia="標楷體" w:hAnsi="Times New Roman"/>
        </w:rPr>
      </w:pPr>
    </w:p>
    <w:p w14:paraId="0E76F69F" w14:textId="190D126E" w:rsidR="00A611FB" w:rsidRPr="00FB3979" w:rsidRDefault="00A611FB" w:rsidP="00762532">
      <w:pPr>
        <w:pStyle w:val="a9"/>
      </w:pPr>
      <w:bookmarkStart w:id="468" w:name="_Toc152716526"/>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45</w:t>
      </w:r>
      <w:r w:rsidRPr="00FB3979">
        <w:rPr>
          <w:rFonts w:hint="eastAsia"/>
        </w:rPr>
        <w:fldChar w:fldCharType="end"/>
      </w:r>
      <w:r w:rsidRPr="00FB3979">
        <w:rPr>
          <w:rFonts w:hint="eastAsia"/>
        </w:rPr>
        <w:t xml:space="preserve">  1-7-12</w:t>
      </w:r>
      <w:r w:rsidRPr="00FB3979">
        <w:rPr>
          <w:rFonts w:hint="eastAsia"/>
        </w:rPr>
        <w:t>部門資料</w:t>
      </w:r>
      <w:bookmarkEnd w:id="468"/>
    </w:p>
    <w:tbl>
      <w:tblPr>
        <w:tblpPr w:leftFromText="180" w:rightFromText="180" w:vertAnchor="text" w:horzAnchor="margin" w:tblpY="42"/>
        <w:tblW w:w="8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8"/>
        <w:gridCol w:w="1504"/>
        <w:gridCol w:w="1699"/>
        <w:gridCol w:w="1406"/>
        <w:gridCol w:w="2999"/>
      </w:tblGrid>
      <w:tr w:rsidR="001B3463" w:rsidRPr="00FB3979" w14:paraId="6D9B8883" w14:textId="77777777" w:rsidTr="00DC008C">
        <w:trPr>
          <w:trHeight w:val="337"/>
        </w:trPr>
        <w:tc>
          <w:tcPr>
            <w:tcW w:w="8806" w:type="dxa"/>
            <w:gridSpan w:val="5"/>
            <w:tcBorders>
              <w:top w:val="single" w:sz="4" w:space="0" w:color="000000"/>
              <w:left w:val="single" w:sz="4" w:space="0" w:color="000000"/>
              <w:bottom w:val="single" w:sz="4" w:space="0" w:color="000000"/>
              <w:right w:val="single" w:sz="4" w:space="0" w:color="000000"/>
            </w:tcBorders>
            <w:hideMark/>
          </w:tcPr>
          <w:p w14:paraId="79F60144"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1-7-12</w:t>
            </w:r>
            <w:r w:rsidRPr="00FB3979">
              <w:rPr>
                <w:rFonts w:ascii="Times New Roman" w:eastAsia="標楷體" w:hAnsi="Times New Roman" w:cs="標楷體" w:hint="eastAsia"/>
              </w:rPr>
              <w:t>部門資料</w:t>
            </w:r>
          </w:p>
        </w:tc>
      </w:tr>
      <w:tr w:rsidR="001B3463" w:rsidRPr="00FB3979" w14:paraId="2477F047" w14:textId="77777777" w:rsidTr="00DC008C">
        <w:trPr>
          <w:trHeight w:val="311"/>
        </w:trPr>
        <w:tc>
          <w:tcPr>
            <w:tcW w:w="8806" w:type="dxa"/>
            <w:gridSpan w:val="5"/>
            <w:tcBorders>
              <w:top w:val="single" w:sz="4" w:space="0" w:color="000000"/>
              <w:left w:val="single" w:sz="4" w:space="0" w:color="000000"/>
              <w:bottom w:val="single" w:sz="4" w:space="0" w:color="000000"/>
              <w:right w:val="single" w:sz="4" w:space="0" w:color="000000"/>
            </w:tcBorders>
            <w:hideMark/>
          </w:tcPr>
          <w:p w14:paraId="02D0EF46"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系統管理員可以瀏覽</w:t>
            </w:r>
            <w:r w:rsidRPr="00FB3979">
              <w:rPr>
                <w:rFonts w:ascii="Times New Roman" w:eastAsia="標楷體" w:hAnsi="Times New Roman" w:cs="標楷體" w:hint="eastAsia"/>
              </w:rPr>
              <w:t>/</w:t>
            </w:r>
            <w:r w:rsidRPr="00FB3979">
              <w:rPr>
                <w:rFonts w:ascii="Times New Roman" w:eastAsia="標楷體" w:hAnsi="Times New Roman" w:hint="eastAsia"/>
              </w:rPr>
              <w:t>新增</w:t>
            </w:r>
            <w:r w:rsidRPr="00FB3979">
              <w:rPr>
                <w:rFonts w:ascii="Times New Roman" w:eastAsia="標楷體" w:hAnsi="Times New Roman" w:hint="eastAsia"/>
              </w:rPr>
              <w:t>/</w:t>
            </w:r>
            <w:r w:rsidRPr="00FB3979">
              <w:rPr>
                <w:rFonts w:ascii="Times New Roman" w:eastAsia="標楷體" w:hAnsi="Times New Roman" w:hint="eastAsia"/>
              </w:rPr>
              <w:t>修改部門資訊</w:t>
            </w:r>
          </w:p>
        </w:tc>
      </w:tr>
      <w:tr w:rsidR="001B3463" w:rsidRPr="00FB3979" w14:paraId="0B22F24F" w14:textId="77777777" w:rsidTr="00D14C59">
        <w:trPr>
          <w:trHeight w:val="337"/>
        </w:trPr>
        <w:tc>
          <w:tcPr>
            <w:tcW w:w="4401" w:type="dxa"/>
            <w:gridSpan w:val="3"/>
            <w:tcBorders>
              <w:top w:val="single" w:sz="4" w:space="0" w:color="000000"/>
              <w:left w:val="single" w:sz="4" w:space="0" w:color="000000"/>
              <w:bottom w:val="single" w:sz="4" w:space="0" w:color="000000"/>
              <w:right w:val="single" w:sz="4" w:space="0" w:color="000000"/>
            </w:tcBorders>
            <w:hideMark/>
          </w:tcPr>
          <w:p w14:paraId="28498ED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滑鼠、鍵盤</w:t>
            </w:r>
          </w:p>
        </w:tc>
        <w:tc>
          <w:tcPr>
            <w:tcW w:w="4405" w:type="dxa"/>
            <w:gridSpan w:val="2"/>
            <w:tcBorders>
              <w:top w:val="single" w:sz="4" w:space="0" w:color="000000"/>
              <w:left w:val="single" w:sz="4" w:space="0" w:color="000000"/>
              <w:bottom w:val="single" w:sz="4" w:space="0" w:color="000000"/>
              <w:right w:val="single" w:sz="4" w:space="0" w:color="000000"/>
            </w:tcBorders>
            <w:hideMark/>
          </w:tcPr>
          <w:p w14:paraId="28F99DA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7D9459DC" w14:textId="77777777" w:rsidTr="00D14C59">
        <w:trPr>
          <w:trHeight w:val="354"/>
        </w:trPr>
        <w:tc>
          <w:tcPr>
            <w:tcW w:w="2702" w:type="dxa"/>
            <w:gridSpan w:val="2"/>
            <w:tcBorders>
              <w:top w:val="single" w:sz="4" w:space="0" w:color="000000"/>
              <w:left w:val="single" w:sz="4" w:space="0" w:color="000000"/>
              <w:bottom w:val="single" w:sz="4" w:space="0" w:color="000000"/>
              <w:right w:val="single" w:sz="4" w:space="0" w:color="000000"/>
            </w:tcBorders>
            <w:hideMark/>
          </w:tcPr>
          <w:p w14:paraId="56B668DC"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105" w:type="dxa"/>
            <w:gridSpan w:val="2"/>
            <w:tcBorders>
              <w:top w:val="single" w:sz="4" w:space="0" w:color="000000"/>
              <w:left w:val="single" w:sz="4" w:space="0" w:color="000000"/>
              <w:bottom w:val="single" w:sz="4" w:space="0" w:color="000000"/>
              <w:right w:val="single" w:sz="4" w:space="0" w:color="000000"/>
            </w:tcBorders>
            <w:hideMark/>
          </w:tcPr>
          <w:p w14:paraId="2EE1A78D"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999" w:type="dxa"/>
            <w:tcBorders>
              <w:top w:val="single" w:sz="4" w:space="0" w:color="000000"/>
              <w:left w:val="single" w:sz="4" w:space="0" w:color="000000"/>
              <w:bottom w:val="single" w:sz="4" w:space="0" w:color="000000"/>
              <w:right w:val="single" w:sz="4" w:space="0" w:color="000000"/>
            </w:tcBorders>
            <w:hideMark/>
          </w:tcPr>
          <w:p w14:paraId="21E587B8"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4E9ED8F4" w14:textId="77777777" w:rsidTr="00D14C59">
        <w:trPr>
          <w:trHeight w:val="642"/>
        </w:trPr>
        <w:tc>
          <w:tcPr>
            <w:tcW w:w="2702" w:type="dxa"/>
            <w:gridSpan w:val="2"/>
            <w:tcBorders>
              <w:top w:val="single" w:sz="4" w:space="0" w:color="000000"/>
              <w:left w:val="single" w:sz="4" w:space="0" w:color="000000"/>
              <w:bottom w:val="dashSmallGap" w:sz="4" w:space="0" w:color="000000"/>
              <w:right w:val="single" w:sz="4" w:space="0" w:color="000000"/>
            </w:tcBorders>
            <w:hideMark/>
          </w:tcPr>
          <w:p w14:paraId="3F4839B8" w14:textId="77777777" w:rsidR="001B3463" w:rsidRPr="00FB3979" w:rsidRDefault="001B3463">
            <w:pPr>
              <w:spacing w:beforeLines="50" w:before="120"/>
              <w:rPr>
                <w:rFonts w:ascii="Times New Roman" w:eastAsia="標楷體" w:hAnsi="Times New Roman" w:cs="標楷體"/>
              </w:rPr>
            </w:pPr>
            <w:r w:rsidRPr="00FB3979">
              <w:rPr>
                <w:rFonts w:ascii="Times New Roman" w:eastAsia="標楷體" w:hAnsi="Times New Roman" w:cs="標楷體" w:hint="eastAsia"/>
                <w:bdr w:val="single" w:sz="4" w:space="0" w:color="auto" w:frame="1"/>
              </w:rPr>
              <w:t>瀏覽部門資料</w:t>
            </w:r>
          </w:p>
          <w:p w14:paraId="50DB17C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002C995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部門資料</w:t>
            </w:r>
          </w:p>
        </w:tc>
        <w:tc>
          <w:tcPr>
            <w:tcW w:w="3105" w:type="dxa"/>
            <w:gridSpan w:val="2"/>
            <w:tcBorders>
              <w:top w:val="single" w:sz="4" w:space="0" w:color="000000"/>
              <w:left w:val="single" w:sz="4" w:space="0" w:color="000000"/>
              <w:bottom w:val="dashSmallGap" w:sz="4" w:space="0" w:color="000000"/>
              <w:right w:val="single" w:sz="4" w:space="0" w:color="000000"/>
            </w:tcBorders>
          </w:tcPr>
          <w:p w14:paraId="4A0298B5" w14:textId="77777777" w:rsidR="001B3463" w:rsidRPr="00FB3979" w:rsidRDefault="001B3463">
            <w:pPr>
              <w:rPr>
                <w:rFonts w:ascii="Times New Roman" w:eastAsia="標楷體" w:hAnsi="Times New Roman" w:cs="標楷體"/>
              </w:rPr>
            </w:pPr>
          </w:p>
          <w:p w14:paraId="60A9414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依據欄位從資料庫抓取對應資料</w:t>
            </w:r>
          </w:p>
        </w:tc>
        <w:tc>
          <w:tcPr>
            <w:tcW w:w="2999" w:type="dxa"/>
            <w:tcBorders>
              <w:top w:val="single" w:sz="4" w:space="0" w:color="000000"/>
              <w:left w:val="single" w:sz="4" w:space="0" w:color="000000"/>
              <w:bottom w:val="dashSmallGap" w:sz="4" w:space="0" w:color="000000"/>
              <w:right w:val="single" w:sz="4" w:space="0" w:color="000000"/>
            </w:tcBorders>
          </w:tcPr>
          <w:p w14:paraId="5839393F" w14:textId="77777777" w:rsidR="001B3463" w:rsidRPr="00FB3979" w:rsidRDefault="001B3463">
            <w:pPr>
              <w:rPr>
                <w:rFonts w:ascii="Times New Roman" w:eastAsia="標楷體" w:hAnsi="Times New Roman" w:cs="標楷體"/>
              </w:rPr>
            </w:pPr>
          </w:p>
          <w:p w14:paraId="26560F8A" w14:textId="7CDEAC99"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顯示所有部門資料，如圖</w:t>
            </w:r>
            <w:r w:rsidR="00D14C59">
              <w:rPr>
                <w:rFonts w:ascii="Times New Roman" w:eastAsia="標楷體" w:hAnsi="Times New Roman" w:cs="標楷體" w:hint="eastAsia"/>
              </w:rPr>
              <w:t>64</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部門資料頁面</w:t>
            </w:r>
          </w:p>
        </w:tc>
      </w:tr>
      <w:tr w:rsidR="001B3463" w:rsidRPr="00FB3979" w14:paraId="1135870A" w14:textId="77777777" w:rsidTr="00D14C59">
        <w:trPr>
          <w:trHeight w:val="2929"/>
        </w:trPr>
        <w:tc>
          <w:tcPr>
            <w:tcW w:w="2702" w:type="dxa"/>
            <w:gridSpan w:val="2"/>
            <w:tcBorders>
              <w:top w:val="dashSmallGap" w:sz="4" w:space="0" w:color="000000"/>
              <w:left w:val="single" w:sz="4" w:space="0" w:color="000000"/>
              <w:bottom w:val="dashSmallGap" w:sz="4" w:space="0" w:color="000000"/>
              <w:right w:val="single" w:sz="4" w:space="0" w:color="000000"/>
            </w:tcBorders>
            <w:hideMark/>
          </w:tcPr>
          <w:p w14:paraId="3EF5EED8" w14:textId="77777777" w:rsidR="001B3463" w:rsidRPr="00FB3979" w:rsidRDefault="001B3463">
            <w:pPr>
              <w:spacing w:beforeLines="50" w:before="120"/>
              <w:rPr>
                <w:rFonts w:ascii="Times New Roman" w:eastAsia="標楷體" w:hAnsi="Times New Roman" w:cs="標楷體"/>
              </w:rPr>
            </w:pPr>
            <w:r w:rsidRPr="00FB3979">
              <w:rPr>
                <w:rFonts w:ascii="Times New Roman" w:eastAsia="標楷體" w:hAnsi="Times New Roman" w:cs="標楷體" w:hint="eastAsia"/>
                <w:bdr w:val="single" w:sz="4" w:space="0" w:color="auto" w:frame="1"/>
              </w:rPr>
              <w:t>新增部門資料</w:t>
            </w:r>
          </w:p>
          <w:p w14:paraId="7BD8A503"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413F6E6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397B719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4FC241B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部門名稱</w:t>
            </w:r>
          </w:p>
          <w:p w14:paraId="6A60E83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22B9902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w:t>
            </w:r>
          </w:p>
          <w:p w14:paraId="43DBD98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p>
        </w:tc>
        <w:tc>
          <w:tcPr>
            <w:tcW w:w="3105" w:type="dxa"/>
            <w:gridSpan w:val="2"/>
            <w:tcBorders>
              <w:top w:val="dashSmallGap" w:sz="4" w:space="0" w:color="000000"/>
              <w:left w:val="single" w:sz="4" w:space="0" w:color="000000"/>
              <w:bottom w:val="dashSmallGap" w:sz="4" w:space="0" w:color="000000"/>
              <w:right w:val="single" w:sz="4" w:space="0" w:color="000000"/>
            </w:tcBorders>
          </w:tcPr>
          <w:p w14:paraId="64359E3C" w14:textId="77777777" w:rsidR="001B3463" w:rsidRPr="00FB3979" w:rsidRDefault="001B3463">
            <w:pPr>
              <w:spacing w:afterLines="50" w:after="120"/>
              <w:rPr>
                <w:rFonts w:ascii="Times New Roman" w:eastAsia="標楷體" w:hAnsi="Times New Roman" w:cs="標楷體"/>
              </w:rPr>
            </w:pPr>
          </w:p>
          <w:p w14:paraId="78043D7C"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新增部門資料上傳至資料庫</w:t>
            </w:r>
          </w:p>
        </w:tc>
        <w:tc>
          <w:tcPr>
            <w:tcW w:w="2999" w:type="dxa"/>
            <w:tcBorders>
              <w:top w:val="dashSmallGap" w:sz="4" w:space="0" w:color="000000"/>
              <w:left w:val="single" w:sz="4" w:space="0" w:color="000000"/>
              <w:bottom w:val="dashSmallGap" w:sz="4" w:space="0" w:color="000000"/>
              <w:right w:val="single" w:sz="4" w:space="0" w:color="000000"/>
            </w:tcBorders>
          </w:tcPr>
          <w:p w14:paraId="55B7A825" w14:textId="77777777" w:rsidR="001B3463" w:rsidRPr="00FB3979" w:rsidRDefault="001B3463">
            <w:pPr>
              <w:rPr>
                <w:rFonts w:ascii="Times New Roman" w:eastAsia="標楷體" w:hAnsi="Times New Roman" w:cs="標楷體"/>
              </w:rPr>
            </w:pPr>
          </w:p>
          <w:p w14:paraId="01BA7514" w14:textId="6C4248D1"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顯示新增的彈跳視窗，如圖</w:t>
            </w:r>
            <w:r w:rsidR="00D14C59">
              <w:rPr>
                <w:rFonts w:ascii="Times New Roman" w:eastAsia="標楷體" w:hAnsi="Times New Roman" w:cs="標楷體" w:hint="eastAsia"/>
              </w:rPr>
              <w:t>65</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新增部門資料功能</w:t>
            </w:r>
          </w:p>
          <w:p w14:paraId="692A2760" w14:textId="77777777" w:rsidR="001B3463" w:rsidRPr="00FB3979" w:rsidRDefault="001B3463">
            <w:pPr>
              <w:rPr>
                <w:rFonts w:ascii="Times New Roman" w:eastAsia="標楷體" w:hAnsi="Times New Roman" w:cs="標楷體"/>
              </w:rPr>
            </w:pPr>
          </w:p>
        </w:tc>
      </w:tr>
      <w:tr w:rsidR="001B3463" w:rsidRPr="00FB3979" w14:paraId="64581E25" w14:textId="77777777" w:rsidTr="00D14C59">
        <w:trPr>
          <w:trHeight w:val="3365"/>
        </w:trPr>
        <w:tc>
          <w:tcPr>
            <w:tcW w:w="2702" w:type="dxa"/>
            <w:gridSpan w:val="2"/>
            <w:tcBorders>
              <w:top w:val="dashSmallGap" w:sz="4" w:space="0" w:color="000000"/>
              <w:left w:val="single" w:sz="4" w:space="0" w:color="000000"/>
              <w:bottom w:val="single" w:sz="4" w:space="0" w:color="000000"/>
              <w:right w:val="single" w:sz="4" w:space="0" w:color="000000"/>
            </w:tcBorders>
          </w:tcPr>
          <w:p w14:paraId="4D8A4A19" w14:textId="77777777" w:rsidR="001B3463" w:rsidRPr="00FB3979" w:rsidRDefault="001B3463">
            <w:pPr>
              <w:spacing w:beforeLines="50" w:before="120"/>
              <w:rPr>
                <w:rFonts w:ascii="Times New Roman" w:eastAsia="標楷體" w:hAnsi="Times New Roman" w:cs="標楷體"/>
                <w:bdr w:val="single" w:sz="4" w:space="0" w:color="auto" w:frame="1"/>
              </w:rPr>
            </w:pPr>
            <w:r w:rsidRPr="00FB3979">
              <w:rPr>
                <w:rFonts w:ascii="Times New Roman" w:eastAsia="標楷體" w:hAnsi="Times New Roman" w:cs="標楷體" w:hint="eastAsia"/>
                <w:bdr w:val="single" w:sz="4" w:space="0" w:color="auto" w:frame="1"/>
              </w:rPr>
              <w:t>修改部門資料</w:t>
            </w:r>
          </w:p>
          <w:p w14:paraId="4D49752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16202B5E" w14:textId="77777777" w:rsidR="001B3463" w:rsidRPr="00FB3979" w:rsidRDefault="001B3463">
            <w:pPr>
              <w:rPr>
                <w:rFonts w:ascii="Times New Roman" w:eastAsia="標楷體" w:hAnsi="Times New Roman" w:cs="標楷體"/>
                <w:b/>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圖示</w:t>
            </w:r>
            <w:r w:rsidRPr="00FB3979">
              <w:rPr>
                <w:rFonts w:ascii="Times New Roman" w:eastAsia="標楷體" w:hAnsi="Times New Roman" w:cs="標楷體"/>
                <w:b/>
                <w:noProof/>
              </w:rPr>
              <w:drawing>
                <wp:inline distT="0" distB="0" distL="0" distR="0" wp14:anchorId="2885E68E" wp14:editId="33EAAEC0">
                  <wp:extent cx="213360" cy="213360"/>
                  <wp:effectExtent l="0" t="0" r="0" b="0"/>
                  <wp:docPr id="9" name="圖片 9" descr="鉛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形 1094988569" descr="鉛筆"/>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FB3979">
              <w:rPr>
                <w:rFonts w:ascii="Times New Roman" w:eastAsia="標楷體" w:hAnsi="Times New Roman" w:cs="標楷體" w:hint="eastAsia"/>
              </w:rPr>
              <w:t>修改</w:t>
            </w:r>
          </w:p>
          <w:p w14:paraId="6B2C7296"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鍵盤輸入</w:t>
            </w:r>
            <w:r w:rsidRPr="00FB3979">
              <w:rPr>
                <w:rFonts w:ascii="Times New Roman" w:eastAsia="標楷體" w:hAnsi="Times New Roman" w:cs="標楷體" w:hint="eastAsia"/>
              </w:rPr>
              <w:t>:</w:t>
            </w:r>
          </w:p>
          <w:p w14:paraId="2334E299"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部門名稱</w:t>
            </w:r>
          </w:p>
          <w:p w14:paraId="3EE5D608"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1250D191"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儲存變更</w:t>
            </w:r>
          </w:p>
          <w:p w14:paraId="4184674A"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取消</w:t>
            </w:r>
            <w:r w:rsidRPr="00FB3979">
              <w:rPr>
                <w:rFonts w:ascii="Times New Roman" w:eastAsia="標楷體" w:hAnsi="Times New Roman" w:cs="標楷體" w:hint="eastAsia"/>
              </w:rPr>
              <w:t>/</w:t>
            </w:r>
            <w:r w:rsidRPr="00FB3979">
              <w:rPr>
                <w:rFonts w:ascii="Times New Roman" w:eastAsia="標楷體" w:hAnsi="Times New Roman" w:cs="標楷體" w:hint="eastAsia"/>
              </w:rPr>
              <w:t>刪除</w:t>
            </w:r>
          </w:p>
          <w:p w14:paraId="0F7B63E4" w14:textId="77777777" w:rsidR="001B3463" w:rsidRPr="00FB3979" w:rsidRDefault="001B3463">
            <w:pPr>
              <w:rPr>
                <w:rFonts w:ascii="Times New Roman" w:eastAsia="標楷體" w:hAnsi="Times New Roman" w:cs="標楷體"/>
                <w:bdr w:val="single" w:sz="4" w:space="0" w:color="auto" w:frame="1"/>
              </w:rPr>
            </w:pPr>
          </w:p>
        </w:tc>
        <w:tc>
          <w:tcPr>
            <w:tcW w:w="3105" w:type="dxa"/>
            <w:gridSpan w:val="2"/>
            <w:tcBorders>
              <w:top w:val="dashSmallGap" w:sz="4" w:space="0" w:color="000000"/>
              <w:left w:val="single" w:sz="4" w:space="0" w:color="000000"/>
              <w:bottom w:val="single" w:sz="4" w:space="0" w:color="000000"/>
              <w:right w:val="single" w:sz="4" w:space="0" w:color="000000"/>
            </w:tcBorders>
          </w:tcPr>
          <w:p w14:paraId="0BB3EBC9" w14:textId="77777777" w:rsidR="001B3463" w:rsidRPr="00FB3979" w:rsidRDefault="001B3463">
            <w:pPr>
              <w:rPr>
                <w:rFonts w:ascii="Times New Roman" w:eastAsia="標楷體" w:hAnsi="Times New Roman" w:cs="標楷體"/>
              </w:rPr>
            </w:pPr>
          </w:p>
          <w:p w14:paraId="10693C37"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依據選擇的部門更新資料庫內容</w:t>
            </w:r>
          </w:p>
        </w:tc>
        <w:tc>
          <w:tcPr>
            <w:tcW w:w="2999" w:type="dxa"/>
            <w:tcBorders>
              <w:top w:val="dashSmallGap" w:sz="4" w:space="0" w:color="000000"/>
              <w:left w:val="single" w:sz="4" w:space="0" w:color="000000"/>
              <w:bottom w:val="single" w:sz="4" w:space="0" w:color="000000"/>
              <w:right w:val="single" w:sz="4" w:space="0" w:color="000000"/>
            </w:tcBorders>
          </w:tcPr>
          <w:p w14:paraId="3037B451" w14:textId="77777777" w:rsidR="001B3463" w:rsidRPr="00FB3979" w:rsidRDefault="001B3463">
            <w:pPr>
              <w:rPr>
                <w:rFonts w:ascii="Times New Roman" w:eastAsia="標楷體" w:hAnsi="Times New Roman" w:cs="標楷體"/>
              </w:rPr>
            </w:pPr>
          </w:p>
          <w:p w14:paraId="640D52F4" w14:textId="338C5300"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顯示修改的彈跳視窗，如圖</w:t>
            </w:r>
            <w:r w:rsidR="00D14C59">
              <w:rPr>
                <w:rFonts w:ascii="Times New Roman" w:eastAsia="標楷體" w:hAnsi="Times New Roman" w:cs="標楷體" w:hint="eastAsia"/>
              </w:rPr>
              <w:t>66</w:t>
            </w: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修改部門資料功能</w:t>
            </w:r>
          </w:p>
          <w:p w14:paraId="6E343813" w14:textId="77777777" w:rsidR="001B3463" w:rsidRPr="00FB3979" w:rsidRDefault="001B3463">
            <w:pPr>
              <w:rPr>
                <w:rFonts w:ascii="Times New Roman" w:eastAsia="標楷體" w:hAnsi="Times New Roman" w:cs="標楷體"/>
              </w:rPr>
            </w:pPr>
          </w:p>
        </w:tc>
      </w:tr>
      <w:tr w:rsidR="001B3463" w:rsidRPr="00FB3979" w14:paraId="09A5D99D" w14:textId="77777777" w:rsidTr="00D14C59">
        <w:trPr>
          <w:trHeight w:val="55"/>
        </w:trPr>
        <w:tc>
          <w:tcPr>
            <w:tcW w:w="1198" w:type="dxa"/>
            <w:tcBorders>
              <w:top w:val="single" w:sz="4" w:space="0" w:color="000000"/>
              <w:left w:val="single" w:sz="4" w:space="0" w:color="000000"/>
              <w:bottom w:val="single" w:sz="4" w:space="0" w:color="000000"/>
              <w:right w:val="single" w:sz="4" w:space="0" w:color="000000"/>
            </w:tcBorders>
            <w:hideMark/>
          </w:tcPr>
          <w:p w14:paraId="23896B5A"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608" w:type="dxa"/>
            <w:gridSpan w:val="4"/>
            <w:tcBorders>
              <w:top w:val="single" w:sz="4" w:space="0" w:color="000000"/>
              <w:left w:val="single" w:sz="4" w:space="0" w:color="000000"/>
              <w:bottom w:val="single" w:sz="4" w:space="0" w:color="000000"/>
              <w:right w:val="single" w:sz="4" w:space="0" w:color="000000"/>
            </w:tcBorders>
          </w:tcPr>
          <w:p w14:paraId="69E82379" w14:textId="77777777" w:rsidR="001B3463" w:rsidRPr="00FB3979" w:rsidRDefault="001B3463">
            <w:pPr>
              <w:rPr>
                <w:rFonts w:ascii="Times New Roman" w:eastAsia="標楷體" w:hAnsi="Times New Roman" w:cs="標楷體"/>
              </w:rPr>
            </w:pPr>
          </w:p>
        </w:tc>
      </w:tr>
    </w:tbl>
    <w:p w14:paraId="694582F4" w14:textId="77777777" w:rsidR="00DC008C" w:rsidRPr="00FB3979" w:rsidRDefault="00DC008C" w:rsidP="001B3463">
      <w:pPr>
        <w:rPr>
          <w:rFonts w:ascii="Times New Roman" w:eastAsia="標楷體" w:hAnsi="Times New Roman" w:cs="標楷體"/>
          <w:b/>
        </w:rPr>
      </w:pPr>
    </w:p>
    <w:p w14:paraId="3DC49F7B" w14:textId="77777777" w:rsidR="00D14C59" w:rsidRDefault="00D14C59">
      <w:pPr>
        <w:widowControl/>
        <w:rPr>
          <w:rFonts w:ascii="Times New Roman" w:eastAsia="標楷體" w:hAnsi="Times New Roman" w:cs="標楷體"/>
        </w:rPr>
      </w:pPr>
      <w:r>
        <w:rPr>
          <w:rFonts w:ascii="Times New Roman" w:eastAsia="標楷體" w:hAnsi="Times New Roman" w:cs="標楷體"/>
        </w:rPr>
        <w:br w:type="page"/>
      </w:r>
    </w:p>
    <w:p w14:paraId="429CCE69" w14:textId="697EBA79" w:rsidR="001B3463" w:rsidRPr="00FB3979" w:rsidRDefault="001B3463" w:rsidP="001B3463">
      <w:pPr>
        <w:rPr>
          <w:rFonts w:ascii="Times New Roman" w:eastAsia="標楷體" w:hAnsi="Times New Roman"/>
        </w:rPr>
      </w:pPr>
      <w:r w:rsidRPr="00FB3979">
        <w:rPr>
          <w:rFonts w:ascii="Times New Roman" w:eastAsia="標楷體" w:hAnsi="Times New Roman" w:cs="標楷體" w:hint="eastAsia"/>
        </w:rPr>
        <w:lastRenderedPageBreak/>
        <w:t>使用者介面</w:t>
      </w:r>
      <w:r w:rsidRPr="00FB3979">
        <w:rPr>
          <w:rFonts w:ascii="Times New Roman" w:eastAsia="標楷體" w:hAnsi="Times New Roman" w:cs="標楷體" w:hint="eastAsia"/>
        </w:rPr>
        <w:t>:</w:t>
      </w:r>
      <w:r w:rsidRPr="00FB3979">
        <w:rPr>
          <w:rFonts w:ascii="Times New Roman" w:eastAsia="標楷體" w:hAnsi="Times New Roman"/>
        </w:rPr>
        <w:t xml:space="preserve"> </w:t>
      </w:r>
      <w:r w:rsidRPr="00FB3979">
        <w:rPr>
          <w:rFonts w:ascii="Times New Roman" w:eastAsia="標楷體" w:hAnsi="Times New Roman"/>
          <w:noProof/>
        </w:rPr>
        <w:drawing>
          <wp:inline distT="0" distB="0" distL="0" distR="0" wp14:anchorId="4D3EDB6F" wp14:editId="4AD9DC69">
            <wp:extent cx="5565871" cy="423862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2">
                      <a:extLst>
                        <a:ext uri="{28A0092B-C50C-407E-A947-70E740481C1C}">
                          <a14:useLocalDpi xmlns:a14="http://schemas.microsoft.com/office/drawing/2010/main" val="0"/>
                        </a:ext>
                      </a:extLst>
                    </a:blip>
                    <a:srcRect b="12418"/>
                    <a:stretch>
                      <a:fillRect/>
                    </a:stretch>
                  </pic:blipFill>
                  <pic:spPr bwMode="auto">
                    <a:xfrm>
                      <a:off x="0" y="0"/>
                      <a:ext cx="5565871" cy="4238625"/>
                    </a:xfrm>
                    <a:prstGeom prst="rect">
                      <a:avLst/>
                    </a:prstGeom>
                    <a:noFill/>
                    <a:ln>
                      <a:noFill/>
                    </a:ln>
                  </pic:spPr>
                </pic:pic>
              </a:graphicData>
            </a:graphic>
          </wp:inline>
        </w:drawing>
      </w:r>
    </w:p>
    <w:p w14:paraId="05F1BBCA" w14:textId="521E2707" w:rsidR="003F7218" w:rsidRPr="00FB3979" w:rsidRDefault="001B3463" w:rsidP="004F3E52">
      <w:pPr>
        <w:pStyle w:val="a9"/>
        <w:widowControl/>
        <w:rPr>
          <w:b/>
          <w:bCs/>
        </w:rPr>
      </w:pPr>
      <w:bookmarkStart w:id="469" w:name="_Toc152429971"/>
      <w:bookmarkStart w:id="470" w:name="_Toc152716163"/>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64</w:t>
      </w:r>
      <w:r w:rsidRPr="00FB3979">
        <w:rPr>
          <w:rFonts w:hint="eastAsia"/>
          <w:b/>
          <w:bCs/>
        </w:rPr>
        <w:fldChar w:fldCharType="end"/>
      </w:r>
      <w:r w:rsidRPr="00FB3979">
        <w:rPr>
          <w:rFonts w:hint="eastAsia"/>
          <w:b/>
          <w:bCs/>
        </w:rPr>
        <w:t xml:space="preserve">  </w:t>
      </w:r>
      <w:r w:rsidRPr="00FB3979">
        <w:rPr>
          <w:rFonts w:hint="eastAsia"/>
          <w:b/>
          <w:bCs/>
        </w:rPr>
        <w:t>部門資料頁面</w:t>
      </w:r>
      <w:bookmarkEnd w:id="469"/>
      <w:bookmarkEnd w:id="470"/>
    </w:p>
    <w:p w14:paraId="3F6E1F25" w14:textId="77777777" w:rsidR="004F3E52" w:rsidRPr="00FB3979" w:rsidRDefault="004F3E52" w:rsidP="004F3E52">
      <w:pPr>
        <w:rPr>
          <w:rFonts w:ascii="Times New Roman" w:eastAsia="標楷體" w:hAnsi="Times New Roman"/>
        </w:rPr>
      </w:pPr>
    </w:p>
    <w:p w14:paraId="01F8EEA6" w14:textId="0666EEAF" w:rsidR="003F7218" w:rsidRPr="00FB3979" w:rsidRDefault="001B3463" w:rsidP="004F3E52">
      <w:pPr>
        <w:jc w:val="center"/>
        <w:rPr>
          <w:rFonts w:ascii="Times New Roman" w:eastAsia="標楷體" w:hAnsi="Times New Roman"/>
          <w:b/>
        </w:rPr>
      </w:pPr>
      <w:bookmarkStart w:id="471" w:name="_Toc152429972"/>
      <w:bookmarkStart w:id="472" w:name="_Toc152716164"/>
      <w:r w:rsidRPr="00FB3979">
        <w:rPr>
          <w:rFonts w:ascii="Times New Roman" w:eastAsia="標楷體" w:hAnsi="Times New Roman"/>
          <w:b/>
          <w:noProof/>
          <w:sz w:val="22"/>
          <w:szCs w:val="22"/>
        </w:rPr>
        <w:drawing>
          <wp:inline distT="0" distB="0" distL="0" distR="0" wp14:anchorId="47F7FEE7" wp14:editId="2EF94612">
            <wp:extent cx="5601979" cy="132397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15563" cy="1327185"/>
                    </a:xfrm>
                    <a:prstGeom prst="rect">
                      <a:avLst/>
                    </a:prstGeom>
                    <a:noFill/>
                    <a:ln>
                      <a:noFill/>
                    </a:ln>
                  </pic:spPr>
                </pic:pic>
              </a:graphicData>
            </a:graphic>
          </wp:inline>
        </w:drawing>
      </w:r>
      <w:r w:rsidRPr="00FB3979">
        <w:rPr>
          <w:rFonts w:ascii="Times New Roman" w:eastAsia="標楷體" w:hAnsi="Times New Roman" w:hint="eastAsia"/>
          <w:b/>
          <w:bCs/>
        </w:rPr>
        <w:t>圖</w:t>
      </w:r>
      <w:r w:rsidRPr="00FB3979">
        <w:rPr>
          <w:rFonts w:ascii="Times New Roman" w:eastAsia="標楷體" w:hAnsi="Times New Roman" w:hint="eastAsia"/>
          <w:b/>
          <w:bCs/>
        </w:rPr>
        <w:t xml:space="preserve"> </w:t>
      </w:r>
      <w:r w:rsidRPr="00FB3979">
        <w:rPr>
          <w:rFonts w:ascii="Times New Roman" w:eastAsia="標楷體" w:hAnsi="Times New Roman" w:hint="eastAsia"/>
          <w:b/>
          <w:bCs/>
        </w:rPr>
        <w:fldChar w:fldCharType="begin"/>
      </w:r>
      <w:r w:rsidRPr="00FB3979">
        <w:rPr>
          <w:rFonts w:ascii="Times New Roman" w:eastAsia="標楷體" w:hAnsi="Times New Roman" w:hint="eastAsia"/>
          <w:b/>
          <w:bCs/>
        </w:rPr>
        <w:instrText xml:space="preserve"> SEQ </w:instrText>
      </w:r>
      <w:r w:rsidRPr="00FB3979">
        <w:rPr>
          <w:rFonts w:ascii="Times New Roman" w:eastAsia="標楷體" w:hAnsi="Times New Roman" w:hint="eastAsia"/>
          <w:b/>
          <w:bCs/>
        </w:rPr>
        <w:instrText>圖</w:instrText>
      </w:r>
      <w:r w:rsidRPr="00FB3979">
        <w:rPr>
          <w:rFonts w:ascii="Times New Roman" w:eastAsia="標楷體" w:hAnsi="Times New Roman" w:hint="eastAsia"/>
          <w:b/>
          <w:bCs/>
        </w:rPr>
        <w:instrText xml:space="preserve"> \* ARABIC </w:instrText>
      </w:r>
      <w:r w:rsidRPr="00FB3979">
        <w:rPr>
          <w:rFonts w:ascii="Times New Roman" w:eastAsia="標楷體" w:hAnsi="Times New Roman" w:hint="eastAsia"/>
          <w:b/>
          <w:bCs/>
        </w:rPr>
        <w:fldChar w:fldCharType="separate"/>
      </w:r>
      <w:r w:rsidR="00E375D9">
        <w:rPr>
          <w:rFonts w:ascii="Times New Roman" w:eastAsia="標楷體" w:hAnsi="Times New Roman"/>
          <w:b/>
          <w:bCs/>
          <w:noProof/>
        </w:rPr>
        <w:t>65</w:t>
      </w:r>
      <w:r w:rsidRPr="00FB3979">
        <w:rPr>
          <w:rFonts w:ascii="Times New Roman" w:eastAsia="標楷體" w:hAnsi="Times New Roman" w:hint="eastAsia"/>
          <w:b/>
          <w:bCs/>
        </w:rPr>
        <w:fldChar w:fldCharType="end"/>
      </w:r>
      <w:r w:rsidRPr="00FB3979">
        <w:rPr>
          <w:rFonts w:ascii="Times New Roman" w:eastAsia="標楷體" w:hAnsi="Times New Roman" w:hint="eastAsia"/>
          <w:b/>
          <w:bCs/>
        </w:rPr>
        <w:t xml:space="preserve">  </w:t>
      </w:r>
      <w:r w:rsidRPr="00FB3979">
        <w:rPr>
          <w:rFonts w:ascii="Times New Roman" w:eastAsia="標楷體" w:hAnsi="Times New Roman" w:hint="eastAsia"/>
          <w:b/>
          <w:bCs/>
        </w:rPr>
        <w:t>新增部門資料功能</w:t>
      </w:r>
      <w:bookmarkEnd w:id="471"/>
      <w:bookmarkEnd w:id="472"/>
    </w:p>
    <w:p w14:paraId="0ECF5200" w14:textId="77777777" w:rsidR="004F3E52" w:rsidRPr="00FB3979" w:rsidRDefault="004F3E52" w:rsidP="004F3E52">
      <w:pPr>
        <w:rPr>
          <w:rFonts w:ascii="Times New Roman" w:eastAsia="標楷體" w:hAnsi="Times New Roman"/>
          <w:b/>
        </w:rPr>
      </w:pPr>
    </w:p>
    <w:p w14:paraId="747F2462" w14:textId="7BB75FD4" w:rsidR="001B3463" w:rsidRPr="00FB3979" w:rsidRDefault="001B3463" w:rsidP="002B798B">
      <w:pPr>
        <w:pStyle w:val="a9"/>
        <w:widowControl/>
        <w:rPr>
          <w:b/>
          <w:bCs/>
        </w:rPr>
      </w:pPr>
      <w:bookmarkStart w:id="473" w:name="_Toc152429973"/>
      <w:bookmarkStart w:id="474" w:name="_Toc152716165"/>
      <w:r w:rsidRPr="00FB3979">
        <w:rPr>
          <w:rFonts w:cs="標楷體"/>
          <w:noProof/>
        </w:rPr>
        <w:drawing>
          <wp:inline distT="0" distB="0" distL="0" distR="0" wp14:anchorId="23F4EEA1" wp14:editId="75EB8644">
            <wp:extent cx="5600700" cy="118635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21607" cy="1190784"/>
                    </a:xfrm>
                    <a:prstGeom prst="rect">
                      <a:avLst/>
                    </a:prstGeom>
                    <a:noFill/>
                    <a:ln>
                      <a:noFill/>
                    </a:ln>
                  </pic:spPr>
                </pic:pic>
              </a:graphicData>
            </a:graphic>
          </wp:inline>
        </w:drawing>
      </w:r>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66</w:t>
      </w:r>
      <w:r w:rsidRPr="00FB3979">
        <w:rPr>
          <w:rFonts w:hint="eastAsia"/>
          <w:b/>
          <w:bCs/>
        </w:rPr>
        <w:fldChar w:fldCharType="end"/>
      </w:r>
      <w:r w:rsidRPr="00FB3979">
        <w:rPr>
          <w:rFonts w:hint="eastAsia"/>
          <w:b/>
          <w:bCs/>
        </w:rPr>
        <w:t xml:space="preserve">  </w:t>
      </w:r>
      <w:r w:rsidRPr="00FB3979">
        <w:rPr>
          <w:rFonts w:hint="eastAsia"/>
          <w:b/>
          <w:bCs/>
        </w:rPr>
        <w:t>修改部門資料功能</w:t>
      </w:r>
      <w:bookmarkEnd w:id="473"/>
      <w:bookmarkEnd w:id="474"/>
    </w:p>
    <w:p w14:paraId="4CA3AD66" w14:textId="77777777" w:rsidR="001B3463" w:rsidRPr="00FB3979" w:rsidRDefault="001B3463" w:rsidP="002B798B">
      <w:pPr>
        <w:pStyle w:val="a9"/>
        <w:widowControl/>
        <w:rPr>
          <w:b/>
          <w:bCs/>
        </w:rPr>
      </w:pPr>
    </w:p>
    <w:p w14:paraId="72941912" w14:textId="3692BB87" w:rsidR="001B3463" w:rsidRPr="008E4975" w:rsidRDefault="008E4975" w:rsidP="008E4975">
      <w:pPr>
        <w:widowControl/>
        <w:rPr>
          <w:rFonts w:ascii="Times New Roman" w:eastAsia="標楷體" w:hAnsi="Times New Roman"/>
          <w:b/>
          <w:sz w:val="22"/>
          <w:szCs w:val="22"/>
        </w:rPr>
      </w:pPr>
      <w:r>
        <w:rPr>
          <w:rFonts w:ascii="Times New Roman" w:eastAsia="標楷體" w:hAnsi="Times New Roman"/>
          <w:b/>
          <w:sz w:val="22"/>
          <w:szCs w:val="22"/>
        </w:rPr>
        <w:br w:type="page"/>
      </w:r>
    </w:p>
    <w:p w14:paraId="08B3808D" w14:textId="3AE81688" w:rsidR="001B3463" w:rsidRPr="00FB3979" w:rsidRDefault="001B3463" w:rsidP="00A611FB">
      <w:pPr>
        <w:pStyle w:val="4"/>
        <w:ind w:left="720"/>
      </w:pPr>
      <w:bookmarkStart w:id="475" w:name="_Toc152421517"/>
      <w:bookmarkStart w:id="476" w:name="_Toc152677841"/>
      <w:r w:rsidRPr="00FB3979">
        <w:rPr>
          <w:rFonts w:hint="eastAsia"/>
        </w:rPr>
        <w:lastRenderedPageBreak/>
        <w:t>1-7-12-1</w:t>
      </w:r>
      <w:r w:rsidRPr="00FB3979">
        <w:rPr>
          <w:rFonts w:hint="eastAsia"/>
        </w:rPr>
        <w:t>部門資料</w:t>
      </w:r>
      <w:r w:rsidRPr="00FB3979">
        <w:rPr>
          <w:rFonts w:hint="eastAsia"/>
        </w:rPr>
        <w:t>-</w:t>
      </w:r>
      <w:r w:rsidRPr="00FB3979">
        <w:rPr>
          <w:rFonts w:hint="eastAsia"/>
        </w:rPr>
        <w:t>管理部門授權</w:t>
      </w:r>
      <w:bookmarkEnd w:id="475"/>
      <w:bookmarkEnd w:id="476"/>
    </w:p>
    <w:p w14:paraId="2D7C69C8" w14:textId="77777777" w:rsidR="00762532" w:rsidRPr="00FB3979" w:rsidRDefault="00762532" w:rsidP="00762532">
      <w:pPr>
        <w:rPr>
          <w:rFonts w:ascii="Times New Roman" w:eastAsia="標楷體" w:hAnsi="Times New Roman"/>
        </w:rPr>
      </w:pPr>
    </w:p>
    <w:p w14:paraId="68118ED4" w14:textId="0285F573" w:rsidR="00A611FB" w:rsidRPr="00FB3979" w:rsidRDefault="00A611FB" w:rsidP="00762532">
      <w:pPr>
        <w:pStyle w:val="a9"/>
      </w:pPr>
      <w:bookmarkStart w:id="477" w:name="_Toc152716527"/>
      <w:r w:rsidRPr="00FB3979">
        <w:rPr>
          <w:rFonts w:hint="eastAsia"/>
        </w:rPr>
        <w:t>表</w:t>
      </w:r>
      <w:r w:rsidRPr="00FB3979">
        <w:rPr>
          <w:rFonts w:hint="eastAsia"/>
        </w:rPr>
        <w:t xml:space="preserve"> </w:t>
      </w:r>
      <w:r w:rsidRPr="00FB3979">
        <w:rPr>
          <w:rFonts w:hint="eastAsia"/>
        </w:rPr>
        <w:fldChar w:fldCharType="begin"/>
      </w:r>
      <w:r w:rsidRPr="00FB3979">
        <w:rPr>
          <w:rFonts w:hint="eastAsia"/>
        </w:rPr>
        <w:instrText xml:space="preserve"> SEQ </w:instrText>
      </w:r>
      <w:r w:rsidRPr="00FB3979">
        <w:rPr>
          <w:rFonts w:hint="eastAsia"/>
        </w:rPr>
        <w:instrText>表</w:instrText>
      </w:r>
      <w:r w:rsidRPr="00FB3979">
        <w:rPr>
          <w:rFonts w:hint="eastAsia"/>
        </w:rPr>
        <w:instrText xml:space="preserve"> \* ARABIC </w:instrText>
      </w:r>
      <w:r w:rsidRPr="00FB3979">
        <w:rPr>
          <w:rFonts w:hint="eastAsia"/>
        </w:rPr>
        <w:fldChar w:fldCharType="separate"/>
      </w:r>
      <w:r w:rsidR="00E375D9">
        <w:rPr>
          <w:noProof/>
        </w:rPr>
        <w:t>46</w:t>
      </w:r>
      <w:r w:rsidRPr="00FB3979">
        <w:rPr>
          <w:rFonts w:hint="eastAsia"/>
        </w:rPr>
        <w:fldChar w:fldCharType="end"/>
      </w:r>
      <w:r w:rsidRPr="00FB3979">
        <w:rPr>
          <w:rFonts w:hint="eastAsia"/>
        </w:rPr>
        <w:t xml:space="preserve">  1-7-12-1</w:t>
      </w:r>
      <w:r w:rsidRPr="00FB3979">
        <w:rPr>
          <w:rFonts w:hint="eastAsia"/>
        </w:rPr>
        <w:t>部門資料</w:t>
      </w:r>
      <w:r w:rsidRPr="00FB3979">
        <w:rPr>
          <w:rFonts w:hint="eastAsia"/>
        </w:rPr>
        <w:t>-</w:t>
      </w:r>
      <w:r w:rsidRPr="00FB3979">
        <w:rPr>
          <w:rFonts w:hint="eastAsia"/>
        </w:rPr>
        <w:t>管理部門授權</w:t>
      </w:r>
      <w:bookmarkEnd w:id="477"/>
    </w:p>
    <w:tbl>
      <w:tblPr>
        <w:tblpPr w:leftFromText="180" w:rightFromText="180" w:vertAnchor="text" w:horzAnchor="margin" w:tblpY="42"/>
        <w:tblW w:w="8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1498"/>
        <w:gridCol w:w="1691"/>
        <w:gridCol w:w="1601"/>
        <w:gridCol w:w="2780"/>
      </w:tblGrid>
      <w:tr w:rsidR="001B3463" w:rsidRPr="00FB3979" w14:paraId="57B2192E" w14:textId="77777777" w:rsidTr="00D14C59">
        <w:trPr>
          <w:trHeight w:val="274"/>
        </w:trPr>
        <w:tc>
          <w:tcPr>
            <w:tcW w:w="8761" w:type="dxa"/>
            <w:gridSpan w:val="5"/>
            <w:tcBorders>
              <w:top w:val="single" w:sz="4" w:space="0" w:color="000000"/>
              <w:left w:val="single" w:sz="4" w:space="0" w:color="000000"/>
              <w:bottom w:val="single" w:sz="4" w:space="0" w:color="000000"/>
              <w:right w:val="single" w:sz="4" w:space="0" w:color="000000"/>
            </w:tcBorders>
            <w:hideMark/>
          </w:tcPr>
          <w:p w14:paraId="69575DB0"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組件編號名稱</w:t>
            </w:r>
            <w:r w:rsidRPr="00FB3979">
              <w:rPr>
                <w:rFonts w:ascii="Times New Roman" w:eastAsia="標楷體" w:hAnsi="Times New Roman" w:cs="標楷體" w:hint="eastAsia"/>
              </w:rPr>
              <w:t xml:space="preserve"> : 1-7-12-1</w:t>
            </w:r>
            <w:r w:rsidRPr="00FB3979">
              <w:rPr>
                <w:rFonts w:ascii="Times New Roman" w:eastAsia="標楷體" w:hAnsi="Times New Roman" w:cs="標楷體" w:hint="eastAsia"/>
              </w:rPr>
              <w:t>部門資料</w:t>
            </w:r>
            <w:r w:rsidRPr="00FB3979">
              <w:rPr>
                <w:rFonts w:ascii="Times New Roman" w:eastAsia="標楷體" w:hAnsi="Times New Roman" w:cs="標楷體" w:hint="eastAsia"/>
              </w:rPr>
              <w:t>-</w:t>
            </w:r>
            <w:r w:rsidRPr="00FB3979">
              <w:rPr>
                <w:rFonts w:ascii="Times New Roman" w:eastAsia="標楷體" w:hAnsi="Times New Roman" w:cs="標楷體" w:hint="eastAsia"/>
              </w:rPr>
              <w:t>管理部門授權</w:t>
            </w:r>
          </w:p>
        </w:tc>
      </w:tr>
      <w:tr w:rsidR="001B3463" w:rsidRPr="00FB3979" w14:paraId="5E5C536D" w14:textId="77777777" w:rsidTr="00DC008C">
        <w:trPr>
          <w:trHeight w:val="382"/>
        </w:trPr>
        <w:tc>
          <w:tcPr>
            <w:tcW w:w="8761" w:type="dxa"/>
            <w:gridSpan w:val="5"/>
            <w:tcBorders>
              <w:top w:val="single" w:sz="4" w:space="0" w:color="000000"/>
              <w:left w:val="single" w:sz="4" w:space="0" w:color="000000"/>
              <w:bottom w:val="single" w:sz="4" w:space="0" w:color="000000"/>
              <w:right w:val="single" w:sz="4" w:space="0" w:color="000000"/>
            </w:tcBorders>
            <w:hideMark/>
          </w:tcPr>
          <w:p w14:paraId="667CD74B" w14:textId="77777777" w:rsidR="001B3463" w:rsidRPr="00FB3979" w:rsidRDefault="001B3463">
            <w:pPr>
              <w:rPr>
                <w:rFonts w:ascii="Times New Roman" w:eastAsia="標楷體" w:hAnsi="Times New Roman"/>
              </w:rPr>
            </w:pPr>
            <w:r w:rsidRPr="00FB3979">
              <w:rPr>
                <w:rFonts w:ascii="Times New Roman" w:eastAsia="標楷體" w:hAnsi="Times New Roman" w:cs="標楷體" w:hint="eastAsia"/>
              </w:rPr>
              <w:t>功能說明</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管理部門授權按鈕可便於使系統管理員更快速地去設定新部門的權限</w:t>
            </w:r>
          </w:p>
        </w:tc>
      </w:tr>
      <w:tr w:rsidR="001B3463" w:rsidRPr="00FB3979" w14:paraId="40E4D043" w14:textId="77777777" w:rsidTr="00DC008C">
        <w:trPr>
          <w:trHeight w:val="414"/>
        </w:trPr>
        <w:tc>
          <w:tcPr>
            <w:tcW w:w="4380" w:type="dxa"/>
            <w:gridSpan w:val="3"/>
            <w:tcBorders>
              <w:top w:val="single" w:sz="4" w:space="0" w:color="000000"/>
              <w:left w:val="single" w:sz="4" w:space="0" w:color="000000"/>
              <w:bottom w:val="single" w:sz="4" w:space="0" w:color="000000"/>
              <w:right w:val="single" w:sz="4" w:space="0" w:color="000000"/>
            </w:tcBorders>
            <w:hideMark/>
          </w:tcPr>
          <w:p w14:paraId="16F96E1E"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輸入媒介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滑鼠</w:t>
            </w:r>
          </w:p>
        </w:tc>
        <w:tc>
          <w:tcPr>
            <w:tcW w:w="4380" w:type="dxa"/>
            <w:gridSpan w:val="2"/>
            <w:tcBorders>
              <w:top w:val="single" w:sz="4" w:space="0" w:color="000000"/>
              <w:left w:val="single" w:sz="4" w:space="0" w:color="000000"/>
              <w:bottom w:val="single" w:sz="4" w:space="0" w:color="000000"/>
              <w:right w:val="single" w:sz="4" w:space="0" w:color="000000"/>
            </w:tcBorders>
            <w:hideMark/>
          </w:tcPr>
          <w:p w14:paraId="7A022F7D"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輸出媒介</w:t>
            </w:r>
            <w:r w:rsidRPr="00FB3979">
              <w:rPr>
                <w:rFonts w:ascii="Times New Roman" w:eastAsia="標楷體" w:hAnsi="Times New Roman" w:cs="標楷體" w:hint="eastAsia"/>
              </w:rPr>
              <w:t xml:space="preserve"> : </w:t>
            </w:r>
            <w:r w:rsidRPr="00FB3979">
              <w:rPr>
                <w:rFonts w:ascii="Times New Roman" w:eastAsia="標楷體" w:hAnsi="Times New Roman" w:cs="標楷體" w:hint="eastAsia"/>
              </w:rPr>
              <w:t>螢幕</w:t>
            </w:r>
          </w:p>
        </w:tc>
      </w:tr>
      <w:tr w:rsidR="001B3463" w:rsidRPr="00FB3979" w14:paraId="1980FA32" w14:textId="77777777" w:rsidTr="00DC008C">
        <w:trPr>
          <w:trHeight w:val="435"/>
        </w:trPr>
        <w:tc>
          <w:tcPr>
            <w:tcW w:w="2689" w:type="dxa"/>
            <w:gridSpan w:val="2"/>
            <w:tcBorders>
              <w:top w:val="single" w:sz="4" w:space="0" w:color="000000"/>
              <w:left w:val="single" w:sz="4" w:space="0" w:color="000000"/>
              <w:bottom w:val="single" w:sz="4" w:space="0" w:color="000000"/>
              <w:right w:val="single" w:sz="4" w:space="0" w:color="000000"/>
            </w:tcBorders>
            <w:hideMark/>
          </w:tcPr>
          <w:p w14:paraId="25166BF0"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INPUT</w:t>
            </w:r>
          </w:p>
        </w:tc>
        <w:tc>
          <w:tcPr>
            <w:tcW w:w="3292" w:type="dxa"/>
            <w:gridSpan w:val="2"/>
            <w:tcBorders>
              <w:top w:val="single" w:sz="4" w:space="0" w:color="000000"/>
              <w:left w:val="single" w:sz="4" w:space="0" w:color="000000"/>
              <w:bottom w:val="single" w:sz="4" w:space="0" w:color="000000"/>
              <w:right w:val="single" w:sz="4" w:space="0" w:color="000000"/>
            </w:tcBorders>
            <w:hideMark/>
          </w:tcPr>
          <w:p w14:paraId="6837A89B"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PROCESS</w:t>
            </w:r>
          </w:p>
        </w:tc>
        <w:tc>
          <w:tcPr>
            <w:tcW w:w="2779" w:type="dxa"/>
            <w:tcBorders>
              <w:top w:val="single" w:sz="4" w:space="0" w:color="000000"/>
              <w:left w:val="single" w:sz="4" w:space="0" w:color="000000"/>
              <w:bottom w:val="single" w:sz="4" w:space="0" w:color="000000"/>
              <w:right w:val="single" w:sz="4" w:space="0" w:color="000000"/>
            </w:tcBorders>
            <w:hideMark/>
          </w:tcPr>
          <w:p w14:paraId="3A4C3B05" w14:textId="77777777" w:rsidR="001B3463" w:rsidRPr="00FB3979" w:rsidRDefault="001B3463">
            <w:pPr>
              <w:jc w:val="center"/>
              <w:rPr>
                <w:rFonts w:ascii="Times New Roman" w:eastAsia="標楷體" w:hAnsi="Times New Roman" w:cs="標楷體"/>
              </w:rPr>
            </w:pPr>
            <w:r w:rsidRPr="00FB3979">
              <w:rPr>
                <w:rFonts w:ascii="Times New Roman" w:eastAsia="標楷體" w:hAnsi="Times New Roman" w:cs="標楷體" w:hint="eastAsia"/>
              </w:rPr>
              <w:t>OUTPUT</w:t>
            </w:r>
          </w:p>
        </w:tc>
      </w:tr>
      <w:tr w:rsidR="001B3463" w:rsidRPr="00FB3979" w14:paraId="68605D07" w14:textId="77777777" w:rsidTr="00DC008C">
        <w:trPr>
          <w:trHeight w:val="1345"/>
        </w:trPr>
        <w:tc>
          <w:tcPr>
            <w:tcW w:w="2689" w:type="dxa"/>
            <w:gridSpan w:val="2"/>
            <w:tcBorders>
              <w:top w:val="single" w:sz="4" w:space="0" w:color="000000"/>
              <w:left w:val="single" w:sz="4" w:space="0" w:color="000000"/>
              <w:bottom w:val="dashed" w:sz="4" w:space="0" w:color="000000"/>
              <w:right w:val="single" w:sz="4" w:space="0" w:color="000000"/>
            </w:tcBorders>
            <w:hideMark/>
          </w:tcPr>
          <w:p w14:paraId="040B1FAB"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滑鼠點選</w:t>
            </w:r>
            <w:r w:rsidRPr="00FB3979">
              <w:rPr>
                <w:rFonts w:ascii="Times New Roman" w:eastAsia="標楷體" w:hAnsi="Times New Roman" w:cs="標楷體" w:hint="eastAsia"/>
              </w:rPr>
              <w:t>:</w:t>
            </w:r>
          </w:p>
          <w:p w14:paraId="39CA8BE2" w14:textId="77777777" w:rsidR="001B3463" w:rsidRPr="00FB3979" w:rsidRDefault="001B3463">
            <w:pPr>
              <w:rPr>
                <w:rFonts w:ascii="Times New Roman" w:eastAsia="標楷體" w:hAnsi="Times New Roman" w:cs="標楷體"/>
              </w:rPr>
            </w:pPr>
            <w:r w:rsidRPr="00FB3979">
              <w:rPr>
                <w:rFonts w:ascii="Times New Roman" w:eastAsia="標楷體" w:hAnsi="Times New Roman" w:cs="標楷體" w:hint="eastAsia"/>
              </w:rPr>
              <w:t xml:space="preserve">    </w:t>
            </w:r>
            <w:r w:rsidRPr="00FB3979">
              <w:rPr>
                <w:rFonts w:ascii="Times New Roman" w:eastAsia="標楷體" w:hAnsi="Times New Roman" w:cs="標楷體" w:hint="eastAsia"/>
              </w:rPr>
              <w:t>管理部門授權</w:t>
            </w:r>
          </w:p>
        </w:tc>
        <w:tc>
          <w:tcPr>
            <w:tcW w:w="3292" w:type="dxa"/>
            <w:gridSpan w:val="2"/>
            <w:tcBorders>
              <w:top w:val="single" w:sz="4" w:space="0" w:color="000000"/>
              <w:left w:val="single" w:sz="4" w:space="0" w:color="000000"/>
              <w:bottom w:val="dashed" w:sz="4" w:space="0" w:color="000000"/>
              <w:right w:val="single" w:sz="4" w:space="0" w:color="000000"/>
            </w:tcBorders>
          </w:tcPr>
          <w:p w14:paraId="2A652FC0" w14:textId="77777777" w:rsidR="001B3463" w:rsidRPr="00FB3979" w:rsidRDefault="001B3463">
            <w:pPr>
              <w:rPr>
                <w:rFonts w:ascii="Times New Roman" w:eastAsia="標楷體" w:hAnsi="Times New Roman" w:cs="標楷體"/>
              </w:rPr>
            </w:pPr>
          </w:p>
          <w:p w14:paraId="06E599A4" w14:textId="77777777" w:rsidR="001B3463" w:rsidRPr="00FB3979" w:rsidRDefault="001B3463">
            <w:pPr>
              <w:rPr>
                <w:rFonts w:ascii="Times New Roman" w:eastAsia="標楷體" w:hAnsi="Times New Roman" w:cs="標楷體"/>
              </w:rPr>
            </w:pPr>
          </w:p>
        </w:tc>
        <w:tc>
          <w:tcPr>
            <w:tcW w:w="2779" w:type="dxa"/>
            <w:tcBorders>
              <w:top w:val="single" w:sz="4" w:space="0" w:color="000000"/>
              <w:left w:val="single" w:sz="4" w:space="0" w:color="000000"/>
              <w:bottom w:val="dashed" w:sz="4" w:space="0" w:color="000000"/>
              <w:right w:val="single" w:sz="4" w:space="0" w:color="000000"/>
            </w:tcBorders>
          </w:tcPr>
          <w:p w14:paraId="3143E798" w14:textId="77777777" w:rsidR="001B3463" w:rsidRPr="00FB3979" w:rsidRDefault="001B3463">
            <w:pPr>
              <w:rPr>
                <w:rFonts w:ascii="Times New Roman" w:eastAsia="標楷體" w:hAnsi="Times New Roman" w:cs="標楷體"/>
              </w:rPr>
            </w:pPr>
          </w:p>
          <w:p w14:paraId="151882D8" w14:textId="77777777" w:rsidR="001B3463" w:rsidRPr="00FB3979" w:rsidRDefault="001B3463">
            <w:pPr>
              <w:rPr>
                <w:rFonts w:ascii="Times New Roman" w:eastAsia="標楷體" w:hAnsi="Times New Roman" w:cs="標楷體"/>
              </w:rPr>
            </w:pPr>
            <w:proofErr w:type="gramStart"/>
            <w:r w:rsidRPr="00FB3979">
              <w:rPr>
                <w:rFonts w:ascii="Times New Roman" w:eastAsia="標楷體" w:hAnsi="Times New Roman" w:cs="標楷體" w:hint="eastAsia"/>
              </w:rPr>
              <w:t>跳轉至</w:t>
            </w:r>
            <w:proofErr w:type="gramEnd"/>
            <w:r w:rsidRPr="00FB3979">
              <w:rPr>
                <w:rFonts w:ascii="Times New Roman" w:eastAsia="標楷體" w:hAnsi="Times New Roman" w:cs="標楷體" w:hint="eastAsia"/>
              </w:rPr>
              <w:t>部門授權頁面</w:t>
            </w:r>
          </w:p>
        </w:tc>
      </w:tr>
      <w:tr w:rsidR="001B3463" w:rsidRPr="00FB3979" w14:paraId="7BD1358E" w14:textId="77777777" w:rsidTr="00D14C59">
        <w:trPr>
          <w:trHeight w:val="68"/>
        </w:trPr>
        <w:tc>
          <w:tcPr>
            <w:tcW w:w="1191" w:type="dxa"/>
            <w:tcBorders>
              <w:top w:val="single" w:sz="4" w:space="0" w:color="000000"/>
              <w:left w:val="single" w:sz="4" w:space="0" w:color="000000"/>
              <w:bottom w:val="single" w:sz="4" w:space="0" w:color="000000"/>
              <w:right w:val="single" w:sz="4" w:space="0" w:color="000000"/>
            </w:tcBorders>
            <w:vAlign w:val="center"/>
            <w:hideMark/>
          </w:tcPr>
          <w:p w14:paraId="53DDB719" w14:textId="77777777" w:rsidR="001B3463" w:rsidRPr="00FB3979" w:rsidRDefault="001B3463" w:rsidP="00D14C59">
            <w:pPr>
              <w:jc w:val="center"/>
              <w:rPr>
                <w:rFonts w:ascii="Times New Roman" w:eastAsia="標楷體" w:hAnsi="Times New Roman" w:cs="標楷體"/>
              </w:rPr>
            </w:pPr>
            <w:r w:rsidRPr="00FB3979">
              <w:rPr>
                <w:rFonts w:ascii="Times New Roman" w:eastAsia="標楷體" w:hAnsi="Times New Roman" w:cs="標楷體" w:hint="eastAsia"/>
              </w:rPr>
              <w:t>備註</w:t>
            </w:r>
          </w:p>
        </w:tc>
        <w:tc>
          <w:tcPr>
            <w:tcW w:w="7569" w:type="dxa"/>
            <w:gridSpan w:val="4"/>
            <w:tcBorders>
              <w:top w:val="single" w:sz="4" w:space="0" w:color="000000"/>
              <w:left w:val="single" w:sz="4" w:space="0" w:color="000000"/>
              <w:bottom w:val="single" w:sz="4" w:space="0" w:color="000000"/>
              <w:right w:val="single" w:sz="4" w:space="0" w:color="000000"/>
            </w:tcBorders>
            <w:hideMark/>
          </w:tcPr>
          <w:p w14:paraId="7BC626F3" w14:textId="073259CE" w:rsidR="001B3463" w:rsidRPr="00FB3979" w:rsidRDefault="001B3463" w:rsidP="00D14C59">
            <w:pPr>
              <w:rPr>
                <w:rFonts w:ascii="Times New Roman" w:eastAsia="標楷體" w:hAnsi="Times New Roman" w:cs="標楷體"/>
              </w:rPr>
            </w:pPr>
            <w:r w:rsidRPr="00FB3979">
              <w:rPr>
                <w:rFonts w:ascii="Times New Roman" w:eastAsia="標楷體" w:hAnsi="Times New Roman" w:cs="標楷體" w:hint="eastAsia"/>
              </w:rPr>
              <w:t>部門授權頁面功能如功能編號</w:t>
            </w:r>
            <w:r w:rsidRPr="00FB3979">
              <w:rPr>
                <w:rFonts w:ascii="Times New Roman" w:eastAsia="標楷體" w:hAnsi="Times New Roman" w:cs="標楷體" w:hint="eastAsia"/>
              </w:rPr>
              <w:t>1-7-3</w:t>
            </w:r>
          </w:p>
        </w:tc>
      </w:tr>
    </w:tbl>
    <w:p w14:paraId="24007D67" w14:textId="77777777" w:rsidR="001B3463" w:rsidRPr="00FB3979" w:rsidRDefault="001B3463" w:rsidP="001B3463">
      <w:pPr>
        <w:rPr>
          <w:rFonts w:ascii="Times New Roman" w:eastAsia="標楷體" w:hAnsi="Times New Roman" w:cs="標楷體"/>
          <w:b/>
        </w:rPr>
      </w:pPr>
    </w:p>
    <w:p w14:paraId="41D792CA" w14:textId="77777777" w:rsidR="001B3463" w:rsidRPr="00FB3979" w:rsidRDefault="001B3463" w:rsidP="001B3463">
      <w:pPr>
        <w:rPr>
          <w:rFonts w:ascii="Times New Roman" w:eastAsia="標楷體" w:hAnsi="Times New Roman" w:cs="標楷體"/>
        </w:rPr>
      </w:pPr>
      <w:r w:rsidRPr="00FB3979">
        <w:rPr>
          <w:rFonts w:ascii="Times New Roman" w:eastAsia="標楷體" w:hAnsi="Times New Roman" w:cs="標楷體" w:hint="eastAsia"/>
        </w:rPr>
        <w:t>使用者介面</w:t>
      </w:r>
      <w:r w:rsidRPr="00FB3979">
        <w:rPr>
          <w:rFonts w:ascii="Times New Roman" w:eastAsia="標楷體" w:hAnsi="Times New Roman" w:cs="標楷體" w:hint="eastAsia"/>
        </w:rPr>
        <w:t>:</w:t>
      </w:r>
    </w:p>
    <w:p w14:paraId="062715F8" w14:textId="77777777" w:rsidR="001B3463" w:rsidRPr="00FB3979" w:rsidRDefault="001B3463" w:rsidP="001B3463">
      <w:pPr>
        <w:rPr>
          <w:rFonts w:ascii="Times New Roman" w:eastAsia="標楷體" w:hAnsi="Times New Roman"/>
          <w:b/>
          <w:sz w:val="22"/>
          <w:szCs w:val="22"/>
        </w:rPr>
      </w:pPr>
      <w:r w:rsidRPr="00FB3979">
        <w:rPr>
          <w:rFonts w:ascii="Times New Roman" w:eastAsia="標楷體" w:hAnsi="Times New Roman"/>
          <w:b/>
          <w:noProof/>
          <w:sz w:val="22"/>
          <w:szCs w:val="22"/>
        </w:rPr>
        <w:drawing>
          <wp:inline distT="0" distB="0" distL="0" distR="0" wp14:anchorId="1392703F" wp14:editId="73E8D329">
            <wp:extent cx="6065520" cy="2948940"/>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344128"/>
                    <pic:cNvPicPr>
                      <a:picLocks noChangeAspect="1" noChangeArrowheads="1"/>
                    </pic:cNvPicPr>
                  </pic:nvPicPr>
                  <pic:blipFill>
                    <a:blip r:embed="rId95">
                      <a:extLst>
                        <a:ext uri="{28A0092B-C50C-407E-A947-70E740481C1C}">
                          <a14:useLocalDpi xmlns:a14="http://schemas.microsoft.com/office/drawing/2010/main" val="0"/>
                        </a:ext>
                      </a:extLst>
                    </a:blip>
                    <a:srcRect b="20300"/>
                    <a:stretch>
                      <a:fillRect/>
                    </a:stretch>
                  </pic:blipFill>
                  <pic:spPr bwMode="auto">
                    <a:xfrm>
                      <a:off x="0" y="0"/>
                      <a:ext cx="6065520" cy="2948940"/>
                    </a:xfrm>
                    <a:prstGeom prst="rect">
                      <a:avLst/>
                    </a:prstGeom>
                    <a:noFill/>
                    <a:ln>
                      <a:noFill/>
                    </a:ln>
                  </pic:spPr>
                </pic:pic>
              </a:graphicData>
            </a:graphic>
          </wp:inline>
        </w:drawing>
      </w:r>
    </w:p>
    <w:p w14:paraId="2482829E" w14:textId="2FB57C54" w:rsidR="001B3463" w:rsidRPr="00FB3979" w:rsidRDefault="001B3463" w:rsidP="002B798B">
      <w:pPr>
        <w:pStyle w:val="a9"/>
        <w:widowControl/>
        <w:rPr>
          <w:b/>
          <w:bCs/>
        </w:rPr>
      </w:pPr>
      <w:bookmarkStart w:id="478" w:name="_Toc152429974"/>
      <w:bookmarkStart w:id="479" w:name="_Toc152716166"/>
      <w:r w:rsidRPr="00FB3979">
        <w:rPr>
          <w:rFonts w:hint="eastAsia"/>
          <w:b/>
          <w:bCs/>
        </w:rPr>
        <w:t>圖</w:t>
      </w:r>
      <w:r w:rsidRPr="00FB3979">
        <w:rPr>
          <w:rFonts w:hint="eastAsia"/>
          <w:b/>
          <w:bCs/>
        </w:rPr>
        <w:t xml:space="preserve"> </w:t>
      </w:r>
      <w:r w:rsidRPr="00FB3979">
        <w:rPr>
          <w:rFonts w:hint="eastAsia"/>
          <w:b/>
          <w:bCs/>
        </w:rPr>
        <w:fldChar w:fldCharType="begin"/>
      </w:r>
      <w:r w:rsidRPr="00FB3979">
        <w:rPr>
          <w:rFonts w:hint="eastAsia"/>
          <w:b/>
          <w:bCs/>
        </w:rPr>
        <w:instrText xml:space="preserve"> SEQ </w:instrText>
      </w:r>
      <w:r w:rsidRPr="00FB3979">
        <w:rPr>
          <w:rFonts w:hint="eastAsia"/>
          <w:b/>
          <w:bCs/>
        </w:rPr>
        <w:instrText>圖</w:instrText>
      </w:r>
      <w:r w:rsidRPr="00FB3979">
        <w:rPr>
          <w:rFonts w:hint="eastAsia"/>
          <w:b/>
          <w:bCs/>
        </w:rPr>
        <w:instrText xml:space="preserve"> \* ARABIC </w:instrText>
      </w:r>
      <w:r w:rsidRPr="00FB3979">
        <w:rPr>
          <w:rFonts w:hint="eastAsia"/>
          <w:b/>
          <w:bCs/>
        </w:rPr>
        <w:fldChar w:fldCharType="separate"/>
      </w:r>
      <w:r w:rsidR="00E375D9">
        <w:rPr>
          <w:b/>
          <w:bCs/>
          <w:noProof/>
        </w:rPr>
        <w:t>67</w:t>
      </w:r>
      <w:r w:rsidRPr="00FB3979">
        <w:rPr>
          <w:rFonts w:hint="eastAsia"/>
          <w:b/>
          <w:bCs/>
        </w:rPr>
        <w:fldChar w:fldCharType="end"/>
      </w:r>
      <w:r w:rsidRPr="00FB3979">
        <w:rPr>
          <w:rFonts w:hint="eastAsia"/>
          <w:b/>
          <w:bCs/>
        </w:rPr>
        <w:t xml:space="preserve">  </w:t>
      </w:r>
      <w:r w:rsidRPr="00FB3979">
        <w:rPr>
          <w:rFonts w:hint="eastAsia"/>
          <w:b/>
          <w:bCs/>
        </w:rPr>
        <w:t>管理部門授權頁面</w:t>
      </w:r>
      <w:bookmarkEnd w:id="478"/>
      <w:bookmarkEnd w:id="479"/>
    </w:p>
    <w:p w14:paraId="3DD9B1BA" w14:textId="77777777" w:rsidR="00061506" w:rsidRPr="00FB3979" w:rsidRDefault="00061506" w:rsidP="001B3463">
      <w:pPr>
        <w:rPr>
          <w:rFonts w:ascii="Times New Roman" w:eastAsia="標楷體" w:hAnsi="Times New Roman" w:cs="標楷體"/>
        </w:rPr>
      </w:pPr>
    </w:p>
    <w:sectPr w:rsidR="00061506" w:rsidRPr="00FB3979" w:rsidSect="0054359C">
      <w:headerReference w:type="default" r:id="rId96"/>
      <w:footerReference w:type="default" r:id="rId97"/>
      <w:pgSz w:w="11906" w:h="16838"/>
      <w:pgMar w:top="1418" w:right="1418" w:bottom="1418" w:left="1701" w:header="851" w:footer="992"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8CE3C" w14:textId="77777777" w:rsidR="006A0899" w:rsidRDefault="006A0899">
      <w:r>
        <w:separator/>
      </w:r>
    </w:p>
  </w:endnote>
  <w:endnote w:type="continuationSeparator" w:id="0">
    <w:p w14:paraId="57C2CE51" w14:textId="77777777" w:rsidR="006A0899" w:rsidRDefault="006A0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SimSun"/>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174643566"/>
      <w:docPartObj>
        <w:docPartGallery w:val="Page Numbers (Bottom of Page)"/>
        <w:docPartUnique/>
      </w:docPartObj>
    </w:sdtPr>
    <w:sdtContent>
      <w:p w14:paraId="1EF149CD" w14:textId="78004114" w:rsidR="001B49B3" w:rsidRPr="0054359C" w:rsidRDefault="001B49B3">
        <w:pPr>
          <w:pStyle w:val="aa"/>
          <w:jc w:val="center"/>
          <w:rPr>
            <w:rFonts w:ascii="Times New Roman" w:hAnsi="Times New Roman" w:cs="Times New Roman"/>
          </w:rPr>
        </w:pPr>
        <w:r w:rsidRPr="0054359C">
          <w:rPr>
            <w:rFonts w:ascii="Times New Roman" w:hAnsi="Times New Roman" w:cs="Times New Roman"/>
          </w:rPr>
          <w:fldChar w:fldCharType="begin"/>
        </w:r>
        <w:r w:rsidRPr="0054359C">
          <w:rPr>
            <w:rFonts w:ascii="Times New Roman" w:hAnsi="Times New Roman" w:cs="Times New Roman"/>
          </w:rPr>
          <w:instrText>PAGE   \* MERGEFORMAT</w:instrText>
        </w:r>
        <w:r w:rsidRPr="0054359C">
          <w:rPr>
            <w:rFonts w:ascii="Times New Roman" w:hAnsi="Times New Roman" w:cs="Times New Roman"/>
          </w:rPr>
          <w:fldChar w:fldCharType="separate"/>
        </w:r>
        <w:r w:rsidR="0001062F" w:rsidRPr="0001062F">
          <w:rPr>
            <w:rFonts w:ascii="Times New Roman" w:hAnsi="Times New Roman" w:cs="Times New Roman"/>
            <w:noProof/>
            <w:lang w:val="zh-TW"/>
          </w:rPr>
          <w:t>9</w:t>
        </w:r>
        <w:r w:rsidRPr="0054359C">
          <w:rPr>
            <w:rFonts w:ascii="Times New Roman" w:hAnsi="Times New Roman" w:cs="Times New Roman"/>
          </w:rPr>
          <w:fldChar w:fldCharType="end"/>
        </w:r>
      </w:p>
    </w:sdtContent>
  </w:sdt>
  <w:p w14:paraId="47B44181" w14:textId="77777777" w:rsidR="001B49B3" w:rsidRPr="0054359C" w:rsidRDefault="001B49B3">
    <w:pPr>
      <w:pStyle w:val="aa"/>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F4EFCC" w14:textId="77777777" w:rsidR="006A0899" w:rsidRDefault="006A0899">
      <w:r>
        <w:separator/>
      </w:r>
    </w:p>
  </w:footnote>
  <w:footnote w:type="continuationSeparator" w:id="0">
    <w:p w14:paraId="12493F41" w14:textId="77777777" w:rsidR="006A0899" w:rsidRDefault="006A0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hint="eastAsia"/>
        <w:sz w:val="24"/>
        <w:szCs w:val="24"/>
      </w:rPr>
      <w:alias w:val="標題"/>
      <w:tag w:val=""/>
      <w:id w:val="1116400235"/>
      <w:placeholder>
        <w:docPart w:val="17E9878690BF4EAEA124899B14C83B4A"/>
      </w:placeholder>
      <w:dataBinding w:prefixMappings="xmlns:ns0='http://purl.org/dc/elements/1.1/' xmlns:ns1='http://schemas.openxmlformats.org/package/2006/metadata/core-properties' " w:xpath="/ns1:coreProperties[1]/ns0:title[1]" w:storeItemID="{6C3C8BC8-F283-45AE-878A-BAB7291924A1}"/>
      <w:text/>
    </w:sdtPr>
    <w:sdtContent>
      <w:p w14:paraId="2B4C4DA1" w14:textId="3D8A893A" w:rsidR="001B49B3" w:rsidRPr="006607DC" w:rsidRDefault="001B49B3" w:rsidP="00FB3979">
        <w:pPr>
          <w:pStyle w:val="a3"/>
          <w:jc w:val="right"/>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RS</w:t>
        </w:r>
        <w:r>
          <w:rPr>
            <w:rFonts w:ascii="Times New Roman" w:hAnsi="Times New Roman" w:cs="Times New Roman" w:hint="eastAsia"/>
            <w:sz w:val="24"/>
            <w:szCs w:val="24"/>
          </w:rPr>
          <w:t>-IM-2023-022-1-1</w:t>
        </w:r>
      </w:p>
    </w:sdtContent>
  </w:sdt>
  <w:p w14:paraId="1517BA08" w14:textId="77777777" w:rsidR="001B49B3" w:rsidRDefault="001B49B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3E8F"/>
    <w:multiLevelType w:val="multilevel"/>
    <w:tmpl w:val="015F3E8F"/>
    <w:lvl w:ilvl="0">
      <w:start w:val="1"/>
      <w:numFmt w:val="decimal"/>
      <w:lvlText w:val="%1)"/>
      <w:lvlJc w:val="left"/>
      <w:pPr>
        <w:ind w:left="2061" w:hanging="360"/>
      </w:pPr>
      <w:rPr>
        <w:u w:val="none"/>
      </w:rPr>
    </w:lvl>
    <w:lvl w:ilvl="1">
      <w:start w:val="1"/>
      <w:numFmt w:val="lowerLetter"/>
      <w:lvlText w:val="%2)"/>
      <w:lvlJc w:val="left"/>
      <w:pPr>
        <w:ind w:left="2214" w:hanging="360"/>
      </w:pPr>
      <w:rPr>
        <w:u w:val="none"/>
      </w:rPr>
    </w:lvl>
    <w:lvl w:ilvl="2">
      <w:start w:val="1"/>
      <w:numFmt w:val="lowerRoman"/>
      <w:lvlText w:val="%3)"/>
      <w:lvlJc w:val="right"/>
      <w:pPr>
        <w:ind w:left="2934" w:hanging="360"/>
      </w:pPr>
      <w:rPr>
        <w:u w:val="none"/>
      </w:rPr>
    </w:lvl>
    <w:lvl w:ilvl="3">
      <w:start w:val="1"/>
      <w:numFmt w:val="decimal"/>
      <w:lvlText w:val="(%4)"/>
      <w:lvlJc w:val="left"/>
      <w:pPr>
        <w:ind w:left="3654" w:hanging="360"/>
      </w:pPr>
      <w:rPr>
        <w:u w:val="none"/>
      </w:rPr>
    </w:lvl>
    <w:lvl w:ilvl="4">
      <w:start w:val="1"/>
      <w:numFmt w:val="lowerLetter"/>
      <w:lvlText w:val="(%5)"/>
      <w:lvlJc w:val="left"/>
      <w:pPr>
        <w:ind w:left="4374" w:hanging="360"/>
      </w:pPr>
      <w:rPr>
        <w:u w:val="none"/>
      </w:rPr>
    </w:lvl>
    <w:lvl w:ilvl="5">
      <w:start w:val="1"/>
      <w:numFmt w:val="lowerRoman"/>
      <w:lvlText w:val="(%6)"/>
      <w:lvlJc w:val="right"/>
      <w:pPr>
        <w:ind w:left="5094" w:hanging="360"/>
      </w:pPr>
      <w:rPr>
        <w:u w:val="none"/>
      </w:rPr>
    </w:lvl>
    <w:lvl w:ilvl="6">
      <w:start w:val="1"/>
      <w:numFmt w:val="decimal"/>
      <w:lvlText w:val="%7."/>
      <w:lvlJc w:val="left"/>
      <w:pPr>
        <w:ind w:left="5814" w:hanging="360"/>
      </w:pPr>
      <w:rPr>
        <w:u w:val="none"/>
      </w:rPr>
    </w:lvl>
    <w:lvl w:ilvl="7">
      <w:start w:val="1"/>
      <w:numFmt w:val="lowerLetter"/>
      <w:lvlText w:val="%8."/>
      <w:lvlJc w:val="left"/>
      <w:pPr>
        <w:ind w:left="6534" w:hanging="360"/>
      </w:pPr>
      <w:rPr>
        <w:u w:val="none"/>
      </w:rPr>
    </w:lvl>
    <w:lvl w:ilvl="8">
      <w:start w:val="1"/>
      <w:numFmt w:val="lowerRoman"/>
      <w:lvlText w:val="%9."/>
      <w:lvlJc w:val="right"/>
      <w:pPr>
        <w:ind w:left="7254" w:hanging="360"/>
      </w:pPr>
      <w:rPr>
        <w:u w:val="none"/>
      </w:rPr>
    </w:lvl>
  </w:abstractNum>
  <w:abstractNum w:abstractNumId="1" w15:restartNumberingAfterBreak="0">
    <w:nsid w:val="02837F9C"/>
    <w:multiLevelType w:val="multilevel"/>
    <w:tmpl w:val="02837F9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EA225FF"/>
    <w:multiLevelType w:val="multilevel"/>
    <w:tmpl w:val="2EA225FF"/>
    <w:lvl w:ilvl="0">
      <w:start w:val="1"/>
      <w:numFmt w:val="bullet"/>
      <w:lvlText w:val="●"/>
      <w:lvlJc w:val="left"/>
      <w:pPr>
        <w:ind w:left="1472" w:hanging="480"/>
      </w:pPr>
      <w:rPr>
        <w:rFonts w:ascii="Noto Sans Symbols" w:eastAsia="Noto Sans Symbols" w:hAnsi="Noto Sans Symbols" w:cs="Noto Sans Symbols"/>
      </w:rPr>
    </w:lvl>
    <w:lvl w:ilvl="1">
      <w:start w:val="1"/>
      <w:numFmt w:val="bullet"/>
      <w:lvlText w:val="■"/>
      <w:lvlJc w:val="left"/>
      <w:pPr>
        <w:ind w:left="1952" w:hanging="480"/>
      </w:pPr>
      <w:rPr>
        <w:rFonts w:ascii="Noto Sans Symbols" w:eastAsia="Noto Sans Symbols" w:hAnsi="Noto Sans Symbols" w:cs="Noto Sans Symbols"/>
      </w:rPr>
    </w:lvl>
    <w:lvl w:ilvl="2">
      <w:start w:val="1"/>
      <w:numFmt w:val="bullet"/>
      <w:lvlText w:val="◆"/>
      <w:lvlJc w:val="left"/>
      <w:pPr>
        <w:ind w:left="2432" w:hanging="480"/>
      </w:pPr>
      <w:rPr>
        <w:rFonts w:ascii="Noto Sans Symbols" w:eastAsia="Noto Sans Symbols" w:hAnsi="Noto Sans Symbols" w:cs="Noto Sans Symbols"/>
      </w:rPr>
    </w:lvl>
    <w:lvl w:ilvl="3">
      <w:start w:val="1"/>
      <w:numFmt w:val="bullet"/>
      <w:lvlText w:val="●"/>
      <w:lvlJc w:val="left"/>
      <w:pPr>
        <w:ind w:left="2912" w:hanging="480"/>
      </w:pPr>
      <w:rPr>
        <w:rFonts w:ascii="Noto Sans Symbols" w:eastAsia="Noto Sans Symbols" w:hAnsi="Noto Sans Symbols" w:cs="Noto Sans Symbols"/>
      </w:rPr>
    </w:lvl>
    <w:lvl w:ilvl="4">
      <w:start w:val="1"/>
      <w:numFmt w:val="bullet"/>
      <w:lvlText w:val="■"/>
      <w:lvlJc w:val="left"/>
      <w:pPr>
        <w:ind w:left="3392" w:hanging="480"/>
      </w:pPr>
      <w:rPr>
        <w:rFonts w:ascii="Noto Sans Symbols" w:eastAsia="Noto Sans Symbols" w:hAnsi="Noto Sans Symbols" w:cs="Noto Sans Symbols"/>
      </w:rPr>
    </w:lvl>
    <w:lvl w:ilvl="5">
      <w:start w:val="1"/>
      <w:numFmt w:val="bullet"/>
      <w:lvlText w:val="◆"/>
      <w:lvlJc w:val="left"/>
      <w:pPr>
        <w:ind w:left="3872" w:hanging="480"/>
      </w:pPr>
      <w:rPr>
        <w:rFonts w:ascii="Noto Sans Symbols" w:eastAsia="Noto Sans Symbols" w:hAnsi="Noto Sans Symbols" w:cs="Noto Sans Symbols"/>
      </w:rPr>
    </w:lvl>
    <w:lvl w:ilvl="6">
      <w:start w:val="1"/>
      <w:numFmt w:val="bullet"/>
      <w:lvlText w:val="●"/>
      <w:lvlJc w:val="left"/>
      <w:pPr>
        <w:ind w:left="4352" w:hanging="480"/>
      </w:pPr>
      <w:rPr>
        <w:rFonts w:ascii="Noto Sans Symbols" w:eastAsia="Noto Sans Symbols" w:hAnsi="Noto Sans Symbols" w:cs="Noto Sans Symbols"/>
      </w:rPr>
    </w:lvl>
    <w:lvl w:ilvl="7">
      <w:start w:val="1"/>
      <w:numFmt w:val="bullet"/>
      <w:lvlText w:val="■"/>
      <w:lvlJc w:val="left"/>
      <w:pPr>
        <w:ind w:left="4832" w:hanging="480"/>
      </w:pPr>
      <w:rPr>
        <w:rFonts w:ascii="Noto Sans Symbols" w:eastAsia="Noto Sans Symbols" w:hAnsi="Noto Sans Symbols" w:cs="Noto Sans Symbols"/>
      </w:rPr>
    </w:lvl>
    <w:lvl w:ilvl="8">
      <w:start w:val="1"/>
      <w:numFmt w:val="bullet"/>
      <w:lvlText w:val="◆"/>
      <w:lvlJc w:val="left"/>
      <w:pPr>
        <w:ind w:left="5312" w:hanging="480"/>
      </w:pPr>
      <w:rPr>
        <w:rFonts w:ascii="Noto Sans Symbols" w:eastAsia="Noto Sans Symbols" w:hAnsi="Noto Sans Symbols" w:cs="Noto Sans Symbols"/>
      </w:rPr>
    </w:lvl>
  </w:abstractNum>
  <w:abstractNum w:abstractNumId="3" w15:restartNumberingAfterBreak="0">
    <w:nsid w:val="37B7280C"/>
    <w:multiLevelType w:val="multilevel"/>
    <w:tmpl w:val="37B7280C"/>
    <w:lvl w:ilvl="0">
      <w:start w:val="1"/>
      <w:numFmt w:val="decimal"/>
      <w:lvlText w:val="%1)"/>
      <w:lvlJc w:val="left"/>
      <w:pPr>
        <w:ind w:left="2061" w:hanging="360"/>
      </w:pPr>
      <w:rPr>
        <w:rFonts w:hint="eastAsia"/>
        <w:u w:val="none"/>
      </w:rPr>
    </w:lvl>
    <w:lvl w:ilvl="1">
      <w:start w:val="1"/>
      <w:numFmt w:val="lowerLetter"/>
      <w:lvlText w:val="%2)"/>
      <w:lvlJc w:val="left"/>
      <w:pPr>
        <w:ind w:left="2214" w:hanging="360"/>
      </w:pPr>
      <w:rPr>
        <w:rFonts w:hint="eastAsia"/>
        <w:u w:val="none"/>
      </w:rPr>
    </w:lvl>
    <w:lvl w:ilvl="2">
      <w:start w:val="1"/>
      <w:numFmt w:val="lowerRoman"/>
      <w:lvlText w:val="%3)"/>
      <w:lvlJc w:val="right"/>
      <w:pPr>
        <w:ind w:left="2934" w:hanging="360"/>
      </w:pPr>
      <w:rPr>
        <w:rFonts w:hint="eastAsia"/>
        <w:u w:val="none"/>
      </w:rPr>
    </w:lvl>
    <w:lvl w:ilvl="3">
      <w:start w:val="1"/>
      <w:numFmt w:val="decimal"/>
      <w:lvlText w:val="(%4)"/>
      <w:lvlJc w:val="left"/>
      <w:pPr>
        <w:ind w:left="3654" w:hanging="360"/>
      </w:pPr>
      <w:rPr>
        <w:rFonts w:hint="eastAsia"/>
        <w:u w:val="none"/>
      </w:rPr>
    </w:lvl>
    <w:lvl w:ilvl="4">
      <w:start w:val="1"/>
      <w:numFmt w:val="lowerLetter"/>
      <w:lvlText w:val="(%5)"/>
      <w:lvlJc w:val="left"/>
      <w:pPr>
        <w:ind w:left="4374" w:hanging="360"/>
      </w:pPr>
      <w:rPr>
        <w:rFonts w:hint="eastAsia"/>
        <w:u w:val="none"/>
      </w:rPr>
    </w:lvl>
    <w:lvl w:ilvl="5">
      <w:start w:val="1"/>
      <w:numFmt w:val="lowerRoman"/>
      <w:lvlText w:val="(%6)"/>
      <w:lvlJc w:val="right"/>
      <w:pPr>
        <w:ind w:left="5094" w:hanging="360"/>
      </w:pPr>
      <w:rPr>
        <w:rFonts w:hint="eastAsia"/>
        <w:u w:val="none"/>
      </w:rPr>
    </w:lvl>
    <w:lvl w:ilvl="6">
      <w:start w:val="1"/>
      <w:numFmt w:val="decimal"/>
      <w:lvlText w:val="%7."/>
      <w:lvlJc w:val="left"/>
      <w:pPr>
        <w:ind w:left="5814" w:hanging="360"/>
      </w:pPr>
      <w:rPr>
        <w:rFonts w:hint="eastAsia"/>
        <w:u w:val="none"/>
      </w:rPr>
    </w:lvl>
    <w:lvl w:ilvl="7">
      <w:start w:val="1"/>
      <w:numFmt w:val="lowerLetter"/>
      <w:lvlText w:val="%8."/>
      <w:lvlJc w:val="left"/>
      <w:pPr>
        <w:ind w:left="6534" w:hanging="360"/>
      </w:pPr>
      <w:rPr>
        <w:rFonts w:hint="eastAsia"/>
        <w:u w:val="none"/>
      </w:rPr>
    </w:lvl>
    <w:lvl w:ilvl="8">
      <w:start w:val="1"/>
      <w:numFmt w:val="lowerRoman"/>
      <w:lvlText w:val="%9."/>
      <w:lvlJc w:val="right"/>
      <w:pPr>
        <w:ind w:left="7254" w:hanging="360"/>
      </w:pPr>
      <w:rPr>
        <w:rFonts w:hint="eastAsia"/>
        <w:u w:val="none"/>
      </w:rPr>
    </w:lvl>
  </w:abstractNum>
  <w:abstractNum w:abstractNumId="4" w15:restartNumberingAfterBreak="0">
    <w:nsid w:val="4530160F"/>
    <w:multiLevelType w:val="hybridMultilevel"/>
    <w:tmpl w:val="FEF818DC"/>
    <w:lvl w:ilvl="0" w:tplc="202A4654">
      <w:start w:val="1"/>
      <w:numFmt w:val="decimal"/>
      <w:lvlText w:val="%1)"/>
      <w:lvlJc w:val="right"/>
      <w:pPr>
        <w:ind w:left="476" w:hanging="192"/>
      </w:pPr>
      <w:rPr>
        <w:rFonts w:hint="eastAsia"/>
      </w:rPr>
    </w:lvl>
    <w:lvl w:ilvl="1" w:tplc="04090019" w:tentative="1">
      <w:start w:val="1"/>
      <w:numFmt w:val="ideographTraditional"/>
      <w:lvlText w:val="%2、"/>
      <w:lvlJc w:val="left"/>
      <w:pPr>
        <w:ind w:left="956" w:hanging="480"/>
      </w:pPr>
    </w:lvl>
    <w:lvl w:ilvl="2" w:tplc="0409001B" w:tentative="1">
      <w:start w:val="1"/>
      <w:numFmt w:val="lowerRoman"/>
      <w:lvlText w:val="%3."/>
      <w:lvlJc w:val="right"/>
      <w:pPr>
        <w:ind w:left="1436" w:hanging="480"/>
      </w:pPr>
    </w:lvl>
    <w:lvl w:ilvl="3" w:tplc="0409000F" w:tentative="1">
      <w:start w:val="1"/>
      <w:numFmt w:val="decimal"/>
      <w:lvlText w:val="%4."/>
      <w:lvlJc w:val="left"/>
      <w:pPr>
        <w:ind w:left="1916" w:hanging="480"/>
      </w:pPr>
    </w:lvl>
    <w:lvl w:ilvl="4" w:tplc="04090019" w:tentative="1">
      <w:start w:val="1"/>
      <w:numFmt w:val="ideographTraditional"/>
      <w:lvlText w:val="%5、"/>
      <w:lvlJc w:val="left"/>
      <w:pPr>
        <w:ind w:left="2396" w:hanging="480"/>
      </w:pPr>
    </w:lvl>
    <w:lvl w:ilvl="5" w:tplc="0409001B" w:tentative="1">
      <w:start w:val="1"/>
      <w:numFmt w:val="lowerRoman"/>
      <w:lvlText w:val="%6."/>
      <w:lvlJc w:val="right"/>
      <w:pPr>
        <w:ind w:left="2876" w:hanging="480"/>
      </w:pPr>
    </w:lvl>
    <w:lvl w:ilvl="6" w:tplc="0409000F" w:tentative="1">
      <w:start w:val="1"/>
      <w:numFmt w:val="decimal"/>
      <w:lvlText w:val="%7."/>
      <w:lvlJc w:val="left"/>
      <w:pPr>
        <w:ind w:left="3356" w:hanging="480"/>
      </w:pPr>
    </w:lvl>
    <w:lvl w:ilvl="7" w:tplc="04090019" w:tentative="1">
      <w:start w:val="1"/>
      <w:numFmt w:val="ideographTraditional"/>
      <w:lvlText w:val="%8、"/>
      <w:lvlJc w:val="left"/>
      <w:pPr>
        <w:ind w:left="3836" w:hanging="480"/>
      </w:pPr>
    </w:lvl>
    <w:lvl w:ilvl="8" w:tplc="0409001B" w:tentative="1">
      <w:start w:val="1"/>
      <w:numFmt w:val="lowerRoman"/>
      <w:lvlText w:val="%9."/>
      <w:lvlJc w:val="right"/>
      <w:pPr>
        <w:ind w:left="4316" w:hanging="480"/>
      </w:pPr>
    </w:lvl>
  </w:abstractNum>
  <w:abstractNum w:abstractNumId="5" w15:restartNumberingAfterBreak="0">
    <w:nsid w:val="68752D61"/>
    <w:multiLevelType w:val="multilevel"/>
    <w:tmpl w:val="68752D61"/>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36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36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360"/>
      </w:pPr>
      <w:rPr>
        <w:u w:val="none"/>
      </w:rPr>
    </w:lvl>
  </w:abstractNum>
  <w:num w:numId="1">
    <w:abstractNumId w:val="1"/>
  </w:num>
  <w:num w:numId="2">
    <w:abstractNumId w:val="2"/>
  </w:num>
  <w:num w:numId="3">
    <w:abstractNumId w:val="5"/>
  </w:num>
  <w:num w:numId="4">
    <w:abstractNumId w:val="0"/>
  </w:num>
  <w:num w:numId="5">
    <w:abstractNumId w:val="3"/>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陳宏益">
    <w15:presenceInfo w15:providerId="AD" w15:userId="S::t2005022@o365.cyut.edu.tw::1763f950-5a07-494f-89f7-9f45e32b9ffd"/>
  </w15:person>
  <w15:person w15:author="Hung-Yi Chen">
    <w15:presenceInfo w15:providerId="None" w15:userId="Hung-Yi Chen"/>
  </w15:person>
  <w15:person w15:author="hsin yu wang">
    <w15:presenceInfo w15:providerId="Windows Live" w15:userId="2b2c92374dc995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revisionView w:markup="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D4F"/>
    <w:rsid w:val="000054D3"/>
    <w:rsid w:val="0001062F"/>
    <w:rsid w:val="00010A9B"/>
    <w:rsid w:val="00021A2F"/>
    <w:rsid w:val="000252E3"/>
    <w:rsid w:val="00033214"/>
    <w:rsid w:val="00036B14"/>
    <w:rsid w:val="00041554"/>
    <w:rsid w:val="00041B6B"/>
    <w:rsid w:val="00061506"/>
    <w:rsid w:val="00066542"/>
    <w:rsid w:val="0007695D"/>
    <w:rsid w:val="000940DF"/>
    <w:rsid w:val="000972A3"/>
    <w:rsid w:val="000B7500"/>
    <w:rsid w:val="000D3279"/>
    <w:rsid w:val="000E2690"/>
    <w:rsid w:val="000E5224"/>
    <w:rsid w:val="000F5C78"/>
    <w:rsid w:val="00103DF4"/>
    <w:rsid w:val="00111966"/>
    <w:rsid w:val="00114369"/>
    <w:rsid w:val="00121428"/>
    <w:rsid w:val="001220C9"/>
    <w:rsid w:val="001479FB"/>
    <w:rsid w:val="00160FAF"/>
    <w:rsid w:val="001717B5"/>
    <w:rsid w:val="0017567A"/>
    <w:rsid w:val="001B3463"/>
    <w:rsid w:val="001B4262"/>
    <w:rsid w:val="001B49B3"/>
    <w:rsid w:val="001D7D50"/>
    <w:rsid w:val="00204F37"/>
    <w:rsid w:val="0020777C"/>
    <w:rsid w:val="00217335"/>
    <w:rsid w:val="00221E40"/>
    <w:rsid w:val="0024325B"/>
    <w:rsid w:val="002524D1"/>
    <w:rsid w:val="00260930"/>
    <w:rsid w:val="00260CA3"/>
    <w:rsid w:val="00277E93"/>
    <w:rsid w:val="00281182"/>
    <w:rsid w:val="002820B2"/>
    <w:rsid w:val="00285E02"/>
    <w:rsid w:val="002869D8"/>
    <w:rsid w:val="00297D6A"/>
    <w:rsid w:val="002B798B"/>
    <w:rsid w:val="002C7A56"/>
    <w:rsid w:val="002C7B29"/>
    <w:rsid w:val="002E01CF"/>
    <w:rsid w:val="002E6895"/>
    <w:rsid w:val="002F04EE"/>
    <w:rsid w:val="002F75D7"/>
    <w:rsid w:val="00306467"/>
    <w:rsid w:val="00310B58"/>
    <w:rsid w:val="00334098"/>
    <w:rsid w:val="00334EA2"/>
    <w:rsid w:val="00337D59"/>
    <w:rsid w:val="00351D76"/>
    <w:rsid w:val="00357D48"/>
    <w:rsid w:val="00370C80"/>
    <w:rsid w:val="00391224"/>
    <w:rsid w:val="00392902"/>
    <w:rsid w:val="0039702F"/>
    <w:rsid w:val="003C0563"/>
    <w:rsid w:val="003E5330"/>
    <w:rsid w:val="003F3DD8"/>
    <w:rsid w:val="003F7218"/>
    <w:rsid w:val="00400025"/>
    <w:rsid w:val="004133C8"/>
    <w:rsid w:val="004156D2"/>
    <w:rsid w:val="004610D1"/>
    <w:rsid w:val="0046487C"/>
    <w:rsid w:val="00475101"/>
    <w:rsid w:val="004A4353"/>
    <w:rsid w:val="004B0B24"/>
    <w:rsid w:val="004C3984"/>
    <w:rsid w:val="004D7767"/>
    <w:rsid w:val="004E59BD"/>
    <w:rsid w:val="004F26B1"/>
    <w:rsid w:val="004F3E52"/>
    <w:rsid w:val="004F4AC5"/>
    <w:rsid w:val="004F6EFD"/>
    <w:rsid w:val="005036E6"/>
    <w:rsid w:val="00515211"/>
    <w:rsid w:val="00516EF4"/>
    <w:rsid w:val="00524780"/>
    <w:rsid w:val="00527008"/>
    <w:rsid w:val="00531C68"/>
    <w:rsid w:val="00542614"/>
    <w:rsid w:val="0054359C"/>
    <w:rsid w:val="005474C8"/>
    <w:rsid w:val="00552DB8"/>
    <w:rsid w:val="00581FD3"/>
    <w:rsid w:val="005A198E"/>
    <w:rsid w:val="005A1DA4"/>
    <w:rsid w:val="005A52EC"/>
    <w:rsid w:val="005E6BD7"/>
    <w:rsid w:val="00600C09"/>
    <w:rsid w:val="00617691"/>
    <w:rsid w:val="006235CC"/>
    <w:rsid w:val="00624F73"/>
    <w:rsid w:val="00636B55"/>
    <w:rsid w:val="006410E1"/>
    <w:rsid w:val="0066307C"/>
    <w:rsid w:val="00693B8E"/>
    <w:rsid w:val="00693EC6"/>
    <w:rsid w:val="00695016"/>
    <w:rsid w:val="006A011A"/>
    <w:rsid w:val="006A0899"/>
    <w:rsid w:val="006C59B1"/>
    <w:rsid w:val="006D3701"/>
    <w:rsid w:val="006D433D"/>
    <w:rsid w:val="006F25E8"/>
    <w:rsid w:val="007141B3"/>
    <w:rsid w:val="00737182"/>
    <w:rsid w:val="007418C0"/>
    <w:rsid w:val="00762532"/>
    <w:rsid w:val="00775AB1"/>
    <w:rsid w:val="00776CBF"/>
    <w:rsid w:val="007B497E"/>
    <w:rsid w:val="007E4121"/>
    <w:rsid w:val="0080795A"/>
    <w:rsid w:val="008138F5"/>
    <w:rsid w:val="00824436"/>
    <w:rsid w:val="00856460"/>
    <w:rsid w:val="008914E0"/>
    <w:rsid w:val="008B0893"/>
    <w:rsid w:val="008B276F"/>
    <w:rsid w:val="008B5BE5"/>
    <w:rsid w:val="008B75F4"/>
    <w:rsid w:val="008C4E93"/>
    <w:rsid w:val="008C564F"/>
    <w:rsid w:val="008D439F"/>
    <w:rsid w:val="008E4975"/>
    <w:rsid w:val="008F2CA4"/>
    <w:rsid w:val="00901A9A"/>
    <w:rsid w:val="00901DCC"/>
    <w:rsid w:val="00904D77"/>
    <w:rsid w:val="0091474E"/>
    <w:rsid w:val="00923E57"/>
    <w:rsid w:val="009419E3"/>
    <w:rsid w:val="00956211"/>
    <w:rsid w:val="00960378"/>
    <w:rsid w:val="009803E5"/>
    <w:rsid w:val="00992164"/>
    <w:rsid w:val="00997E56"/>
    <w:rsid w:val="009F220C"/>
    <w:rsid w:val="00A078DA"/>
    <w:rsid w:val="00A2180A"/>
    <w:rsid w:val="00A253F8"/>
    <w:rsid w:val="00A455A6"/>
    <w:rsid w:val="00A47625"/>
    <w:rsid w:val="00A512B3"/>
    <w:rsid w:val="00A611FB"/>
    <w:rsid w:val="00A7454F"/>
    <w:rsid w:val="00A766B9"/>
    <w:rsid w:val="00AB0AF3"/>
    <w:rsid w:val="00AC0972"/>
    <w:rsid w:val="00AF0A2B"/>
    <w:rsid w:val="00AF1CA1"/>
    <w:rsid w:val="00AF3DD8"/>
    <w:rsid w:val="00B0051E"/>
    <w:rsid w:val="00B24746"/>
    <w:rsid w:val="00B31394"/>
    <w:rsid w:val="00B32E98"/>
    <w:rsid w:val="00B605E3"/>
    <w:rsid w:val="00B718C9"/>
    <w:rsid w:val="00B8576A"/>
    <w:rsid w:val="00BA3828"/>
    <w:rsid w:val="00BE69E8"/>
    <w:rsid w:val="00BE773F"/>
    <w:rsid w:val="00C14B36"/>
    <w:rsid w:val="00C22B7F"/>
    <w:rsid w:val="00C30070"/>
    <w:rsid w:val="00C46C31"/>
    <w:rsid w:val="00C4723A"/>
    <w:rsid w:val="00C47F8F"/>
    <w:rsid w:val="00C5393C"/>
    <w:rsid w:val="00C62C43"/>
    <w:rsid w:val="00C86E9C"/>
    <w:rsid w:val="00C90D12"/>
    <w:rsid w:val="00C93E57"/>
    <w:rsid w:val="00CB29D2"/>
    <w:rsid w:val="00CB6AE1"/>
    <w:rsid w:val="00CC6242"/>
    <w:rsid w:val="00CE1EB7"/>
    <w:rsid w:val="00CE2954"/>
    <w:rsid w:val="00CE517D"/>
    <w:rsid w:val="00CF51DE"/>
    <w:rsid w:val="00CF5BDE"/>
    <w:rsid w:val="00D01E92"/>
    <w:rsid w:val="00D125C7"/>
    <w:rsid w:val="00D14C59"/>
    <w:rsid w:val="00D23774"/>
    <w:rsid w:val="00D3262A"/>
    <w:rsid w:val="00D5572F"/>
    <w:rsid w:val="00DA661C"/>
    <w:rsid w:val="00DC008C"/>
    <w:rsid w:val="00DC42EB"/>
    <w:rsid w:val="00DC4DAB"/>
    <w:rsid w:val="00DD533C"/>
    <w:rsid w:val="00E1441B"/>
    <w:rsid w:val="00E20110"/>
    <w:rsid w:val="00E20517"/>
    <w:rsid w:val="00E24A75"/>
    <w:rsid w:val="00E375D9"/>
    <w:rsid w:val="00E41A7E"/>
    <w:rsid w:val="00E43E1A"/>
    <w:rsid w:val="00E52A0B"/>
    <w:rsid w:val="00E57844"/>
    <w:rsid w:val="00E827DA"/>
    <w:rsid w:val="00E85D90"/>
    <w:rsid w:val="00E90221"/>
    <w:rsid w:val="00E97E0B"/>
    <w:rsid w:val="00EB6E30"/>
    <w:rsid w:val="00F11924"/>
    <w:rsid w:val="00F13A5C"/>
    <w:rsid w:val="00F2144D"/>
    <w:rsid w:val="00F26540"/>
    <w:rsid w:val="00F368E5"/>
    <w:rsid w:val="00F6733F"/>
    <w:rsid w:val="00FA5D4F"/>
    <w:rsid w:val="00FA776D"/>
    <w:rsid w:val="00FB3979"/>
    <w:rsid w:val="00FC42BA"/>
    <w:rsid w:val="00FD6714"/>
    <w:rsid w:val="00FE2185"/>
    <w:rsid w:val="00FE2A16"/>
    <w:rsid w:val="00FE4A26"/>
    <w:rsid w:val="00FF4FD9"/>
    <w:rsid w:val="08AC6B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FF547"/>
  <w15:docId w15:val="{80023B4A-08EB-4746-9982-39DBA21F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pPr>
    <w:rPr>
      <w:rFonts w:ascii="Calibri" w:eastAsiaTheme="minorEastAsia" w:hAnsi="Calibri" w:cs="Calibri"/>
      <w:sz w:val="24"/>
      <w:szCs w:val="24"/>
    </w:rPr>
  </w:style>
  <w:style w:type="paragraph" w:styleId="1">
    <w:name w:val="heading 1"/>
    <w:basedOn w:val="a"/>
    <w:next w:val="a"/>
    <w:link w:val="10"/>
    <w:uiPriority w:val="9"/>
    <w:qFormat/>
    <w:pPr>
      <w:keepNext/>
      <w:keepLines/>
      <w:spacing w:before="480" w:after="120"/>
      <w:outlineLvl w:val="0"/>
    </w:pPr>
    <w:rPr>
      <w:rFonts w:eastAsia="標楷體"/>
      <w:b/>
      <w:szCs w:val="48"/>
    </w:rPr>
  </w:style>
  <w:style w:type="paragraph" w:styleId="2">
    <w:name w:val="heading 2"/>
    <w:basedOn w:val="a"/>
    <w:next w:val="a"/>
    <w:link w:val="20"/>
    <w:uiPriority w:val="9"/>
    <w:qFormat/>
    <w:pPr>
      <w:keepNext/>
      <w:keepLines/>
      <w:spacing w:before="360" w:after="80"/>
      <w:outlineLvl w:val="1"/>
    </w:pPr>
    <w:rPr>
      <w:rFonts w:eastAsia="標楷體"/>
      <w:b/>
      <w:szCs w:val="36"/>
    </w:rPr>
  </w:style>
  <w:style w:type="paragraph" w:styleId="3">
    <w:name w:val="heading 3"/>
    <w:basedOn w:val="a"/>
    <w:next w:val="a"/>
    <w:link w:val="30"/>
    <w:uiPriority w:val="9"/>
    <w:qFormat/>
    <w:pPr>
      <w:keepNext/>
      <w:keepLines/>
      <w:spacing w:before="280" w:after="80"/>
      <w:outlineLvl w:val="2"/>
    </w:pPr>
    <w:rPr>
      <w:rFonts w:eastAsia="標楷體"/>
      <w:b/>
      <w:szCs w:val="28"/>
    </w:rPr>
  </w:style>
  <w:style w:type="paragraph" w:styleId="4">
    <w:name w:val="heading 4"/>
    <w:basedOn w:val="a"/>
    <w:next w:val="a"/>
    <w:link w:val="40"/>
    <w:uiPriority w:val="9"/>
    <w:qFormat/>
    <w:rsid w:val="00BA3828"/>
    <w:pPr>
      <w:keepNext/>
      <w:keepLines/>
      <w:spacing w:before="240" w:after="40"/>
      <w:ind w:leftChars="300" w:left="300"/>
      <w:outlineLvl w:val="3"/>
    </w:pPr>
    <w:rPr>
      <w:rFonts w:ascii="Times New Roman" w:eastAsia="標楷體" w:hAnsi="Times New Roman"/>
      <w:b/>
    </w:rPr>
  </w:style>
  <w:style w:type="paragraph" w:styleId="5">
    <w:name w:val="heading 5"/>
    <w:basedOn w:val="a"/>
    <w:next w:val="a"/>
    <w:link w:val="50"/>
    <w:uiPriority w:val="9"/>
    <w:qFormat/>
    <w:pPr>
      <w:keepNext/>
      <w:keepLines/>
      <w:spacing w:before="220" w:after="40"/>
      <w:outlineLvl w:val="4"/>
    </w:pPr>
    <w:rPr>
      <w:b/>
      <w:sz w:val="22"/>
      <w:szCs w:val="22"/>
    </w:rPr>
  </w:style>
  <w:style w:type="paragraph" w:styleId="6">
    <w:name w:val="heading 6"/>
    <w:basedOn w:val="a"/>
    <w:next w:val="a"/>
    <w:link w:val="60"/>
    <w:uiPriority w:val="9"/>
    <w:qFormat/>
    <w:pPr>
      <w:keepNext/>
      <w:keepLines/>
      <w:spacing w:before="200" w:after="40"/>
      <w:outlineLvl w:val="5"/>
    </w:pPr>
    <w:rPr>
      <w:b/>
      <w:sz w:val="20"/>
      <w:szCs w:val="20"/>
    </w:rPr>
  </w:style>
  <w:style w:type="paragraph" w:styleId="7">
    <w:name w:val="heading 7"/>
    <w:basedOn w:val="a"/>
    <w:next w:val="a"/>
    <w:link w:val="70"/>
    <w:uiPriority w:val="9"/>
    <w:semiHidden/>
    <w:unhideWhenUsed/>
    <w:qFormat/>
    <w:rsid w:val="001B3463"/>
    <w:pPr>
      <w:widowControl/>
      <w:spacing w:before="240" w:after="60"/>
      <w:outlineLvl w:val="6"/>
    </w:pPr>
    <w:rPr>
      <w:rFonts w:asciiTheme="minorHAnsi" w:hAnsiTheme="minorHAnsi" w:cstheme="majorBidi"/>
    </w:rPr>
  </w:style>
  <w:style w:type="paragraph" w:styleId="8">
    <w:name w:val="heading 8"/>
    <w:basedOn w:val="a"/>
    <w:next w:val="a"/>
    <w:link w:val="80"/>
    <w:uiPriority w:val="9"/>
    <w:semiHidden/>
    <w:unhideWhenUsed/>
    <w:qFormat/>
    <w:rsid w:val="001B3463"/>
    <w:pPr>
      <w:widowControl/>
      <w:spacing w:before="240" w:after="60"/>
      <w:outlineLvl w:val="7"/>
    </w:pPr>
    <w:rPr>
      <w:rFonts w:asciiTheme="minorHAnsi" w:hAnsiTheme="minorHAnsi" w:cstheme="majorBidi"/>
      <w:i/>
      <w:iCs/>
    </w:rPr>
  </w:style>
  <w:style w:type="paragraph" w:styleId="9">
    <w:name w:val="heading 9"/>
    <w:basedOn w:val="a"/>
    <w:next w:val="a"/>
    <w:link w:val="90"/>
    <w:uiPriority w:val="9"/>
    <w:semiHidden/>
    <w:unhideWhenUsed/>
    <w:qFormat/>
    <w:rsid w:val="001B3463"/>
    <w:pPr>
      <w:widowControl/>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41">
    <w:name w:val="toc 4"/>
    <w:basedOn w:val="a"/>
    <w:next w:val="a"/>
    <w:uiPriority w:val="39"/>
    <w:unhideWhenUsed/>
    <w:pPr>
      <w:ind w:leftChars="600" w:left="1440"/>
    </w:pPr>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21">
    <w:name w:val="toc 2"/>
    <w:basedOn w:val="a"/>
    <w:next w:val="a"/>
    <w:uiPriority w:val="39"/>
    <w:unhideWhenUsed/>
    <w:pPr>
      <w:ind w:leftChars="200" w:left="480"/>
    </w:pPr>
  </w:style>
  <w:style w:type="paragraph" w:styleId="51">
    <w:name w:val="toc 5"/>
    <w:basedOn w:val="a"/>
    <w:next w:val="a"/>
    <w:uiPriority w:val="39"/>
    <w:unhideWhenUsed/>
    <w:pPr>
      <w:ind w:leftChars="800" w:left="1920"/>
    </w:pPr>
  </w:style>
  <w:style w:type="paragraph" w:styleId="71">
    <w:name w:val="toc 7"/>
    <w:basedOn w:val="a"/>
    <w:next w:val="a"/>
    <w:uiPriority w:val="39"/>
    <w:unhideWhenUsed/>
    <w:pPr>
      <w:ind w:leftChars="1200" w:left="2880"/>
    </w:pPr>
  </w:style>
  <w:style w:type="paragraph" w:styleId="81">
    <w:name w:val="toc 8"/>
    <w:basedOn w:val="a"/>
    <w:next w:val="a"/>
    <w:uiPriority w:val="39"/>
    <w:unhideWhenUsed/>
    <w:pPr>
      <w:ind w:leftChars="1400" w:left="3360"/>
    </w:pPr>
  </w:style>
  <w:style w:type="paragraph" w:styleId="11">
    <w:name w:val="toc 1"/>
    <w:basedOn w:val="a"/>
    <w:next w:val="a"/>
    <w:uiPriority w:val="39"/>
    <w:unhideWhenUsed/>
  </w:style>
  <w:style w:type="paragraph" w:styleId="a5">
    <w:name w:val="Subtitle"/>
    <w:basedOn w:val="a"/>
    <w:next w:val="a"/>
    <w:link w:val="a6"/>
    <w:uiPriority w:val="11"/>
    <w:qFormat/>
    <w:pPr>
      <w:keepNext/>
      <w:keepLines/>
      <w:spacing w:before="360" w:after="80"/>
    </w:pPr>
    <w:rPr>
      <w:rFonts w:ascii="Georgia" w:eastAsia="Georgia" w:hAnsi="Georgia" w:cs="Georgia"/>
      <w:i/>
      <w:color w:val="666666"/>
      <w:sz w:val="48"/>
      <w:szCs w:val="48"/>
    </w:rPr>
  </w:style>
  <w:style w:type="paragraph" w:styleId="91">
    <w:name w:val="toc 9"/>
    <w:basedOn w:val="a"/>
    <w:next w:val="a"/>
    <w:uiPriority w:val="39"/>
    <w:unhideWhenUsed/>
    <w:pPr>
      <w:ind w:leftChars="1600" w:left="3840"/>
    </w:pPr>
  </w:style>
  <w:style w:type="paragraph" w:styleId="a7">
    <w:name w:val="Title"/>
    <w:basedOn w:val="a"/>
    <w:next w:val="a"/>
    <w:link w:val="a8"/>
    <w:uiPriority w:val="10"/>
    <w:qFormat/>
    <w:pPr>
      <w:keepNext/>
      <w:keepLines/>
      <w:spacing w:before="480" w:after="120"/>
    </w:pPr>
    <w:rPr>
      <w:b/>
      <w:sz w:val="72"/>
      <w:szCs w:val="72"/>
    </w:rPr>
  </w:style>
  <w:style w:type="paragraph" w:styleId="31">
    <w:name w:val="toc 3"/>
    <w:basedOn w:val="a"/>
    <w:next w:val="a"/>
    <w:uiPriority w:val="39"/>
    <w:unhideWhenUsed/>
    <w:pPr>
      <w:ind w:leftChars="400" w:left="960"/>
    </w:pPr>
  </w:style>
  <w:style w:type="paragraph" w:styleId="a9">
    <w:name w:val="caption"/>
    <w:basedOn w:val="a"/>
    <w:next w:val="a"/>
    <w:uiPriority w:val="35"/>
    <w:unhideWhenUsed/>
    <w:qFormat/>
    <w:rsid w:val="00693B8E"/>
    <w:pPr>
      <w:jc w:val="center"/>
    </w:pPr>
    <w:rPr>
      <w:rFonts w:ascii="Times New Roman" w:eastAsia="標楷體" w:hAnsi="Times New Roman"/>
    </w:rPr>
  </w:style>
  <w:style w:type="paragraph" w:styleId="aa">
    <w:name w:val="footer"/>
    <w:basedOn w:val="a"/>
    <w:link w:val="ab"/>
    <w:uiPriority w:val="99"/>
    <w:unhideWhenUsed/>
    <w:pPr>
      <w:tabs>
        <w:tab w:val="center" w:pos="4153"/>
        <w:tab w:val="right" w:pos="8306"/>
      </w:tabs>
      <w:snapToGrid w:val="0"/>
    </w:pPr>
    <w:rPr>
      <w:sz w:val="20"/>
      <w:szCs w:val="20"/>
    </w:rPr>
  </w:style>
  <w:style w:type="paragraph" w:styleId="61">
    <w:name w:val="toc 6"/>
    <w:basedOn w:val="a"/>
    <w:next w:val="a"/>
    <w:uiPriority w:val="39"/>
    <w:unhideWhenUsed/>
    <w:pPr>
      <w:ind w:leftChars="1000" w:left="2400"/>
    </w:pPr>
  </w:style>
  <w:style w:type="paragraph" w:styleId="ac">
    <w:name w:val="Balloon Text"/>
    <w:basedOn w:val="a"/>
    <w:link w:val="ad"/>
    <w:uiPriority w:val="99"/>
    <w:unhideWhenUsed/>
    <w:qFormat/>
    <w:rPr>
      <w:rFonts w:asciiTheme="majorHAnsi" w:eastAsiaTheme="majorEastAsia" w:hAnsiTheme="majorHAnsi" w:cstheme="majorBidi"/>
      <w:sz w:val="18"/>
      <w:szCs w:val="18"/>
    </w:rPr>
  </w:style>
  <w:style w:type="table" w:customStyle="1" w:styleId="TableNormal1">
    <w:name w:val="Table Normal1"/>
    <w:tblPr>
      <w:tblCellMar>
        <w:top w:w="0" w:type="dxa"/>
        <w:left w:w="0" w:type="dxa"/>
        <w:bottom w:w="0" w:type="dxa"/>
        <w:right w:w="0" w:type="dxa"/>
      </w:tblCellMar>
    </w:tblPr>
  </w:style>
  <w:style w:type="table" w:customStyle="1" w:styleId="Style12">
    <w:name w:val="_Style 12"/>
    <w:basedOn w:val="TableNormal1"/>
    <w:tblPr>
      <w:tblCellMar>
        <w:left w:w="108" w:type="dxa"/>
        <w:right w:w="108" w:type="dxa"/>
      </w:tblCellMar>
    </w:tblPr>
  </w:style>
  <w:style w:type="table" w:customStyle="1" w:styleId="Style13">
    <w:name w:val="_Style 13"/>
    <w:basedOn w:val="TableNormal1"/>
    <w:tblPr>
      <w:tblCellMar>
        <w:left w:w="115" w:type="dxa"/>
        <w:right w:w="115" w:type="dxa"/>
      </w:tblCellMar>
    </w:tblPr>
  </w:style>
  <w:style w:type="table" w:customStyle="1" w:styleId="Style14">
    <w:name w:val="_Style 14"/>
    <w:basedOn w:val="TableNormal1"/>
    <w:tblPr>
      <w:tblCellMar>
        <w:left w:w="115" w:type="dxa"/>
        <w:right w:w="115" w:type="dxa"/>
      </w:tblCellMar>
    </w:tblPr>
  </w:style>
  <w:style w:type="table" w:customStyle="1" w:styleId="Style15">
    <w:name w:val="_Style 15"/>
    <w:basedOn w:val="TableNormal1"/>
    <w:tblPr>
      <w:tblCellMar>
        <w:left w:w="115" w:type="dxa"/>
        <w:right w:w="115" w:type="dxa"/>
      </w:tblCellMar>
    </w:tblPr>
  </w:style>
  <w:style w:type="table" w:customStyle="1" w:styleId="Style16">
    <w:name w:val="_Style 16"/>
    <w:basedOn w:val="TableNormal1"/>
    <w:qFormat/>
    <w:tblPr>
      <w:tblCellMar>
        <w:left w:w="115" w:type="dxa"/>
        <w:right w:w="115" w:type="dxa"/>
      </w:tblCellMar>
    </w:tblPr>
  </w:style>
  <w:style w:type="table" w:customStyle="1" w:styleId="Style17">
    <w:name w:val="_Style 17"/>
    <w:basedOn w:val="TableNormal1"/>
    <w:tblPr>
      <w:tblCellMar>
        <w:left w:w="115" w:type="dxa"/>
        <w:right w:w="115" w:type="dxa"/>
      </w:tblCellMar>
    </w:tblPr>
  </w:style>
  <w:style w:type="table" w:customStyle="1" w:styleId="Style18">
    <w:name w:val="_Style 18"/>
    <w:basedOn w:val="TableNormal1"/>
    <w:qFormat/>
    <w:tblPr>
      <w:tblCellMar>
        <w:left w:w="115" w:type="dxa"/>
        <w:right w:w="115" w:type="dxa"/>
      </w:tblCellMar>
    </w:tblPr>
  </w:style>
  <w:style w:type="table" w:customStyle="1" w:styleId="Style19">
    <w:name w:val="_Style 19"/>
    <w:basedOn w:val="TableNormal1"/>
    <w:qFormat/>
    <w:tblPr>
      <w:tblCellMar>
        <w:left w:w="115" w:type="dxa"/>
        <w:right w:w="115" w:type="dxa"/>
      </w:tblCellMar>
    </w:tblPr>
  </w:style>
  <w:style w:type="table" w:customStyle="1" w:styleId="Style20">
    <w:name w:val="_Style 20"/>
    <w:basedOn w:val="TableNormal1"/>
    <w:qFormat/>
    <w:tblPr>
      <w:tblCellMar>
        <w:left w:w="115" w:type="dxa"/>
        <w:right w:w="115" w:type="dxa"/>
      </w:tblCellMar>
    </w:tblPr>
  </w:style>
  <w:style w:type="table" w:customStyle="1" w:styleId="Style21">
    <w:name w:val="_Style 21"/>
    <w:basedOn w:val="TableNormal1"/>
    <w:qFormat/>
    <w:tblPr>
      <w:tblCellMar>
        <w:left w:w="115" w:type="dxa"/>
        <w:right w:w="115" w:type="dxa"/>
      </w:tblCellMar>
    </w:tblPr>
  </w:style>
  <w:style w:type="table" w:customStyle="1" w:styleId="Style22">
    <w:name w:val="_Style 22"/>
    <w:basedOn w:val="TableNormal1"/>
    <w:tblPr>
      <w:tblCellMar>
        <w:left w:w="115" w:type="dxa"/>
        <w:right w:w="115" w:type="dxa"/>
      </w:tblCellMar>
    </w:tblPr>
  </w:style>
  <w:style w:type="table" w:customStyle="1" w:styleId="Style23">
    <w:name w:val="_Style 23"/>
    <w:basedOn w:val="TableNormal1"/>
    <w:tblPr>
      <w:tblCellMar>
        <w:left w:w="115" w:type="dxa"/>
        <w:right w:w="115" w:type="dxa"/>
      </w:tblCellMar>
    </w:tblPr>
  </w:style>
  <w:style w:type="table" w:customStyle="1" w:styleId="Style24">
    <w:name w:val="_Style 24"/>
    <w:basedOn w:val="TableNormal1"/>
    <w:tblPr>
      <w:tblCellMar>
        <w:left w:w="115" w:type="dxa"/>
        <w:right w:w="115" w:type="dxa"/>
      </w:tblCellMar>
    </w:tblPr>
  </w:style>
  <w:style w:type="table" w:customStyle="1" w:styleId="Style25">
    <w:name w:val="_Style 25"/>
    <w:basedOn w:val="TableNormal1"/>
    <w:tblPr>
      <w:tblCellMar>
        <w:left w:w="115" w:type="dxa"/>
        <w:right w:w="115" w:type="dxa"/>
      </w:tblCellMar>
    </w:tblPr>
  </w:style>
  <w:style w:type="table" w:customStyle="1" w:styleId="Style26">
    <w:name w:val="_Style 26"/>
    <w:basedOn w:val="TableNormal1"/>
    <w:tblPr>
      <w:tblCellMar>
        <w:left w:w="115" w:type="dxa"/>
        <w:right w:w="115" w:type="dxa"/>
      </w:tblCellMar>
    </w:tblPr>
  </w:style>
  <w:style w:type="character" w:customStyle="1" w:styleId="a4">
    <w:name w:val="頁首 字元"/>
    <w:basedOn w:val="a0"/>
    <w:link w:val="a3"/>
    <w:uiPriority w:val="99"/>
    <w:qFormat/>
    <w:rPr>
      <w:sz w:val="20"/>
      <w:szCs w:val="20"/>
    </w:rPr>
  </w:style>
  <w:style w:type="character" w:customStyle="1" w:styleId="ab">
    <w:name w:val="頁尾 字元"/>
    <w:basedOn w:val="a0"/>
    <w:link w:val="aa"/>
    <w:uiPriority w:val="99"/>
    <w:rPr>
      <w:sz w:val="20"/>
      <w:szCs w:val="20"/>
    </w:rPr>
  </w:style>
  <w:style w:type="character" w:customStyle="1" w:styleId="ad">
    <w:name w:val="註解方塊文字 字元"/>
    <w:basedOn w:val="a0"/>
    <w:link w:val="ac"/>
    <w:uiPriority w:val="99"/>
    <w:semiHidden/>
    <w:rPr>
      <w:rFonts w:asciiTheme="majorHAnsi" w:eastAsiaTheme="majorEastAsia" w:hAnsiTheme="majorHAnsi" w:cstheme="majorBidi"/>
      <w:sz w:val="18"/>
      <w:szCs w:val="18"/>
    </w:rPr>
  </w:style>
  <w:style w:type="paragraph" w:customStyle="1" w:styleId="12">
    <w:name w:val="清單段落1"/>
    <w:basedOn w:val="a"/>
    <w:uiPriority w:val="34"/>
    <w:qFormat/>
    <w:pPr>
      <w:ind w:leftChars="200" w:left="480"/>
    </w:pPr>
  </w:style>
  <w:style w:type="paragraph" w:customStyle="1" w:styleId="13">
    <w:name w:val="修訂1"/>
    <w:hidden/>
    <w:uiPriority w:val="99"/>
    <w:semiHidden/>
    <w:qFormat/>
    <w:rPr>
      <w:rFonts w:ascii="Calibri" w:eastAsiaTheme="minorEastAsia" w:hAnsi="Calibri" w:cs="Calibri"/>
      <w:sz w:val="24"/>
      <w:szCs w:val="24"/>
    </w:rPr>
  </w:style>
  <w:style w:type="character" w:customStyle="1" w:styleId="10">
    <w:name w:val="標題 1 字元"/>
    <w:link w:val="1"/>
    <w:uiPriority w:val="9"/>
    <w:rPr>
      <w:rFonts w:eastAsia="標楷體"/>
      <w:b/>
      <w:sz w:val="24"/>
      <w:szCs w:val="48"/>
    </w:rPr>
  </w:style>
  <w:style w:type="character" w:customStyle="1" w:styleId="20">
    <w:name w:val="標題 2 字元"/>
    <w:link w:val="2"/>
    <w:uiPriority w:val="9"/>
    <w:rPr>
      <w:rFonts w:eastAsia="標楷體"/>
      <w:b/>
      <w:sz w:val="24"/>
      <w:szCs w:val="36"/>
    </w:rPr>
  </w:style>
  <w:style w:type="character" w:customStyle="1" w:styleId="30">
    <w:name w:val="標題 3 字元"/>
    <w:link w:val="3"/>
    <w:uiPriority w:val="9"/>
    <w:rPr>
      <w:rFonts w:eastAsia="標楷體"/>
      <w:b/>
      <w:sz w:val="24"/>
      <w:szCs w:val="28"/>
    </w:rPr>
  </w:style>
  <w:style w:type="character" w:customStyle="1" w:styleId="70">
    <w:name w:val="標題 7 字元"/>
    <w:basedOn w:val="a0"/>
    <w:link w:val="7"/>
    <w:uiPriority w:val="9"/>
    <w:semiHidden/>
    <w:rsid w:val="001B3463"/>
    <w:rPr>
      <w:rFonts w:asciiTheme="minorHAnsi" w:eastAsiaTheme="minorEastAsia" w:hAnsiTheme="minorHAnsi" w:cstheme="majorBidi"/>
      <w:sz w:val="24"/>
      <w:szCs w:val="24"/>
    </w:rPr>
  </w:style>
  <w:style w:type="character" w:customStyle="1" w:styleId="80">
    <w:name w:val="標題 8 字元"/>
    <w:basedOn w:val="a0"/>
    <w:link w:val="8"/>
    <w:uiPriority w:val="9"/>
    <w:semiHidden/>
    <w:rsid w:val="001B3463"/>
    <w:rPr>
      <w:rFonts w:asciiTheme="minorHAnsi" w:eastAsiaTheme="minorEastAsia" w:hAnsiTheme="minorHAnsi" w:cstheme="majorBidi"/>
      <w:i/>
      <w:iCs/>
      <w:sz w:val="24"/>
      <w:szCs w:val="24"/>
    </w:rPr>
  </w:style>
  <w:style w:type="character" w:customStyle="1" w:styleId="90">
    <w:name w:val="標題 9 字元"/>
    <w:basedOn w:val="a0"/>
    <w:link w:val="9"/>
    <w:uiPriority w:val="9"/>
    <w:semiHidden/>
    <w:rsid w:val="001B3463"/>
    <w:rPr>
      <w:rFonts w:asciiTheme="majorHAnsi" w:eastAsiaTheme="majorEastAsia" w:hAnsiTheme="majorHAnsi" w:cstheme="majorBidi"/>
      <w:sz w:val="22"/>
      <w:szCs w:val="22"/>
    </w:rPr>
  </w:style>
  <w:style w:type="character" w:customStyle="1" w:styleId="40">
    <w:name w:val="標題 4 字元"/>
    <w:basedOn w:val="a0"/>
    <w:link w:val="4"/>
    <w:uiPriority w:val="9"/>
    <w:rsid w:val="00BA3828"/>
    <w:rPr>
      <w:rFonts w:eastAsia="標楷體" w:cs="Calibri"/>
      <w:b/>
      <w:sz w:val="24"/>
      <w:szCs w:val="24"/>
    </w:rPr>
  </w:style>
  <w:style w:type="character" w:customStyle="1" w:styleId="50">
    <w:name w:val="標題 5 字元"/>
    <w:basedOn w:val="a0"/>
    <w:link w:val="5"/>
    <w:uiPriority w:val="9"/>
    <w:rsid w:val="001B3463"/>
    <w:rPr>
      <w:rFonts w:ascii="Calibri" w:eastAsiaTheme="minorEastAsia" w:hAnsi="Calibri" w:cs="Calibri"/>
      <w:b/>
      <w:sz w:val="22"/>
      <w:szCs w:val="22"/>
    </w:rPr>
  </w:style>
  <w:style w:type="character" w:customStyle="1" w:styleId="60">
    <w:name w:val="標題 6 字元"/>
    <w:basedOn w:val="a0"/>
    <w:link w:val="6"/>
    <w:uiPriority w:val="9"/>
    <w:rsid w:val="001B3463"/>
    <w:rPr>
      <w:rFonts w:ascii="Calibri" w:eastAsiaTheme="minorEastAsia" w:hAnsi="Calibri" w:cs="Calibri"/>
      <w:b/>
    </w:rPr>
  </w:style>
  <w:style w:type="character" w:styleId="ae">
    <w:name w:val="Hyperlink"/>
    <w:basedOn w:val="a0"/>
    <w:uiPriority w:val="99"/>
    <w:unhideWhenUsed/>
    <w:qFormat/>
    <w:rsid w:val="001B3463"/>
    <w:rPr>
      <w:color w:val="0000FF" w:themeColor="hyperlink"/>
      <w:u w:val="single"/>
    </w:rPr>
  </w:style>
  <w:style w:type="character" w:styleId="af">
    <w:name w:val="FollowedHyperlink"/>
    <w:basedOn w:val="a0"/>
    <w:uiPriority w:val="99"/>
    <w:semiHidden/>
    <w:unhideWhenUsed/>
    <w:rsid w:val="001B3463"/>
    <w:rPr>
      <w:color w:val="800080" w:themeColor="followedHyperlink"/>
      <w:u w:val="single"/>
    </w:rPr>
  </w:style>
  <w:style w:type="character" w:styleId="af0">
    <w:name w:val="Emphasis"/>
    <w:basedOn w:val="a0"/>
    <w:uiPriority w:val="20"/>
    <w:qFormat/>
    <w:rsid w:val="001B3463"/>
    <w:rPr>
      <w:rFonts w:asciiTheme="minorHAnsi" w:hAnsiTheme="minorHAnsi" w:hint="default"/>
      <w:b/>
      <w:bCs w:val="0"/>
      <w:i/>
      <w:iCs/>
    </w:rPr>
  </w:style>
  <w:style w:type="paragraph" w:customStyle="1" w:styleId="msonormal0">
    <w:name w:val="msonormal"/>
    <w:basedOn w:val="a"/>
    <w:rsid w:val="001B3463"/>
    <w:pPr>
      <w:widowControl/>
      <w:spacing w:before="100" w:beforeAutospacing="1" w:after="100" w:afterAutospacing="1"/>
    </w:pPr>
    <w:rPr>
      <w:rFonts w:ascii="新細明體" w:eastAsia="新細明體" w:hAnsi="新細明體" w:cs="新細明體"/>
    </w:rPr>
  </w:style>
  <w:style w:type="paragraph" w:styleId="af1">
    <w:name w:val="annotation text"/>
    <w:basedOn w:val="a"/>
    <w:link w:val="af2"/>
    <w:uiPriority w:val="99"/>
    <w:semiHidden/>
    <w:unhideWhenUsed/>
    <w:rsid w:val="001B3463"/>
    <w:pPr>
      <w:widowControl/>
    </w:pPr>
    <w:rPr>
      <w:rFonts w:asciiTheme="minorHAnsi" w:hAnsiTheme="minorHAnsi" w:cs="Times New Roman"/>
    </w:rPr>
  </w:style>
  <w:style w:type="character" w:customStyle="1" w:styleId="af2">
    <w:name w:val="註解文字 字元"/>
    <w:basedOn w:val="a0"/>
    <w:link w:val="af1"/>
    <w:uiPriority w:val="99"/>
    <w:semiHidden/>
    <w:rsid w:val="001B3463"/>
    <w:rPr>
      <w:rFonts w:asciiTheme="minorHAnsi" w:eastAsiaTheme="minorEastAsia" w:hAnsiTheme="minorHAnsi"/>
      <w:sz w:val="24"/>
      <w:szCs w:val="24"/>
    </w:rPr>
  </w:style>
  <w:style w:type="paragraph" w:styleId="af3">
    <w:name w:val="table of figures"/>
    <w:basedOn w:val="a"/>
    <w:next w:val="a"/>
    <w:uiPriority w:val="99"/>
    <w:unhideWhenUsed/>
    <w:rsid w:val="001B3463"/>
    <w:pPr>
      <w:widowControl/>
      <w:ind w:leftChars="400" w:left="400" w:hangingChars="200" w:hanging="200"/>
    </w:pPr>
    <w:rPr>
      <w:rFonts w:asciiTheme="minorHAnsi" w:hAnsiTheme="minorHAnsi" w:cs="Times New Roman"/>
    </w:rPr>
  </w:style>
  <w:style w:type="character" w:customStyle="1" w:styleId="a8">
    <w:name w:val="標題 字元"/>
    <w:basedOn w:val="a0"/>
    <w:link w:val="a7"/>
    <w:uiPriority w:val="10"/>
    <w:rsid w:val="001B3463"/>
    <w:rPr>
      <w:rFonts w:ascii="Calibri" w:eastAsiaTheme="minorEastAsia" w:hAnsi="Calibri" w:cs="Calibri"/>
      <w:b/>
      <w:sz w:val="72"/>
      <w:szCs w:val="72"/>
    </w:rPr>
  </w:style>
  <w:style w:type="character" w:customStyle="1" w:styleId="a6">
    <w:name w:val="副標題 字元"/>
    <w:basedOn w:val="a0"/>
    <w:link w:val="a5"/>
    <w:uiPriority w:val="11"/>
    <w:rsid w:val="001B3463"/>
    <w:rPr>
      <w:rFonts w:ascii="Georgia" w:eastAsia="Georgia" w:hAnsi="Georgia" w:cs="Georgia"/>
      <w:i/>
      <w:color w:val="666666"/>
      <w:sz w:val="48"/>
      <w:szCs w:val="48"/>
    </w:rPr>
  </w:style>
  <w:style w:type="paragraph" w:styleId="af4">
    <w:name w:val="Date"/>
    <w:basedOn w:val="a"/>
    <w:next w:val="a"/>
    <w:link w:val="af5"/>
    <w:uiPriority w:val="99"/>
    <w:semiHidden/>
    <w:unhideWhenUsed/>
    <w:rsid w:val="001B3463"/>
    <w:pPr>
      <w:widowControl/>
      <w:jc w:val="right"/>
    </w:pPr>
    <w:rPr>
      <w:rFonts w:asciiTheme="minorHAnsi" w:hAnsiTheme="minorHAnsi" w:cs="Times New Roman"/>
    </w:rPr>
  </w:style>
  <w:style w:type="character" w:customStyle="1" w:styleId="af5">
    <w:name w:val="日期 字元"/>
    <w:basedOn w:val="a0"/>
    <w:link w:val="af4"/>
    <w:uiPriority w:val="99"/>
    <w:semiHidden/>
    <w:rsid w:val="001B3463"/>
    <w:rPr>
      <w:rFonts w:asciiTheme="minorHAnsi" w:eastAsiaTheme="minorEastAsia" w:hAnsiTheme="minorHAnsi"/>
      <w:sz w:val="24"/>
      <w:szCs w:val="24"/>
    </w:rPr>
  </w:style>
  <w:style w:type="paragraph" w:styleId="af6">
    <w:name w:val="annotation subject"/>
    <w:basedOn w:val="af1"/>
    <w:next w:val="af1"/>
    <w:link w:val="af7"/>
    <w:uiPriority w:val="99"/>
    <w:semiHidden/>
    <w:unhideWhenUsed/>
    <w:rsid w:val="001B3463"/>
    <w:rPr>
      <w:b/>
      <w:bCs/>
    </w:rPr>
  </w:style>
  <w:style w:type="character" w:customStyle="1" w:styleId="af7">
    <w:name w:val="註解主旨 字元"/>
    <w:basedOn w:val="af2"/>
    <w:link w:val="af6"/>
    <w:uiPriority w:val="99"/>
    <w:semiHidden/>
    <w:rsid w:val="001B3463"/>
    <w:rPr>
      <w:rFonts w:asciiTheme="minorHAnsi" w:eastAsiaTheme="minorEastAsia" w:hAnsiTheme="minorHAnsi"/>
      <w:b/>
      <w:bCs/>
      <w:sz w:val="24"/>
      <w:szCs w:val="24"/>
    </w:rPr>
  </w:style>
  <w:style w:type="paragraph" w:styleId="af8">
    <w:name w:val="No Spacing"/>
    <w:basedOn w:val="a"/>
    <w:uiPriority w:val="1"/>
    <w:qFormat/>
    <w:rsid w:val="001B3463"/>
    <w:pPr>
      <w:widowControl/>
    </w:pPr>
    <w:rPr>
      <w:rFonts w:asciiTheme="minorHAnsi" w:hAnsiTheme="minorHAnsi" w:cs="Times New Roman"/>
      <w:szCs w:val="32"/>
    </w:rPr>
  </w:style>
  <w:style w:type="paragraph" w:styleId="af9">
    <w:name w:val="Revision"/>
    <w:uiPriority w:val="99"/>
    <w:semiHidden/>
    <w:rsid w:val="001B3463"/>
    <w:rPr>
      <w:rFonts w:ascii="Calibri" w:eastAsiaTheme="minorEastAsia" w:hAnsi="Calibri" w:cs="Calibri"/>
      <w:sz w:val="24"/>
      <w:szCs w:val="24"/>
    </w:rPr>
  </w:style>
  <w:style w:type="paragraph" w:styleId="afa">
    <w:name w:val="List Paragraph"/>
    <w:basedOn w:val="a"/>
    <w:uiPriority w:val="34"/>
    <w:qFormat/>
    <w:rsid w:val="001B3463"/>
    <w:pPr>
      <w:ind w:leftChars="200" w:left="480"/>
    </w:pPr>
  </w:style>
  <w:style w:type="paragraph" w:styleId="afb">
    <w:name w:val="Quote"/>
    <w:basedOn w:val="a"/>
    <w:next w:val="a"/>
    <w:link w:val="afc"/>
    <w:uiPriority w:val="29"/>
    <w:qFormat/>
    <w:rsid w:val="001B3463"/>
    <w:pPr>
      <w:widowControl/>
    </w:pPr>
    <w:rPr>
      <w:rFonts w:asciiTheme="minorHAnsi" w:hAnsiTheme="minorHAnsi" w:cs="Times New Roman"/>
      <w:i/>
    </w:rPr>
  </w:style>
  <w:style w:type="character" w:customStyle="1" w:styleId="afc">
    <w:name w:val="引文 字元"/>
    <w:basedOn w:val="a0"/>
    <w:link w:val="afb"/>
    <w:uiPriority w:val="29"/>
    <w:rsid w:val="001B3463"/>
    <w:rPr>
      <w:rFonts w:asciiTheme="minorHAnsi" w:eastAsiaTheme="minorEastAsia" w:hAnsiTheme="minorHAnsi"/>
      <w:i/>
      <w:sz w:val="24"/>
      <w:szCs w:val="24"/>
    </w:rPr>
  </w:style>
  <w:style w:type="paragraph" w:styleId="afd">
    <w:name w:val="Intense Quote"/>
    <w:basedOn w:val="a"/>
    <w:next w:val="a"/>
    <w:link w:val="afe"/>
    <w:uiPriority w:val="30"/>
    <w:qFormat/>
    <w:rsid w:val="001B3463"/>
    <w:pPr>
      <w:widowControl/>
      <w:ind w:left="720" w:right="720"/>
    </w:pPr>
    <w:rPr>
      <w:rFonts w:asciiTheme="minorHAnsi" w:hAnsiTheme="minorHAnsi" w:cs="Times New Roman"/>
      <w:b/>
      <w:i/>
      <w:szCs w:val="22"/>
    </w:rPr>
  </w:style>
  <w:style w:type="character" w:customStyle="1" w:styleId="afe">
    <w:name w:val="鮮明引文 字元"/>
    <w:basedOn w:val="a0"/>
    <w:link w:val="afd"/>
    <w:uiPriority w:val="30"/>
    <w:rsid w:val="001B3463"/>
    <w:rPr>
      <w:rFonts w:asciiTheme="minorHAnsi" w:eastAsiaTheme="minorEastAsia" w:hAnsiTheme="minorHAnsi"/>
      <w:b/>
      <w:i/>
      <w:sz w:val="24"/>
      <w:szCs w:val="22"/>
    </w:rPr>
  </w:style>
  <w:style w:type="paragraph" w:styleId="aff">
    <w:name w:val="TOC Heading"/>
    <w:basedOn w:val="1"/>
    <w:next w:val="a"/>
    <w:uiPriority w:val="39"/>
    <w:unhideWhenUsed/>
    <w:qFormat/>
    <w:rsid w:val="001B3463"/>
    <w:pPr>
      <w:keepLines w:val="0"/>
      <w:widowControl/>
      <w:spacing w:before="240" w:after="60"/>
      <w:outlineLvl w:val="9"/>
    </w:pPr>
    <w:rPr>
      <w:rFonts w:asciiTheme="majorHAnsi" w:eastAsiaTheme="majorEastAsia" w:hAnsiTheme="majorHAnsi" w:cstheme="majorBidi"/>
      <w:bCs/>
      <w:kern w:val="32"/>
      <w:sz w:val="32"/>
      <w:szCs w:val="32"/>
    </w:rPr>
  </w:style>
  <w:style w:type="character" w:customStyle="1" w:styleId="14">
    <w:name w:val="樣式1 字元"/>
    <w:basedOn w:val="a0"/>
    <w:link w:val="15"/>
    <w:locked/>
    <w:rsid w:val="001B3463"/>
    <w:rPr>
      <w:rFonts w:ascii="標楷體" w:eastAsia="標楷體" w:hAnsi="標楷體" w:cs="標楷體"/>
    </w:rPr>
  </w:style>
  <w:style w:type="paragraph" w:customStyle="1" w:styleId="15">
    <w:name w:val="樣式1"/>
    <w:basedOn w:val="a"/>
    <w:link w:val="14"/>
    <w:qFormat/>
    <w:rsid w:val="001B3463"/>
    <w:pPr>
      <w:widowControl/>
      <w:spacing w:line="360" w:lineRule="auto"/>
    </w:pPr>
    <w:rPr>
      <w:rFonts w:ascii="標楷體" w:eastAsia="標楷體" w:hAnsi="標楷體" w:cs="標楷體"/>
      <w:sz w:val="20"/>
      <w:szCs w:val="20"/>
    </w:rPr>
  </w:style>
  <w:style w:type="character" w:customStyle="1" w:styleId="22">
    <w:name w:val="樣式2 字元"/>
    <w:basedOn w:val="10"/>
    <w:link w:val="23"/>
    <w:locked/>
    <w:rsid w:val="001B3463"/>
    <w:rPr>
      <w:rFonts w:ascii="Calibri" w:eastAsia="標楷體" w:hAnsi="Calibri" w:cs="Calibri"/>
      <w:b w:val="0"/>
      <w:kern w:val="32"/>
      <w:sz w:val="48"/>
      <w:szCs w:val="32"/>
    </w:rPr>
  </w:style>
  <w:style w:type="paragraph" w:customStyle="1" w:styleId="23">
    <w:name w:val="樣式2"/>
    <w:basedOn w:val="1"/>
    <w:link w:val="22"/>
    <w:qFormat/>
    <w:rsid w:val="001B3463"/>
    <w:pPr>
      <w:keepLines w:val="0"/>
      <w:widowControl/>
      <w:spacing w:before="240" w:after="60"/>
    </w:pPr>
    <w:rPr>
      <w:b w:val="0"/>
      <w:kern w:val="32"/>
      <w:sz w:val="48"/>
      <w:szCs w:val="32"/>
    </w:rPr>
  </w:style>
  <w:style w:type="character" w:styleId="aff0">
    <w:name w:val="annotation reference"/>
    <w:basedOn w:val="a0"/>
    <w:uiPriority w:val="99"/>
    <w:semiHidden/>
    <w:unhideWhenUsed/>
    <w:rsid w:val="001B3463"/>
    <w:rPr>
      <w:sz w:val="18"/>
      <w:szCs w:val="18"/>
    </w:rPr>
  </w:style>
  <w:style w:type="character" w:styleId="aff1">
    <w:name w:val="Subtle Emphasis"/>
    <w:uiPriority w:val="19"/>
    <w:qFormat/>
    <w:rsid w:val="001B3463"/>
    <w:rPr>
      <w:i/>
      <w:iCs w:val="0"/>
      <w:color w:val="5A5A5A" w:themeColor="text1" w:themeTint="A5"/>
    </w:rPr>
  </w:style>
  <w:style w:type="character" w:styleId="aff2">
    <w:name w:val="Intense Emphasis"/>
    <w:basedOn w:val="a0"/>
    <w:uiPriority w:val="21"/>
    <w:qFormat/>
    <w:rsid w:val="001B3463"/>
    <w:rPr>
      <w:b/>
      <w:bCs w:val="0"/>
      <w:i/>
      <w:iCs w:val="0"/>
      <w:sz w:val="24"/>
      <w:szCs w:val="24"/>
      <w:u w:val="single"/>
    </w:rPr>
  </w:style>
  <w:style w:type="character" w:styleId="aff3">
    <w:name w:val="Subtle Reference"/>
    <w:basedOn w:val="a0"/>
    <w:uiPriority w:val="31"/>
    <w:qFormat/>
    <w:rsid w:val="001B3463"/>
    <w:rPr>
      <w:sz w:val="24"/>
      <w:szCs w:val="24"/>
      <w:u w:val="single"/>
    </w:rPr>
  </w:style>
  <w:style w:type="character" w:styleId="aff4">
    <w:name w:val="Intense Reference"/>
    <w:basedOn w:val="a0"/>
    <w:uiPriority w:val="32"/>
    <w:qFormat/>
    <w:rsid w:val="001B3463"/>
    <w:rPr>
      <w:b/>
      <w:bCs w:val="0"/>
      <w:sz w:val="24"/>
      <w:u w:val="single"/>
    </w:rPr>
  </w:style>
  <w:style w:type="character" w:styleId="aff5">
    <w:name w:val="Book Title"/>
    <w:basedOn w:val="a0"/>
    <w:uiPriority w:val="33"/>
    <w:qFormat/>
    <w:rsid w:val="001B3463"/>
    <w:rPr>
      <w:rFonts w:asciiTheme="majorHAnsi" w:eastAsiaTheme="majorEastAsia" w:hAnsiTheme="majorHAnsi" w:cs="Calibri" w:hint="default"/>
      <w:b/>
      <w:bCs w:val="0"/>
      <w:i/>
      <w:iCs w:val="0"/>
      <w:sz w:val="24"/>
      <w:szCs w:val="24"/>
    </w:rPr>
  </w:style>
  <w:style w:type="paragraph" w:customStyle="1" w:styleId="1Y">
    <w:name w:val="標題 1Y"/>
    <w:basedOn w:val="1"/>
    <w:rsid w:val="00CB6AE1"/>
    <w:rPr>
      <w:rFonts w:ascii="標楷體" w:hAnsi="標楷體" w:cs="標楷體"/>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375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microsoft.com/office/2011/relationships/people" Target="people.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ntTable" Target="fontTable.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7E9878690BF4EAEA124899B14C83B4A"/>
        <w:category>
          <w:name w:val="一般"/>
          <w:gallery w:val="placeholder"/>
        </w:category>
        <w:types>
          <w:type w:val="bbPlcHdr"/>
        </w:types>
        <w:behaviors>
          <w:behavior w:val="content"/>
        </w:behaviors>
        <w:guid w:val="{14FFE7EF-CE43-4D8F-8078-0AF13B414245}"/>
      </w:docPartPr>
      <w:docPartBody>
        <w:p w:rsidR="00DF7B70" w:rsidRDefault="00303F65" w:rsidP="00303F65">
          <w:pPr>
            <w:pStyle w:val="17E9878690BF4EAEA124899B14C83B4A"/>
          </w:pPr>
          <w:r>
            <w:rPr>
              <w:color w:val="7F7F7F" w:themeColor="text1" w:themeTint="80"/>
              <w:lang w:val="zh-TW"/>
            </w:rPr>
            <w:t>[</w:t>
          </w:r>
          <w:r>
            <w:rPr>
              <w:color w:val="7F7F7F" w:themeColor="text1" w:themeTint="80"/>
              <w:lang w:val="zh-TW"/>
            </w:rPr>
            <w:t>文件標題</w:t>
          </w:r>
          <w:r>
            <w:rPr>
              <w:color w:val="7F7F7F" w:themeColor="text1" w:themeTint="80"/>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SimSun"/>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F65"/>
    <w:rsid w:val="00303F65"/>
    <w:rsid w:val="00530643"/>
    <w:rsid w:val="0058669E"/>
    <w:rsid w:val="005B7CF8"/>
    <w:rsid w:val="0080083F"/>
    <w:rsid w:val="00954623"/>
    <w:rsid w:val="00DF7B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E9878690BF4EAEA124899B14C83B4A">
    <w:name w:val="17E9878690BF4EAEA124899B14C83B4A"/>
    <w:rsid w:val="00303F6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0CF060-9C59-419F-8E10-04D763F0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69</Pages>
  <Words>5251</Words>
  <Characters>29937</Characters>
  <Application>Microsoft Office Word</Application>
  <DocSecurity>0</DocSecurity>
  <Lines>249</Lines>
  <Paragraphs>70</Paragraphs>
  <ScaleCrop>false</ScaleCrop>
  <Company/>
  <LinksUpToDate>false</LinksUpToDate>
  <CharactersWithSpaces>35118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SRS-IM-2023-022-1-1</dc:title>
  <dc:creator>hsin yu wang</dc:creator>
  <cp:lastModifiedBy>hsin yu wang</cp:lastModifiedBy>
  <cp:revision>9</cp:revision>
  <dcterms:created xsi:type="dcterms:W3CDTF">2023-12-05T15:40:00Z</dcterms:created>
  <dcterms:modified xsi:type="dcterms:W3CDTF">2023-12-18T19:01:00Z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